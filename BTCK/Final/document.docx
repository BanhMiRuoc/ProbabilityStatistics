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AA66D" w14:textId="78282A98" w:rsidR="003C40BF" w:rsidRPr="000C4696" w:rsidRDefault="003C40BF" w:rsidP="0091100B">
      <w:pPr>
        <w:suppressAutoHyphens/>
        <w:autoSpaceDE w:val="0"/>
        <w:autoSpaceDN w:val="0"/>
        <w:adjustRightInd w:val="0"/>
        <w:spacing w:line="360" w:lineRule="auto"/>
        <w:jc w:val="center"/>
        <w:rPr>
          <w:sz w:val="28"/>
          <w:szCs w:val="28"/>
        </w:rPr>
      </w:pPr>
      <w:bookmarkStart w:id="0" w:name="_Hlk168413779"/>
      <w:bookmarkEnd w:id="0"/>
      <w:r w:rsidRPr="000C4696">
        <w:rPr>
          <w:sz w:val="28"/>
          <w:szCs w:val="28"/>
        </w:rPr>
        <w:t xml:space="preserve">TỔNG LIÊN ĐOÀN LAO ĐỘNG VIỆT </w:t>
      </w:r>
      <w:smartTag w:uri="urn:schemas-microsoft-com:office:smarttags" w:element="place">
        <w:smartTag w:uri="urn:schemas-microsoft-com:office:smarttags" w:element="country-region">
          <w:r w:rsidRPr="000C4696">
            <w:rPr>
              <w:sz w:val="28"/>
              <w:szCs w:val="28"/>
            </w:rPr>
            <w:t>NAM</w:t>
          </w:r>
        </w:smartTag>
      </w:smartTag>
      <w:r w:rsidRPr="000C4696">
        <w:rPr>
          <w:b/>
          <w:bCs/>
          <w:sz w:val="28"/>
          <w:szCs w:val="28"/>
        </w:rPr>
        <w:t xml:space="preserve"> </w:t>
      </w:r>
    </w:p>
    <w:p w14:paraId="0FDF60B4" w14:textId="74FC42AE" w:rsidR="003C40BF" w:rsidRPr="000C4696" w:rsidRDefault="003C40BF" w:rsidP="0091100B">
      <w:pPr>
        <w:suppressAutoHyphens/>
        <w:autoSpaceDE w:val="0"/>
        <w:autoSpaceDN w:val="0"/>
        <w:adjustRightInd w:val="0"/>
        <w:spacing w:line="360" w:lineRule="auto"/>
        <w:jc w:val="center"/>
        <w:rPr>
          <w:sz w:val="28"/>
          <w:szCs w:val="28"/>
        </w:rPr>
      </w:pPr>
      <w:r w:rsidRPr="000C4696">
        <w:rPr>
          <w:b/>
          <w:sz w:val="28"/>
          <w:szCs w:val="28"/>
        </w:rPr>
        <w:t>TRƯỜNG ĐẠI HỌC TÔN ĐỨC THẮNG</w:t>
      </w:r>
      <w:r w:rsidRPr="000C4696">
        <w:rPr>
          <w:sz w:val="28"/>
          <w:szCs w:val="28"/>
        </w:rPr>
        <w:t xml:space="preserve"> </w:t>
      </w:r>
    </w:p>
    <w:p w14:paraId="078D8DF7" w14:textId="513441E3" w:rsidR="003C40BF" w:rsidRPr="000C4696" w:rsidRDefault="003C40BF" w:rsidP="0091100B">
      <w:pPr>
        <w:suppressAutoHyphens/>
        <w:autoSpaceDE w:val="0"/>
        <w:autoSpaceDN w:val="0"/>
        <w:adjustRightInd w:val="0"/>
        <w:spacing w:line="360" w:lineRule="auto"/>
        <w:jc w:val="center"/>
        <w:rPr>
          <w:sz w:val="28"/>
          <w:szCs w:val="28"/>
        </w:rPr>
      </w:pPr>
      <w:r w:rsidRPr="000C4696">
        <w:rPr>
          <w:b/>
          <w:sz w:val="28"/>
          <w:szCs w:val="28"/>
        </w:rPr>
        <w:t>KHOA CÔNG NGHỆ THÔNG TIN</w:t>
      </w:r>
      <w:r w:rsidRPr="000C4696">
        <w:rPr>
          <w:b/>
          <w:bCs/>
          <w:sz w:val="28"/>
          <w:szCs w:val="28"/>
        </w:rPr>
        <w:t xml:space="preserve"> </w:t>
      </w:r>
    </w:p>
    <w:p w14:paraId="5C8BFC6B" w14:textId="77777777" w:rsidR="003C40BF" w:rsidRPr="000C4696" w:rsidRDefault="003C40BF" w:rsidP="0091100B">
      <w:pPr>
        <w:suppressAutoHyphens/>
        <w:autoSpaceDE w:val="0"/>
        <w:autoSpaceDN w:val="0"/>
        <w:adjustRightInd w:val="0"/>
        <w:spacing w:line="360" w:lineRule="auto"/>
        <w:ind w:firstLine="720"/>
        <w:jc w:val="center"/>
      </w:pPr>
    </w:p>
    <w:p w14:paraId="015F7DDA" w14:textId="77777777" w:rsidR="003C40BF" w:rsidRPr="000C4696" w:rsidRDefault="003C40BF" w:rsidP="0091100B">
      <w:pPr>
        <w:suppressAutoHyphens/>
        <w:autoSpaceDE w:val="0"/>
        <w:autoSpaceDN w:val="0"/>
        <w:adjustRightInd w:val="0"/>
        <w:spacing w:line="360" w:lineRule="auto"/>
        <w:jc w:val="center"/>
        <w:rPr>
          <w:b/>
          <w:bCs/>
          <w:sz w:val="28"/>
          <w:szCs w:val="28"/>
        </w:rPr>
      </w:pPr>
      <w:r w:rsidRPr="000C4696">
        <w:rPr>
          <w:noProof/>
          <w:sz w:val="22"/>
          <w:szCs w:val="22"/>
        </w:rPr>
        <w:drawing>
          <wp:inline distT="0" distB="0" distL="0" distR="0" wp14:anchorId="5FE08133" wp14:editId="42C972BF">
            <wp:extent cx="1759751" cy="97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0390" cy="982945"/>
                    </a:xfrm>
                    <a:prstGeom prst="rect">
                      <a:avLst/>
                    </a:prstGeom>
                    <a:noFill/>
                    <a:ln>
                      <a:noFill/>
                    </a:ln>
                  </pic:spPr>
                </pic:pic>
              </a:graphicData>
            </a:graphic>
          </wp:inline>
        </w:drawing>
      </w:r>
    </w:p>
    <w:p w14:paraId="476BB3AA" w14:textId="7893802B" w:rsidR="003C40BF" w:rsidRPr="000C4696" w:rsidRDefault="003C40BF" w:rsidP="0091100B">
      <w:pPr>
        <w:tabs>
          <w:tab w:val="center" w:pos="4920"/>
          <w:tab w:val="right" w:pos="9121"/>
        </w:tabs>
        <w:suppressAutoHyphens/>
        <w:autoSpaceDE w:val="0"/>
        <w:autoSpaceDN w:val="0"/>
        <w:adjustRightInd w:val="0"/>
        <w:spacing w:line="360" w:lineRule="auto"/>
        <w:rPr>
          <w:b/>
          <w:bCs/>
          <w:sz w:val="28"/>
          <w:szCs w:val="28"/>
        </w:rPr>
      </w:pPr>
    </w:p>
    <w:p w14:paraId="232AA809" w14:textId="784B1DEC" w:rsidR="003C40BF" w:rsidRPr="000C4696" w:rsidRDefault="003C40BF" w:rsidP="0091100B">
      <w:pPr>
        <w:suppressAutoHyphens/>
        <w:autoSpaceDE w:val="0"/>
        <w:autoSpaceDN w:val="0"/>
        <w:adjustRightInd w:val="0"/>
        <w:spacing w:line="360" w:lineRule="auto"/>
        <w:rPr>
          <w:b/>
        </w:rPr>
      </w:pPr>
    </w:p>
    <w:p w14:paraId="74C7E450" w14:textId="77777777" w:rsidR="0069626C" w:rsidRPr="000C4696" w:rsidRDefault="0069626C" w:rsidP="0091100B">
      <w:pPr>
        <w:suppressAutoHyphens/>
        <w:autoSpaceDE w:val="0"/>
        <w:autoSpaceDN w:val="0"/>
        <w:adjustRightInd w:val="0"/>
        <w:spacing w:line="360" w:lineRule="auto"/>
        <w:rPr>
          <w:b/>
          <w:bCs/>
        </w:rPr>
      </w:pPr>
    </w:p>
    <w:p w14:paraId="0C07C93D" w14:textId="77777777" w:rsidR="00355E86" w:rsidRPr="000C4696" w:rsidRDefault="00355E86" w:rsidP="0091100B">
      <w:pPr>
        <w:suppressAutoHyphens/>
        <w:autoSpaceDE w:val="0"/>
        <w:autoSpaceDN w:val="0"/>
        <w:adjustRightInd w:val="0"/>
        <w:spacing w:line="360" w:lineRule="auto"/>
        <w:jc w:val="center"/>
        <w:rPr>
          <w:b/>
          <w:bCs/>
          <w:sz w:val="48"/>
          <w:szCs w:val="48"/>
        </w:rPr>
      </w:pPr>
      <w:r w:rsidRPr="000C4696">
        <w:rPr>
          <w:b/>
          <w:bCs/>
          <w:sz w:val="48"/>
          <w:szCs w:val="48"/>
        </w:rPr>
        <w:t xml:space="preserve">BÁO CÁO CUỐI KỲ </w:t>
      </w:r>
    </w:p>
    <w:p w14:paraId="367D2FDF" w14:textId="1BA7B642" w:rsidR="003C40BF" w:rsidRPr="000C4696" w:rsidRDefault="00355E86" w:rsidP="0091100B">
      <w:pPr>
        <w:suppressAutoHyphens/>
        <w:autoSpaceDE w:val="0"/>
        <w:autoSpaceDN w:val="0"/>
        <w:adjustRightInd w:val="0"/>
        <w:spacing w:line="360" w:lineRule="auto"/>
        <w:jc w:val="center"/>
        <w:rPr>
          <w:b/>
          <w:bCs/>
          <w:sz w:val="48"/>
          <w:szCs w:val="48"/>
        </w:rPr>
      </w:pPr>
      <w:r w:rsidRPr="000C4696">
        <w:rPr>
          <w:b/>
          <w:bCs/>
          <w:sz w:val="48"/>
          <w:szCs w:val="48"/>
        </w:rPr>
        <w:t>CẤU TRÚC RỜI RẠC</w:t>
      </w:r>
    </w:p>
    <w:p w14:paraId="1B6D9643" w14:textId="77777777" w:rsidR="003C40BF" w:rsidRPr="000C4696" w:rsidRDefault="003C40BF" w:rsidP="0091100B">
      <w:pPr>
        <w:suppressAutoHyphens/>
        <w:autoSpaceDE w:val="0"/>
        <w:autoSpaceDN w:val="0"/>
        <w:adjustRightInd w:val="0"/>
        <w:spacing w:line="360" w:lineRule="auto"/>
        <w:jc w:val="both"/>
        <w:rPr>
          <w:b/>
          <w:bCs/>
        </w:rPr>
      </w:pPr>
    </w:p>
    <w:p w14:paraId="562A44CE" w14:textId="05B79538" w:rsidR="003C40BF" w:rsidRPr="000C4696" w:rsidRDefault="003C40BF" w:rsidP="0091100B">
      <w:pPr>
        <w:suppressAutoHyphens/>
        <w:autoSpaceDE w:val="0"/>
        <w:autoSpaceDN w:val="0"/>
        <w:adjustRightInd w:val="0"/>
        <w:spacing w:line="360" w:lineRule="auto"/>
        <w:jc w:val="both"/>
        <w:rPr>
          <w:b/>
          <w:bCs/>
        </w:rPr>
      </w:pPr>
    </w:p>
    <w:p w14:paraId="2E9E8314" w14:textId="13701ABE" w:rsidR="003C40BF" w:rsidRPr="000C4696" w:rsidRDefault="003C40BF" w:rsidP="0091100B">
      <w:pPr>
        <w:suppressAutoHyphens/>
        <w:autoSpaceDE w:val="0"/>
        <w:autoSpaceDN w:val="0"/>
        <w:adjustRightInd w:val="0"/>
        <w:spacing w:line="360" w:lineRule="auto"/>
        <w:jc w:val="right"/>
        <w:rPr>
          <w:sz w:val="28"/>
          <w:szCs w:val="28"/>
        </w:rPr>
      </w:pPr>
      <w:r w:rsidRPr="000C4696">
        <w:rPr>
          <w:i/>
          <w:sz w:val="28"/>
          <w:szCs w:val="28"/>
        </w:rPr>
        <w:t>Người hướng dẫn</w:t>
      </w:r>
      <w:r w:rsidRPr="000C4696">
        <w:rPr>
          <w:sz w:val="28"/>
          <w:szCs w:val="28"/>
        </w:rPr>
        <w:t xml:space="preserve">:  </w:t>
      </w:r>
      <w:r w:rsidRPr="000C4696">
        <w:rPr>
          <w:b/>
          <w:sz w:val="28"/>
          <w:szCs w:val="28"/>
        </w:rPr>
        <w:t>TS</w:t>
      </w:r>
      <w:r w:rsidR="00355E86" w:rsidRPr="000C4696">
        <w:rPr>
          <w:b/>
          <w:sz w:val="28"/>
          <w:szCs w:val="28"/>
        </w:rPr>
        <w:t>.</w:t>
      </w:r>
      <w:r w:rsidRPr="000C4696">
        <w:rPr>
          <w:b/>
          <w:sz w:val="28"/>
          <w:szCs w:val="28"/>
        </w:rPr>
        <w:t xml:space="preserve"> </w:t>
      </w:r>
      <w:r w:rsidR="00355E86" w:rsidRPr="000C4696">
        <w:rPr>
          <w:b/>
          <w:sz w:val="28"/>
          <w:szCs w:val="28"/>
        </w:rPr>
        <w:t>NGUYỄN THỊ HUỲNH TRÂM</w:t>
      </w:r>
    </w:p>
    <w:p w14:paraId="121773DB" w14:textId="4C8EA331" w:rsidR="003C40BF" w:rsidRPr="000C4696" w:rsidRDefault="003C40BF" w:rsidP="0091100B">
      <w:pPr>
        <w:suppressAutoHyphens/>
        <w:autoSpaceDE w:val="0"/>
        <w:autoSpaceDN w:val="0"/>
        <w:adjustRightInd w:val="0"/>
        <w:spacing w:line="360" w:lineRule="auto"/>
        <w:jc w:val="right"/>
        <w:rPr>
          <w:b/>
          <w:sz w:val="28"/>
          <w:szCs w:val="28"/>
        </w:rPr>
      </w:pPr>
      <w:r w:rsidRPr="000C4696">
        <w:rPr>
          <w:i/>
          <w:sz w:val="28"/>
          <w:szCs w:val="28"/>
        </w:rPr>
        <w:t>Người thực hiện</w:t>
      </w:r>
      <w:r w:rsidRPr="000C4696">
        <w:rPr>
          <w:sz w:val="28"/>
          <w:szCs w:val="28"/>
        </w:rPr>
        <w:t xml:space="preserve">:   </w:t>
      </w:r>
      <w:r w:rsidRPr="000C4696">
        <w:rPr>
          <w:b/>
          <w:sz w:val="28"/>
          <w:szCs w:val="28"/>
        </w:rPr>
        <w:t>NGUYỄN VŨ GIA PHƯƠNG – 52200205</w:t>
      </w:r>
    </w:p>
    <w:p w14:paraId="17176246" w14:textId="30AD6259" w:rsidR="00355E86" w:rsidRPr="000C4696" w:rsidRDefault="00355E86" w:rsidP="0091100B">
      <w:pPr>
        <w:suppressAutoHyphens/>
        <w:autoSpaceDE w:val="0"/>
        <w:autoSpaceDN w:val="0"/>
        <w:adjustRightInd w:val="0"/>
        <w:spacing w:line="360" w:lineRule="auto"/>
        <w:jc w:val="right"/>
        <w:rPr>
          <w:b/>
          <w:sz w:val="28"/>
          <w:szCs w:val="28"/>
        </w:rPr>
      </w:pPr>
      <w:r w:rsidRPr="000C4696">
        <w:rPr>
          <w:b/>
          <w:sz w:val="28"/>
          <w:szCs w:val="28"/>
        </w:rPr>
        <w:t>MAI NGUYỄN PHƯƠNG TRANG – 52200051</w:t>
      </w:r>
    </w:p>
    <w:p w14:paraId="4F602E44" w14:textId="54BA31E6" w:rsidR="003C40BF" w:rsidRPr="000C4696" w:rsidRDefault="00355E86" w:rsidP="000F7A1D">
      <w:pPr>
        <w:suppressAutoHyphens/>
        <w:autoSpaceDE w:val="0"/>
        <w:autoSpaceDN w:val="0"/>
        <w:adjustRightInd w:val="0"/>
        <w:spacing w:line="360" w:lineRule="auto"/>
        <w:jc w:val="right"/>
        <w:rPr>
          <w:b/>
          <w:sz w:val="28"/>
          <w:szCs w:val="28"/>
        </w:rPr>
      </w:pPr>
      <w:r w:rsidRPr="000C4696">
        <w:rPr>
          <w:b/>
          <w:sz w:val="28"/>
          <w:szCs w:val="28"/>
        </w:rPr>
        <w:t xml:space="preserve">LÊ CÔNG TUẤN </w:t>
      </w:r>
      <w:r w:rsidR="004678A4" w:rsidRPr="00E50202">
        <w:rPr>
          <w:b/>
          <w:sz w:val="28"/>
          <w:szCs w:val="28"/>
        </w:rPr>
        <w:t>–</w:t>
      </w:r>
      <w:r w:rsidRPr="000C4696">
        <w:rPr>
          <w:b/>
          <w:sz w:val="28"/>
          <w:szCs w:val="28"/>
        </w:rPr>
        <w:t xml:space="preserve"> 52200033</w:t>
      </w:r>
    </w:p>
    <w:p w14:paraId="37DBC231" w14:textId="77777777" w:rsidR="003C40BF" w:rsidRPr="000C4696" w:rsidRDefault="003C40BF" w:rsidP="0091100B">
      <w:pPr>
        <w:suppressAutoHyphens/>
        <w:autoSpaceDE w:val="0"/>
        <w:autoSpaceDN w:val="0"/>
        <w:adjustRightInd w:val="0"/>
        <w:spacing w:line="360" w:lineRule="auto"/>
        <w:jc w:val="center"/>
        <w:rPr>
          <w:b/>
          <w:bCs/>
        </w:rPr>
      </w:pPr>
    </w:p>
    <w:p w14:paraId="04B5A354" w14:textId="77777777" w:rsidR="003C40BF" w:rsidRPr="000C4696" w:rsidRDefault="003C40BF" w:rsidP="0091100B">
      <w:pPr>
        <w:suppressAutoHyphens/>
        <w:autoSpaceDE w:val="0"/>
        <w:autoSpaceDN w:val="0"/>
        <w:adjustRightInd w:val="0"/>
        <w:spacing w:line="360" w:lineRule="auto"/>
        <w:jc w:val="center"/>
        <w:rPr>
          <w:b/>
          <w:bCs/>
        </w:rPr>
      </w:pPr>
    </w:p>
    <w:p w14:paraId="4747729B" w14:textId="77777777" w:rsidR="003C40BF" w:rsidRPr="000C4696" w:rsidRDefault="003C40BF" w:rsidP="0091100B">
      <w:pPr>
        <w:suppressAutoHyphens/>
        <w:autoSpaceDE w:val="0"/>
        <w:autoSpaceDN w:val="0"/>
        <w:adjustRightInd w:val="0"/>
        <w:spacing w:line="360" w:lineRule="auto"/>
        <w:jc w:val="center"/>
        <w:rPr>
          <w:b/>
          <w:bCs/>
          <w:iCs/>
          <w:sz w:val="28"/>
          <w:szCs w:val="28"/>
        </w:rPr>
      </w:pPr>
      <w:r w:rsidRPr="000C4696">
        <w:rPr>
          <w:b/>
          <w:bCs/>
          <w:iCs/>
          <w:sz w:val="28"/>
          <w:szCs w:val="28"/>
        </w:rPr>
        <w:t>THÀNH PHỐ HỒ CHÍ MINH, NĂM 2024</w:t>
      </w:r>
    </w:p>
    <w:p w14:paraId="3DFD5ED9" w14:textId="77777777" w:rsidR="00355E86" w:rsidRPr="000C4696" w:rsidRDefault="00355E86" w:rsidP="0091100B">
      <w:pPr>
        <w:suppressAutoHyphens/>
        <w:autoSpaceDE w:val="0"/>
        <w:autoSpaceDN w:val="0"/>
        <w:adjustRightInd w:val="0"/>
        <w:spacing w:line="360" w:lineRule="auto"/>
        <w:jc w:val="center"/>
        <w:rPr>
          <w:sz w:val="28"/>
          <w:szCs w:val="28"/>
        </w:rPr>
      </w:pPr>
      <w:r w:rsidRPr="000C4696">
        <w:rPr>
          <w:bCs/>
          <w:sz w:val="28"/>
          <w:szCs w:val="28"/>
        </w:rPr>
        <w:lastRenderedPageBreak/>
        <w:t xml:space="preserve">TỔNG LIÊN ĐOÀN LAO ĐỘNG VIỆT </w:t>
      </w:r>
      <w:smartTag w:uri="urn:schemas-microsoft-com:office:smarttags" w:element="place">
        <w:smartTag w:uri="urn:schemas-microsoft-com:office:smarttags" w:element="country-region">
          <w:r w:rsidRPr="000C4696">
            <w:rPr>
              <w:bCs/>
              <w:sz w:val="28"/>
              <w:szCs w:val="28"/>
            </w:rPr>
            <w:t>NAM</w:t>
          </w:r>
        </w:smartTag>
      </w:smartTag>
      <w:r w:rsidRPr="000C4696">
        <w:rPr>
          <w:b/>
          <w:bCs/>
          <w:sz w:val="28"/>
          <w:szCs w:val="28"/>
        </w:rPr>
        <w:t xml:space="preserve"> </w:t>
      </w:r>
    </w:p>
    <w:p w14:paraId="3C2C7E74" w14:textId="77777777" w:rsidR="00355E86" w:rsidRPr="000C4696" w:rsidRDefault="00355E86" w:rsidP="0091100B">
      <w:pPr>
        <w:suppressAutoHyphens/>
        <w:autoSpaceDE w:val="0"/>
        <w:autoSpaceDN w:val="0"/>
        <w:adjustRightInd w:val="0"/>
        <w:spacing w:line="360" w:lineRule="auto"/>
        <w:jc w:val="center"/>
        <w:rPr>
          <w:sz w:val="28"/>
          <w:szCs w:val="28"/>
        </w:rPr>
      </w:pPr>
      <w:r w:rsidRPr="000C4696">
        <w:rPr>
          <w:b/>
          <w:bCs/>
          <w:sz w:val="28"/>
          <w:szCs w:val="28"/>
        </w:rPr>
        <w:t>TRƯỜNG ĐẠI HỌC TÔN ĐỨC THẮNG</w:t>
      </w:r>
      <w:r w:rsidRPr="000C4696">
        <w:rPr>
          <w:sz w:val="28"/>
          <w:szCs w:val="28"/>
        </w:rPr>
        <w:t xml:space="preserve"> </w:t>
      </w:r>
    </w:p>
    <w:p w14:paraId="11FBF6E5" w14:textId="77777777" w:rsidR="00355E86" w:rsidRPr="000C4696" w:rsidRDefault="00355E86" w:rsidP="0091100B">
      <w:pPr>
        <w:suppressAutoHyphens/>
        <w:autoSpaceDE w:val="0"/>
        <w:autoSpaceDN w:val="0"/>
        <w:adjustRightInd w:val="0"/>
        <w:spacing w:line="360" w:lineRule="auto"/>
        <w:jc w:val="center"/>
        <w:rPr>
          <w:sz w:val="28"/>
          <w:szCs w:val="28"/>
        </w:rPr>
      </w:pPr>
      <w:r w:rsidRPr="000C4696">
        <w:rPr>
          <w:b/>
          <w:bCs/>
          <w:sz w:val="28"/>
          <w:szCs w:val="28"/>
        </w:rPr>
        <w:t xml:space="preserve">KHOA CÔNG NGHỆ THÔNG TIN </w:t>
      </w:r>
    </w:p>
    <w:p w14:paraId="0A3B5F00" w14:textId="77777777" w:rsidR="00355E86" w:rsidRPr="000C4696" w:rsidRDefault="00355E86" w:rsidP="0091100B">
      <w:pPr>
        <w:suppressAutoHyphens/>
        <w:autoSpaceDE w:val="0"/>
        <w:autoSpaceDN w:val="0"/>
        <w:adjustRightInd w:val="0"/>
        <w:spacing w:line="360" w:lineRule="auto"/>
        <w:ind w:firstLine="720"/>
        <w:jc w:val="center"/>
      </w:pPr>
    </w:p>
    <w:p w14:paraId="22B83222" w14:textId="77777777" w:rsidR="00355E86" w:rsidRPr="000C4696" w:rsidRDefault="00355E86" w:rsidP="0091100B">
      <w:pPr>
        <w:suppressAutoHyphens/>
        <w:autoSpaceDE w:val="0"/>
        <w:autoSpaceDN w:val="0"/>
        <w:adjustRightInd w:val="0"/>
        <w:spacing w:line="360" w:lineRule="auto"/>
        <w:jc w:val="center"/>
        <w:rPr>
          <w:b/>
          <w:bCs/>
          <w:sz w:val="28"/>
          <w:szCs w:val="28"/>
        </w:rPr>
      </w:pPr>
      <w:r w:rsidRPr="000C4696">
        <w:rPr>
          <w:noProof/>
          <w:sz w:val="22"/>
          <w:szCs w:val="22"/>
        </w:rPr>
        <w:drawing>
          <wp:inline distT="0" distB="0" distL="0" distR="0" wp14:anchorId="222CC74E" wp14:editId="2AE6B9D5">
            <wp:extent cx="1759751" cy="97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0390" cy="982945"/>
                    </a:xfrm>
                    <a:prstGeom prst="rect">
                      <a:avLst/>
                    </a:prstGeom>
                    <a:noFill/>
                    <a:ln>
                      <a:noFill/>
                    </a:ln>
                  </pic:spPr>
                </pic:pic>
              </a:graphicData>
            </a:graphic>
          </wp:inline>
        </w:drawing>
      </w:r>
    </w:p>
    <w:p w14:paraId="0F67FF7F" w14:textId="77777777" w:rsidR="00355E86" w:rsidRPr="000C4696" w:rsidRDefault="00355E86" w:rsidP="0091100B">
      <w:pPr>
        <w:tabs>
          <w:tab w:val="center" w:pos="4920"/>
          <w:tab w:val="right" w:pos="9121"/>
        </w:tabs>
        <w:suppressAutoHyphens/>
        <w:autoSpaceDE w:val="0"/>
        <w:autoSpaceDN w:val="0"/>
        <w:adjustRightInd w:val="0"/>
        <w:spacing w:line="360" w:lineRule="auto"/>
        <w:rPr>
          <w:b/>
          <w:bCs/>
          <w:sz w:val="28"/>
          <w:szCs w:val="28"/>
        </w:rPr>
      </w:pPr>
    </w:p>
    <w:p w14:paraId="23C16702" w14:textId="77777777" w:rsidR="00355E86" w:rsidRPr="000C4696" w:rsidRDefault="00355E86" w:rsidP="0091100B">
      <w:pPr>
        <w:suppressAutoHyphens/>
        <w:autoSpaceDE w:val="0"/>
        <w:autoSpaceDN w:val="0"/>
        <w:adjustRightInd w:val="0"/>
        <w:spacing w:line="360" w:lineRule="auto"/>
        <w:rPr>
          <w:b/>
          <w:bCs/>
        </w:rPr>
      </w:pPr>
    </w:p>
    <w:p w14:paraId="4D997039" w14:textId="77777777" w:rsidR="00355E86" w:rsidRPr="000C4696" w:rsidRDefault="00355E86" w:rsidP="0091100B">
      <w:pPr>
        <w:suppressAutoHyphens/>
        <w:autoSpaceDE w:val="0"/>
        <w:autoSpaceDN w:val="0"/>
        <w:adjustRightInd w:val="0"/>
        <w:spacing w:line="360" w:lineRule="auto"/>
        <w:rPr>
          <w:b/>
          <w:bCs/>
        </w:rPr>
      </w:pPr>
    </w:p>
    <w:p w14:paraId="127312E7" w14:textId="77777777" w:rsidR="00355E86" w:rsidRPr="000C4696" w:rsidRDefault="00355E86" w:rsidP="0091100B">
      <w:pPr>
        <w:suppressAutoHyphens/>
        <w:autoSpaceDE w:val="0"/>
        <w:autoSpaceDN w:val="0"/>
        <w:adjustRightInd w:val="0"/>
        <w:spacing w:line="360" w:lineRule="auto"/>
        <w:jc w:val="center"/>
        <w:rPr>
          <w:b/>
          <w:bCs/>
          <w:sz w:val="48"/>
          <w:szCs w:val="48"/>
        </w:rPr>
      </w:pPr>
      <w:r w:rsidRPr="000C4696">
        <w:rPr>
          <w:b/>
          <w:bCs/>
          <w:sz w:val="48"/>
          <w:szCs w:val="48"/>
        </w:rPr>
        <w:t xml:space="preserve">BÁO CÁO CUỐI KỲ </w:t>
      </w:r>
    </w:p>
    <w:p w14:paraId="63A8D360" w14:textId="77777777" w:rsidR="00355E86" w:rsidRPr="000C4696" w:rsidRDefault="00355E86" w:rsidP="0091100B">
      <w:pPr>
        <w:suppressAutoHyphens/>
        <w:autoSpaceDE w:val="0"/>
        <w:autoSpaceDN w:val="0"/>
        <w:adjustRightInd w:val="0"/>
        <w:spacing w:line="360" w:lineRule="auto"/>
        <w:jc w:val="center"/>
        <w:rPr>
          <w:b/>
          <w:bCs/>
          <w:sz w:val="48"/>
          <w:szCs w:val="48"/>
        </w:rPr>
      </w:pPr>
      <w:r w:rsidRPr="000C4696">
        <w:rPr>
          <w:b/>
          <w:bCs/>
          <w:sz w:val="48"/>
          <w:szCs w:val="48"/>
        </w:rPr>
        <w:t>CẤU TRÚC RỜI RẠC</w:t>
      </w:r>
    </w:p>
    <w:p w14:paraId="514F1DDF" w14:textId="77777777" w:rsidR="00355E86" w:rsidRPr="000C4696" w:rsidRDefault="00355E86" w:rsidP="0091100B">
      <w:pPr>
        <w:suppressAutoHyphens/>
        <w:autoSpaceDE w:val="0"/>
        <w:autoSpaceDN w:val="0"/>
        <w:adjustRightInd w:val="0"/>
        <w:spacing w:line="360" w:lineRule="auto"/>
        <w:jc w:val="both"/>
        <w:rPr>
          <w:b/>
          <w:bCs/>
        </w:rPr>
      </w:pPr>
    </w:p>
    <w:p w14:paraId="6339E6E0" w14:textId="77777777" w:rsidR="00355E86" w:rsidRPr="000C4696" w:rsidRDefault="00355E86" w:rsidP="0091100B">
      <w:pPr>
        <w:suppressAutoHyphens/>
        <w:autoSpaceDE w:val="0"/>
        <w:autoSpaceDN w:val="0"/>
        <w:adjustRightInd w:val="0"/>
        <w:spacing w:line="360" w:lineRule="auto"/>
        <w:jc w:val="both"/>
        <w:rPr>
          <w:b/>
          <w:bCs/>
        </w:rPr>
      </w:pPr>
    </w:p>
    <w:p w14:paraId="3F5B0AAC" w14:textId="602C02B1" w:rsidR="00355E86" w:rsidRPr="000C4696" w:rsidRDefault="00355E86" w:rsidP="0091100B">
      <w:pPr>
        <w:suppressAutoHyphens/>
        <w:autoSpaceDE w:val="0"/>
        <w:autoSpaceDN w:val="0"/>
        <w:adjustRightInd w:val="0"/>
        <w:spacing w:line="360" w:lineRule="auto"/>
        <w:jc w:val="right"/>
        <w:rPr>
          <w:sz w:val="28"/>
          <w:szCs w:val="28"/>
        </w:rPr>
      </w:pPr>
      <w:r w:rsidRPr="000C4696">
        <w:rPr>
          <w:i/>
          <w:sz w:val="28"/>
          <w:szCs w:val="28"/>
        </w:rPr>
        <w:t>Người hướng dẫn</w:t>
      </w:r>
      <w:r w:rsidRPr="000C4696">
        <w:rPr>
          <w:sz w:val="28"/>
          <w:szCs w:val="28"/>
        </w:rPr>
        <w:t xml:space="preserve">:  </w:t>
      </w:r>
      <w:r w:rsidRPr="000C4696">
        <w:rPr>
          <w:b/>
          <w:sz w:val="28"/>
          <w:szCs w:val="28"/>
        </w:rPr>
        <w:t>TS. NGUYỄN THỊ HUỲNH TRÂM</w:t>
      </w:r>
    </w:p>
    <w:p w14:paraId="22B54686" w14:textId="77777777" w:rsidR="00355E86" w:rsidRPr="000C4696" w:rsidRDefault="00355E86" w:rsidP="0091100B">
      <w:pPr>
        <w:suppressAutoHyphens/>
        <w:autoSpaceDE w:val="0"/>
        <w:autoSpaceDN w:val="0"/>
        <w:adjustRightInd w:val="0"/>
        <w:spacing w:line="360" w:lineRule="auto"/>
        <w:jc w:val="right"/>
        <w:rPr>
          <w:b/>
          <w:sz w:val="28"/>
          <w:szCs w:val="28"/>
        </w:rPr>
      </w:pPr>
      <w:r w:rsidRPr="000C4696">
        <w:rPr>
          <w:i/>
          <w:sz w:val="28"/>
          <w:szCs w:val="28"/>
        </w:rPr>
        <w:t>Người thực hiện</w:t>
      </w:r>
      <w:r w:rsidRPr="000C4696">
        <w:rPr>
          <w:sz w:val="28"/>
          <w:szCs w:val="28"/>
        </w:rPr>
        <w:t xml:space="preserve">:   </w:t>
      </w:r>
      <w:r w:rsidRPr="000C4696">
        <w:rPr>
          <w:b/>
          <w:sz w:val="28"/>
          <w:szCs w:val="28"/>
        </w:rPr>
        <w:t>NGUYỄN VŨ GIA PHƯƠNG – 52200205</w:t>
      </w:r>
    </w:p>
    <w:p w14:paraId="1F5F3496" w14:textId="77777777" w:rsidR="00355E86" w:rsidRPr="000C4696" w:rsidRDefault="00355E86" w:rsidP="0091100B">
      <w:pPr>
        <w:suppressAutoHyphens/>
        <w:autoSpaceDE w:val="0"/>
        <w:autoSpaceDN w:val="0"/>
        <w:adjustRightInd w:val="0"/>
        <w:spacing w:line="360" w:lineRule="auto"/>
        <w:jc w:val="right"/>
        <w:rPr>
          <w:b/>
          <w:sz w:val="28"/>
          <w:szCs w:val="28"/>
        </w:rPr>
      </w:pPr>
      <w:r w:rsidRPr="000C4696">
        <w:rPr>
          <w:b/>
          <w:sz w:val="28"/>
          <w:szCs w:val="28"/>
        </w:rPr>
        <w:t>MAI NGUYỄN PHƯƠNG TRANG – 52200051</w:t>
      </w:r>
    </w:p>
    <w:p w14:paraId="227110EC" w14:textId="34D65031" w:rsidR="00355E86" w:rsidRPr="000C4696" w:rsidRDefault="00355E86" w:rsidP="0091100B">
      <w:pPr>
        <w:suppressAutoHyphens/>
        <w:autoSpaceDE w:val="0"/>
        <w:autoSpaceDN w:val="0"/>
        <w:adjustRightInd w:val="0"/>
        <w:spacing w:line="360" w:lineRule="auto"/>
        <w:jc w:val="right"/>
        <w:rPr>
          <w:b/>
          <w:sz w:val="28"/>
          <w:szCs w:val="28"/>
        </w:rPr>
      </w:pPr>
      <w:r w:rsidRPr="000C4696">
        <w:rPr>
          <w:b/>
          <w:sz w:val="28"/>
          <w:szCs w:val="28"/>
        </w:rPr>
        <w:t xml:space="preserve">LÊ CÔNG TUẤN </w:t>
      </w:r>
      <w:r w:rsidR="004678A4" w:rsidRPr="00E50202">
        <w:rPr>
          <w:b/>
          <w:sz w:val="28"/>
          <w:szCs w:val="28"/>
        </w:rPr>
        <w:t>–</w:t>
      </w:r>
      <w:r w:rsidRPr="000C4696">
        <w:rPr>
          <w:b/>
          <w:sz w:val="28"/>
          <w:szCs w:val="28"/>
        </w:rPr>
        <w:t xml:space="preserve"> 52200033</w:t>
      </w:r>
    </w:p>
    <w:p w14:paraId="66A2EA93" w14:textId="77777777" w:rsidR="00355E86" w:rsidRPr="000C4696" w:rsidRDefault="00355E86" w:rsidP="0091100B">
      <w:pPr>
        <w:suppressAutoHyphens/>
        <w:autoSpaceDE w:val="0"/>
        <w:autoSpaceDN w:val="0"/>
        <w:adjustRightInd w:val="0"/>
        <w:spacing w:line="360" w:lineRule="auto"/>
        <w:jc w:val="center"/>
        <w:rPr>
          <w:b/>
          <w:bCs/>
          <w:sz w:val="28"/>
          <w:szCs w:val="28"/>
        </w:rPr>
      </w:pPr>
    </w:p>
    <w:p w14:paraId="5B12FB00" w14:textId="77777777" w:rsidR="00355E86" w:rsidRPr="000C4696" w:rsidRDefault="00355E86" w:rsidP="000F7A1D">
      <w:pPr>
        <w:suppressAutoHyphens/>
        <w:autoSpaceDE w:val="0"/>
        <w:autoSpaceDN w:val="0"/>
        <w:adjustRightInd w:val="0"/>
        <w:spacing w:line="360" w:lineRule="auto"/>
        <w:rPr>
          <w:b/>
          <w:bCs/>
        </w:rPr>
      </w:pPr>
    </w:p>
    <w:p w14:paraId="02340EEA" w14:textId="77777777" w:rsidR="00355E86" w:rsidRPr="000C4696" w:rsidRDefault="00355E86" w:rsidP="0091100B">
      <w:pPr>
        <w:suppressAutoHyphens/>
        <w:autoSpaceDE w:val="0"/>
        <w:autoSpaceDN w:val="0"/>
        <w:adjustRightInd w:val="0"/>
        <w:spacing w:line="360" w:lineRule="auto"/>
        <w:jc w:val="center"/>
        <w:rPr>
          <w:b/>
          <w:bCs/>
          <w:iCs/>
          <w:sz w:val="28"/>
          <w:szCs w:val="28"/>
        </w:rPr>
      </w:pPr>
      <w:r w:rsidRPr="000C4696">
        <w:rPr>
          <w:b/>
          <w:bCs/>
          <w:iCs/>
          <w:sz w:val="28"/>
          <w:szCs w:val="28"/>
        </w:rPr>
        <w:t>THÀNH PHỐ HỒ CHÍ MINH, NĂM 2024</w:t>
      </w:r>
    </w:p>
    <w:p w14:paraId="0FFCF851" w14:textId="77777777" w:rsidR="000044BC" w:rsidRPr="000C4696" w:rsidRDefault="000044BC" w:rsidP="0091100B">
      <w:pPr>
        <w:spacing w:line="360" w:lineRule="auto"/>
        <w:jc w:val="center"/>
        <w:rPr>
          <w:b/>
          <w:bCs/>
          <w:sz w:val="32"/>
          <w:szCs w:val="32"/>
        </w:rPr>
      </w:pPr>
      <w:r w:rsidRPr="000C4696">
        <w:rPr>
          <w:b/>
          <w:bCs/>
          <w:sz w:val="32"/>
          <w:szCs w:val="32"/>
        </w:rPr>
        <w:lastRenderedPageBreak/>
        <w:t>LỜI CẢM ƠN</w:t>
      </w:r>
    </w:p>
    <w:p w14:paraId="76CEEE99" w14:textId="77777777" w:rsidR="000044BC" w:rsidRPr="000C4696" w:rsidRDefault="000044BC" w:rsidP="0091100B">
      <w:pPr>
        <w:pStyle w:val="Nidungvnbn"/>
      </w:pPr>
    </w:p>
    <w:p w14:paraId="0FE5F87C" w14:textId="2B508719" w:rsidR="00355E86" w:rsidRPr="000C4696" w:rsidRDefault="00355E86" w:rsidP="0091100B">
      <w:pPr>
        <w:pStyle w:val="Nidungvnbn"/>
        <w:ind w:firstLine="0"/>
      </w:pPr>
      <w:r w:rsidRPr="000C4696">
        <w:t>Lời đầu tiên, chúng em xin gửi lời cảm ơn chân thành đến Trường Đại Học Tôn Đức Thắng và khoa Công Nghệ Thông Tin đã đưa môn học cấu trúc rời rạc vào chương trình giảng dạy. Đặc biệt là giảng viên bộ môn, cô Nguyễn Thị Huỳnh Trâm, người đã truyền cảm hứng và những kiến thức bổ ích cho chúng em, người đã giải đáp những thắc mắc còn tồn đọng trong chúng em.</w:t>
      </w:r>
    </w:p>
    <w:p w14:paraId="047A6E2A" w14:textId="77777777" w:rsidR="00355E86" w:rsidRPr="000C4696" w:rsidRDefault="00355E86" w:rsidP="0091100B">
      <w:pPr>
        <w:pStyle w:val="Nidungvnbn"/>
        <w:ind w:firstLine="0"/>
      </w:pPr>
    </w:p>
    <w:p w14:paraId="67E0EED0" w14:textId="6EB02BD0" w:rsidR="00355E86" w:rsidRPr="000C4696" w:rsidRDefault="00355E86" w:rsidP="0091100B">
      <w:pPr>
        <w:pStyle w:val="Nidungvnbn"/>
        <w:ind w:firstLine="0"/>
      </w:pPr>
      <w:r w:rsidRPr="000C4696">
        <w:t xml:space="preserve">Môn cấu trúc rời rạc là môn học thú vị, trường và khoa đã sắp xếp vô cùng hợp lý giữa các tiết lý thuyết và thực hành, từ những kiến thức ở lớp lý thuyết, cô Nguyễn Thị Huỳnh Trâm đã giúp chúng em hiểu rõ trình tự thực thi của từng bài toán. Từ đó giúp nâng cao tư duy lập trình của chúng em, củng cố kiến thức toán học mà chúng em còn mơ hồ. Mặc dù chúng em đã cố gắng hết sức nhưng chắc chắn bài làm khó có thể tránh khỏi những thiếu sót và nhiều chỗ còn chưa chính xác, kính mong cô xem xét và góp ý để bài của chúng em được hoàn thiện hơn. </w:t>
      </w:r>
    </w:p>
    <w:p w14:paraId="3B368C30" w14:textId="77777777" w:rsidR="00355E86" w:rsidRPr="000C4696" w:rsidRDefault="00355E86" w:rsidP="0091100B">
      <w:pPr>
        <w:pStyle w:val="Nidungvnbn"/>
        <w:ind w:firstLine="0"/>
      </w:pPr>
    </w:p>
    <w:p w14:paraId="36ACD31F" w14:textId="1AAC5C85" w:rsidR="00355E86" w:rsidRPr="000C4696" w:rsidRDefault="00355E86" w:rsidP="0091100B">
      <w:pPr>
        <w:pStyle w:val="Nidungvnbn"/>
        <w:ind w:firstLine="0"/>
      </w:pPr>
      <w:r w:rsidRPr="000C4696">
        <w:t xml:space="preserve">Chúng </w:t>
      </w:r>
      <w:r w:rsidR="0089308C">
        <w:rPr>
          <w:lang w:val="en-US"/>
        </w:rPr>
        <w:t>e</w:t>
      </w:r>
      <w:r w:rsidRPr="00E50202">
        <w:t>m</w:t>
      </w:r>
      <w:r w:rsidRPr="000C4696">
        <w:t xml:space="preserve"> xin chân thành cảm ơn!</w:t>
      </w:r>
    </w:p>
    <w:p w14:paraId="2CA88C06" w14:textId="77777777" w:rsidR="003C69F2" w:rsidRPr="000C4696" w:rsidRDefault="003C69F2" w:rsidP="0091100B">
      <w:pPr>
        <w:pStyle w:val="Nidungvnbn"/>
        <w:ind w:firstLine="0"/>
        <w:rPr>
          <w:b/>
          <w:bCs/>
          <w:sz w:val="32"/>
          <w:szCs w:val="32"/>
        </w:rPr>
        <w:sectPr w:rsidR="003C69F2" w:rsidRPr="000C4696" w:rsidSect="00602D02">
          <w:headerReference w:type="default" r:id="rId9"/>
          <w:pgSz w:w="11906" w:h="16838" w:code="9"/>
          <w:pgMar w:top="1985" w:right="1134" w:bottom="1701" w:left="1985" w:header="720" w:footer="720" w:gutter="0"/>
          <w:pgNumType w:fmt="lowerRoman" w:start="1"/>
          <w:cols w:space="720"/>
          <w:docGrid w:linePitch="360"/>
        </w:sectPr>
      </w:pPr>
    </w:p>
    <w:p w14:paraId="59108158" w14:textId="77777777" w:rsidR="008730A8" w:rsidRPr="000C4696" w:rsidRDefault="008730A8" w:rsidP="0091100B">
      <w:pPr>
        <w:spacing w:before="103" w:line="360" w:lineRule="auto"/>
        <w:ind w:right="10"/>
        <w:jc w:val="center"/>
        <w:rPr>
          <w:b/>
          <w:sz w:val="32"/>
        </w:rPr>
      </w:pPr>
      <w:r w:rsidRPr="000C4696">
        <w:rPr>
          <w:b/>
          <w:sz w:val="32"/>
        </w:rPr>
        <w:lastRenderedPageBreak/>
        <w:t xml:space="preserve">CÔNG TRÌNH ĐƯỢC HOÀN THÀNH </w:t>
      </w:r>
    </w:p>
    <w:p w14:paraId="693EEB87" w14:textId="77777777" w:rsidR="008730A8" w:rsidRPr="000C4696" w:rsidRDefault="008730A8" w:rsidP="0091100B">
      <w:pPr>
        <w:spacing w:before="103" w:line="360" w:lineRule="auto"/>
        <w:ind w:right="10"/>
        <w:jc w:val="center"/>
        <w:rPr>
          <w:b/>
          <w:sz w:val="32"/>
        </w:rPr>
      </w:pPr>
      <w:r w:rsidRPr="000C4696">
        <w:rPr>
          <w:b/>
          <w:sz w:val="32"/>
        </w:rPr>
        <w:t>TẠI TRƯỜNG ĐẠI HỌC TÔN ĐỨC THẮNG</w:t>
      </w:r>
    </w:p>
    <w:p w14:paraId="50BEF4FC" w14:textId="77777777" w:rsidR="00355E86" w:rsidRPr="000C4696" w:rsidRDefault="00355E86" w:rsidP="0091100B">
      <w:pPr>
        <w:pStyle w:val="BodyText"/>
        <w:spacing w:before="181" w:line="360" w:lineRule="auto"/>
        <w:ind w:left="147" w:right="280" w:firstLine="676"/>
        <w:jc w:val="both"/>
        <w:rPr>
          <w:sz w:val="26"/>
          <w:szCs w:val="26"/>
          <w:lang w:val="vi-VN"/>
        </w:rPr>
      </w:pPr>
      <w:r w:rsidRPr="000C4696">
        <w:rPr>
          <w:sz w:val="26"/>
          <w:szCs w:val="26"/>
          <w:lang w:val="vi-VN"/>
        </w:rPr>
        <w:t xml:space="preserve">Tôi </w:t>
      </w:r>
      <w:r w:rsidRPr="000C4696">
        <w:rPr>
          <w:spacing w:val="-3"/>
          <w:sz w:val="26"/>
          <w:szCs w:val="26"/>
          <w:lang w:val="vi-VN"/>
        </w:rPr>
        <w:t xml:space="preserve">xin </w:t>
      </w:r>
      <w:r w:rsidRPr="000C4696">
        <w:rPr>
          <w:sz w:val="26"/>
          <w:szCs w:val="26"/>
          <w:lang w:val="vi-VN"/>
        </w:rPr>
        <w:t xml:space="preserve">cam đoan </w:t>
      </w:r>
      <w:r w:rsidRPr="000C4696">
        <w:rPr>
          <w:spacing w:val="3"/>
          <w:sz w:val="26"/>
          <w:szCs w:val="26"/>
          <w:lang w:val="vi-VN"/>
        </w:rPr>
        <w:t xml:space="preserve">đây </w:t>
      </w:r>
      <w:r w:rsidRPr="000C4696">
        <w:rPr>
          <w:sz w:val="26"/>
          <w:szCs w:val="26"/>
          <w:lang w:val="vi-VN"/>
        </w:rPr>
        <w:t xml:space="preserve">là công trình nghiên cứu của riêng tôi và được sự hướng dẫn khoa học của TS. Nguyễn Thị Huỳnh Trâm. Các </w:t>
      </w:r>
      <w:r w:rsidRPr="000C4696">
        <w:rPr>
          <w:spacing w:val="3"/>
          <w:sz w:val="26"/>
          <w:szCs w:val="26"/>
          <w:lang w:val="vi-VN"/>
        </w:rPr>
        <w:t xml:space="preserve">nội </w:t>
      </w:r>
      <w:r w:rsidRPr="000C4696">
        <w:rPr>
          <w:sz w:val="26"/>
          <w:szCs w:val="26"/>
          <w:lang w:val="vi-VN"/>
        </w:rPr>
        <w:t xml:space="preserve">dung nghiên cứu, kết quả trong đề tài </w:t>
      </w:r>
      <w:r w:rsidRPr="000C4696">
        <w:rPr>
          <w:spacing w:val="3"/>
          <w:sz w:val="26"/>
          <w:szCs w:val="26"/>
          <w:lang w:val="vi-VN"/>
        </w:rPr>
        <w:t xml:space="preserve">này </w:t>
      </w:r>
      <w:r w:rsidRPr="000C4696">
        <w:rPr>
          <w:sz w:val="26"/>
          <w:szCs w:val="26"/>
          <w:lang w:val="vi-VN"/>
        </w:rPr>
        <w:t xml:space="preserve">là trung thực và chưa công bố dưới bất </w:t>
      </w:r>
      <w:r w:rsidRPr="000C4696">
        <w:rPr>
          <w:spacing w:val="3"/>
          <w:sz w:val="26"/>
          <w:szCs w:val="26"/>
          <w:lang w:val="vi-VN"/>
        </w:rPr>
        <w:t xml:space="preserve">kỳ </w:t>
      </w:r>
      <w:r w:rsidRPr="000C4696">
        <w:rPr>
          <w:sz w:val="26"/>
          <w:szCs w:val="26"/>
          <w:lang w:val="vi-VN"/>
        </w:rPr>
        <w:t xml:space="preserve">hình thức nào trước đây. Những </w:t>
      </w:r>
      <w:r w:rsidRPr="000C4696">
        <w:rPr>
          <w:spacing w:val="-5"/>
          <w:sz w:val="26"/>
          <w:szCs w:val="26"/>
          <w:lang w:val="vi-VN"/>
        </w:rPr>
        <w:t xml:space="preserve">số </w:t>
      </w:r>
      <w:r w:rsidRPr="000C4696">
        <w:rPr>
          <w:sz w:val="26"/>
          <w:szCs w:val="26"/>
          <w:lang w:val="vi-VN"/>
        </w:rPr>
        <w:t xml:space="preserve">liệu trong các bảng biểu phục vụ cho việc phân tích, nhận xét, đánh giá được chính tác giả thu thập </w:t>
      </w:r>
      <w:r w:rsidRPr="000C4696">
        <w:rPr>
          <w:spacing w:val="-3"/>
          <w:sz w:val="26"/>
          <w:szCs w:val="26"/>
          <w:lang w:val="vi-VN"/>
        </w:rPr>
        <w:t xml:space="preserve">từ </w:t>
      </w:r>
      <w:r w:rsidRPr="000C4696">
        <w:rPr>
          <w:sz w:val="26"/>
          <w:szCs w:val="26"/>
          <w:lang w:val="vi-VN"/>
        </w:rPr>
        <w:t>các nguồn khác</w:t>
      </w:r>
      <w:r w:rsidRPr="000C4696">
        <w:rPr>
          <w:spacing w:val="23"/>
          <w:sz w:val="26"/>
          <w:szCs w:val="26"/>
          <w:lang w:val="vi-VN"/>
        </w:rPr>
        <w:t xml:space="preserve"> </w:t>
      </w:r>
      <w:r w:rsidRPr="000C4696">
        <w:rPr>
          <w:sz w:val="26"/>
          <w:szCs w:val="26"/>
          <w:lang w:val="vi-VN"/>
        </w:rPr>
        <w:t>nhau có ghi rõ trong phần tài liệu tham khảo.</w:t>
      </w:r>
    </w:p>
    <w:p w14:paraId="48C95325" w14:textId="77777777" w:rsidR="00355E86" w:rsidRPr="000C4696" w:rsidRDefault="00355E86" w:rsidP="0091100B">
      <w:pPr>
        <w:pStyle w:val="BodyText"/>
        <w:spacing w:before="181" w:line="360" w:lineRule="auto"/>
        <w:ind w:left="147" w:right="280" w:firstLine="676"/>
        <w:jc w:val="both"/>
        <w:rPr>
          <w:b/>
          <w:bCs/>
          <w:sz w:val="26"/>
          <w:szCs w:val="26"/>
          <w:lang w:val="vi-VN"/>
        </w:rPr>
      </w:pPr>
      <w:r w:rsidRPr="000C4696">
        <w:rPr>
          <w:sz w:val="26"/>
          <w:szCs w:val="26"/>
          <w:lang w:val="vi-VN"/>
        </w:rPr>
        <w:t xml:space="preserve">Ngoài ra, trong Dự án còn sử dụng một số nhận xét, đánh giá cũng như số liệu của các tác giả khác, cơ quan tổ chức khác đều có trích dẫn và chú thích nguồn gốc. </w:t>
      </w:r>
    </w:p>
    <w:p w14:paraId="6E8785FC" w14:textId="77777777" w:rsidR="00355E86" w:rsidRPr="000C4696" w:rsidRDefault="00355E86" w:rsidP="0091100B">
      <w:pPr>
        <w:pStyle w:val="BodyText"/>
        <w:spacing w:before="181" w:line="360" w:lineRule="auto"/>
        <w:ind w:left="147" w:right="280" w:firstLine="676"/>
        <w:jc w:val="both"/>
        <w:rPr>
          <w:sz w:val="26"/>
          <w:szCs w:val="26"/>
          <w:lang w:val="vi-VN"/>
        </w:rPr>
      </w:pPr>
      <w:r w:rsidRPr="000C4696">
        <w:rPr>
          <w:b/>
          <w:bCs/>
          <w:sz w:val="26"/>
          <w:szCs w:val="26"/>
          <w:lang w:val="vi-VN"/>
        </w:rPr>
        <w:t>Nếu phát hiện có bất kỳ sự gian lận nào tôi xin hoàn toàn chịu trách nhiệm về nội dung Dự án của mình</w:t>
      </w:r>
      <w:r w:rsidRPr="000C4696">
        <w:rPr>
          <w:sz w:val="26"/>
          <w:szCs w:val="26"/>
          <w:lang w:val="vi-VN"/>
        </w:rPr>
        <w:t>. Trường Đại học Tôn Đức Thắng không liên quan đến những vi phạm tác quyền, bản quyền do tôi gây ra trong quá trình thực hiện (nếu có).</w:t>
      </w:r>
    </w:p>
    <w:p w14:paraId="268106F1" w14:textId="634804FF" w:rsidR="008730A8" w:rsidRPr="000C4696" w:rsidRDefault="008730A8" w:rsidP="0091100B">
      <w:pPr>
        <w:spacing w:before="240" w:line="360" w:lineRule="auto"/>
        <w:ind w:left="3828"/>
        <w:jc w:val="both"/>
        <w:rPr>
          <w:i/>
          <w:sz w:val="26"/>
          <w:szCs w:val="26"/>
        </w:rPr>
      </w:pPr>
      <w:r w:rsidRPr="000C4696">
        <w:rPr>
          <w:i/>
          <w:sz w:val="26"/>
          <w:szCs w:val="26"/>
        </w:rPr>
        <w:t xml:space="preserve">TP. Hồ Chí Minh, ngày </w:t>
      </w:r>
      <w:r w:rsidR="00355E86" w:rsidRPr="000C4696">
        <w:rPr>
          <w:i/>
          <w:sz w:val="26"/>
          <w:szCs w:val="26"/>
        </w:rPr>
        <w:t>22</w:t>
      </w:r>
      <w:r w:rsidRPr="000C4696">
        <w:rPr>
          <w:i/>
          <w:sz w:val="26"/>
          <w:szCs w:val="26"/>
        </w:rPr>
        <w:t xml:space="preserve"> tháng </w:t>
      </w:r>
      <w:r w:rsidR="00355E86" w:rsidRPr="000C4696">
        <w:rPr>
          <w:i/>
          <w:sz w:val="26"/>
          <w:szCs w:val="26"/>
        </w:rPr>
        <w:t>5</w:t>
      </w:r>
      <w:r w:rsidRPr="000C4696">
        <w:rPr>
          <w:i/>
          <w:sz w:val="26"/>
          <w:szCs w:val="26"/>
        </w:rPr>
        <w:t xml:space="preserve"> năm</w:t>
      </w:r>
      <w:r w:rsidR="00743F7E" w:rsidRPr="000C4696">
        <w:rPr>
          <w:i/>
          <w:sz w:val="26"/>
          <w:szCs w:val="26"/>
        </w:rPr>
        <w:t xml:space="preserve"> 20</w:t>
      </w:r>
      <w:r w:rsidR="00355E86" w:rsidRPr="000C4696">
        <w:rPr>
          <w:i/>
          <w:sz w:val="26"/>
          <w:szCs w:val="26"/>
        </w:rPr>
        <w:t>24</w:t>
      </w:r>
    </w:p>
    <w:p w14:paraId="2501D694" w14:textId="77777777" w:rsidR="00355E86" w:rsidRPr="000C4696" w:rsidRDefault="00355E86" w:rsidP="0091100B">
      <w:pPr>
        <w:spacing w:line="360" w:lineRule="auto"/>
        <w:ind w:left="3600"/>
        <w:jc w:val="center"/>
        <w:rPr>
          <w:i/>
          <w:sz w:val="26"/>
          <w:szCs w:val="26"/>
        </w:rPr>
      </w:pPr>
      <w:r w:rsidRPr="000C4696">
        <w:rPr>
          <w:i/>
          <w:sz w:val="26"/>
          <w:szCs w:val="26"/>
        </w:rPr>
        <w:t>Tác giả</w:t>
      </w:r>
    </w:p>
    <w:p w14:paraId="3B1A96B8" w14:textId="411D4830" w:rsidR="00355E86" w:rsidRPr="000C4696" w:rsidRDefault="00355E86" w:rsidP="0091100B">
      <w:pPr>
        <w:spacing w:line="360" w:lineRule="auto"/>
        <w:ind w:left="3211" w:firstLine="360"/>
        <w:jc w:val="center"/>
        <w:rPr>
          <w:i/>
          <w:sz w:val="26"/>
          <w:szCs w:val="26"/>
        </w:rPr>
      </w:pPr>
      <w:r w:rsidRPr="000C4696">
        <w:rPr>
          <w:i/>
          <w:sz w:val="26"/>
          <w:szCs w:val="26"/>
        </w:rPr>
        <w:t>Nguyễn Vũ Gia Phương</w:t>
      </w:r>
    </w:p>
    <w:p w14:paraId="1B673D9F" w14:textId="3B91C83F" w:rsidR="00355E86" w:rsidRPr="000C4696" w:rsidRDefault="00355E86" w:rsidP="0091100B">
      <w:pPr>
        <w:spacing w:line="360" w:lineRule="auto"/>
        <w:ind w:left="3211" w:firstLine="360"/>
        <w:jc w:val="center"/>
        <w:rPr>
          <w:i/>
          <w:sz w:val="26"/>
          <w:szCs w:val="26"/>
        </w:rPr>
      </w:pPr>
      <w:r w:rsidRPr="000C4696">
        <w:rPr>
          <w:i/>
          <w:sz w:val="26"/>
          <w:szCs w:val="26"/>
        </w:rPr>
        <w:t>Mai Nguyễn Phương Trang</w:t>
      </w:r>
    </w:p>
    <w:p w14:paraId="1F4B12E9" w14:textId="727042B7" w:rsidR="003C69F2" w:rsidRPr="000C4696" w:rsidRDefault="00355E86" w:rsidP="00E73776">
      <w:pPr>
        <w:spacing w:line="360" w:lineRule="auto"/>
        <w:ind w:left="3211" w:firstLine="360"/>
        <w:jc w:val="center"/>
        <w:rPr>
          <w:i/>
          <w:sz w:val="26"/>
          <w:szCs w:val="26"/>
        </w:rPr>
        <w:sectPr w:rsidR="003C69F2" w:rsidRPr="000C4696" w:rsidSect="00602D02">
          <w:pgSz w:w="11906" w:h="16838" w:code="9"/>
          <w:pgMar w:top="1985" w:right="1134" w:bottom="1701" w:left="1985" w:header="720" w:footer="720" w:gutter="0"/>
          <w:pgNumType w:fmt="lowerRoman"/>
          <w:cols w:space="720"/>
          <w:docGrid w:linePitch="360"/>
        </w:sectPr>
      </w:pPr>
      <w:r w:rsidRPr="000C4696">
        <w:rPr>
          <w:i/>
          <w:sz w:val="26"/>
          <w:szCs w:val="26"/>
        </w:rPr>
        <w:t>Lê Công Tuấn</w:t>
      </w:r>
    </w:p>
    <w:p w14:paraId="7C7117E0" w14:textId="77777777" w:rsidR="008730A8" w:rsidRPr="000C4696" w:rsidRDefault="008730A8" w:rsidP="0091100B">
      <w:pPr>
        <w:overflowPunct w:val="0"/>
        <w:adjustRightInd w:val="0"/>
        <w:spacing w:line="360" w:lineRule="auto"/>
        <w:jc w:val="center"/>
        <w:textAlignment w:val="baseline"/>
        <w:rPr>
          <w:b/>
          <w:bCs/>
          <w:sz w:val="32"/>
          <w:szCs w:val="32"/>
        </w:rPr>
      </w:pPr>
      <w:r w:rsidRPr="000C4696">
        <w:rPr>
          <w:b/>
          <w:bCs/>
          <w:sz w:val="32"/>
          <w:szCs w:val="32"/>
        </w:rPr>
        <w:lastRenderedPageBreak/>
        <w:t>TÓM TẮT</w:t>
      </w:r>
    </w:p>
    <w:p w14:paraId="19ADDB32" w14:textId="77777777" w:rsidR="00291721" w:rsidRPr="000C4696" w:rsidRDefault="00291721" w:rsidP="0091100B">
      <w:pPr>
        <w:pStyle w:val="Nidungvnbn"/>
      </w:pPr>
    </w:p>
    <w:p w14:paraId="5F0FFA8A" w14:textId="6E228A95" w:rsidR="00AB404D" w:rsidRDefault="00AB404D" w:rsidP="001830C6">
      <w:pPr>
        <w:pStyle w:val="Nidungvnbn"/>
        <w:ind w:firstLine="0"/>
      </w:pPr>
      <w:r w:rsidRPr="00AB404D">
        <w:t>Mục tiêu nghiên cứu: giải quyết một số vấn đề liên quan về môn Cấu trúc rời rạc.</w:t>
      </w:r>
    </w:p>
    <w:p w14:paraId="6F4E39D1" w14:textId="0F968BDE" w:rsidR="00AB404D" w:rsidRPr="00AB404D" w:rsidRDefault="00AB404D" w:rsidP="001D253F">
      <w:pPr>
        <w:pStyle w:val="Nidungvnbn"/>
        <w:ind w:firstLine="0"/>
      </w:pPr>
      <w:r w:rsidRPr="00AB404D">
        <w:t>Nội dung chính:</w:t>
      </w:r>
    </w:p>
    <w:p w14:paraId="452DCC3D" w14:textId="77777777" w:rsidR="00261D38" w:rsidRDefault="00AB404D" w:rsidP="00261D38">
      <w:pPr>
        <w:pStyle w:val="Nidungvnbn"/>
        <w:numPr>
          <w:ilvl w:val="0"/>
          <w:numId w:val="44"/>
        </w:numPr>
        <w:ind w:left="1260" w:hanging="180"/>
      </w:pPr>
      <w:r w:rsidRPr="00AB404D">
        <w:t>Thuật toán Euclid và bổ đề Bezout.</w:t>
      </w:r>
      <w:r w:rsidR="00261D38" w:rsidRPr="00261D38">
        <w:t xml:space="preserve"> </w:t>
      </w:r>
    </w:p>
    <w:p w14:paraId="09A5AB4E" w14:textId="77777777" w:rsidR="00261D38" w:rsidRDefault="00261D38" w:rsidP="00261D38">
      <w:pPr>
        <w:pStyle w:val="Nidungvnbn"/>
        <w:numPr>
          <w:ilvl w:val="0"/>
          <w:numId w:val="44"/>
        </w:numPr>
        <w:ind w:left="1260" w:hanging="180"/>
      </w:pPr>
      <w:r w:rsidRPr="00261D38">
        <w:t xml:space="preserve">Recurrence relation. </w:t>
      </w:r>
    </w:p>
    <w:p w14:paraId="0AEC41A4" w14:textId="77777777" w:rsidR="00261D38" w:rsidRDefault="00261D38" w:rsidP="00261D38">
      <w:pPr>
        <w:pStyle w:val="Nidungvnbn"/>
        <w:numPr>
          <w:ilvl w:val="0"/>
          <w:numId w:val="44"/>
        </w:numPr>
        <w:ind w:left="1260" w:hanging="180"/>
      </w:pPr>
      <w:r w:rsidRPr="00261D38">
        <w:t xml:space="preserve">Tập hợp. </w:t>
      </w:r>
    </w:p>
    <w:p w14:paraId="7EE79B85" w14:textId="77777777" w:rsidR="00261D38" w:rsidRDefault="00261D38" w:rsidP="00261D38">
      <w:pPr>
        <w:pStyle w:val="Nidungvnbn"/>
        <w:numPr>
          <w:ilvl w:val="0"/>
          <w:numId w:val="44"/>
        </w:numPr>
        <w:ind w:left="1260" w:hanging="180"/>
      </w:pPr>
      <w:r w:rsidRPr="00261D38">
        <w:t xml:space="preserve">Mối quan hệ nhị phân (quan hệ hai ngôi). </w:t>
      </w:r>
    </w:p>
    <w:p w14:paraId="71FCBA68" w14:textId="77777777" w:rsidR="00261D38" w:rsidRDefault="00261D38" w:rsidP="00261D38">
      <w:pPr>
        <w:pStyle w:val="Nidungvnbn"/>
        <w:numPr>
          <w:ilvl w:val="0"/>
          <w:numId w:val="44"/>
        </w:numPr>
        <w:ind w:left="1260" w:hanging="180"/>
      </w:pPr>
      <w:r w:rsidRPr="00261D38">
        <w:t xml:space="preserve">Kiểm tra chu trình trong thuật toán Kruskal. </w:t>
      </w:r>
    </w:p>
    <w:p w14:paraId="0A25A652" w14:textId="77777777" w:rsidR="00261D38" w:rsidRDefault="00261D38" w:rsidP="00261D38">
      <w:pPr>
        <w:pStyle w:val="Nidungvnbn"/>
        <w:numPr>
          <w:ilvl w:val="0"/>
          <w:numId w:val="44"/>
        </w:numPr>
        <w:ind w:left="1260" w:hanging="180"/>
      </w:pPr>
      <w:r w:rsidRPr="00261D38">
        <w:t xml:space="preserve">Chu trình Euler. </w:t>
      </w:r>
    </w:p>
    <w:p w14:paraId="270CE6D6" w14:textId="616A41BF" w:rsidR="00AB404D" w:rsidRDefault="00261D38" w:rsidP="00261D38">
      <w:pPr>
        <w:pStyle w:val="Nidungvnbn"/>
        <w:numPr>
          <w:ilvl w:val="0"/>
          <w:numId w:val="44"/>
        </w:numPr>
        <w:ind w:left="1260" w:hanging="180"/>
      </w:pPr>
      <w:r w:rsidRPr="00261D38">
        <w:t>Tô màu bản đồ.</w:t>
      </w:r>
    </w:p>
    <w:p w14:paraId="47644E45" w14:textId="77777777" w:rsidR="00261D38" w:rsidRDefault="00261D38" w:rsidP="00261D38">
      <w:pPr>
        <w:pStyle w:val="Nidungvnbn"/>
        <w:numPr>
          <w:ilvl w:val="0"/>
          <w:numId w:val="44"/>
        </w:numPr>
        <w:ind w:left="1260" w:hanging="180"/>
      </w:pPr>
      <w:r w:rsidRPr="00261D38">
        <w:t xml:space="preserve">Nghịch đảo Modulo. </w:t>
      </w:r>
    </w:p>
    <w:p w14:paraId="446931CD" w14:textId="14AE4D72" w:rsidR="00261D38" w:rsidRPr="00AB404D" w:rsidRDefault="00261D38" w:rsidP="00261D38">
      <w:pPr>
        <w:pStyle w:val="Nidungvnbn"/>
        <w:numPr>
          <w:ilvl w:val="0"/>
          <w:numId w:val="44"/>
        </w:numPr>
        <w:ind w:left="1260" w:hanging="180"/>
      </w:pPr>
      <w:r>
        <w:rPr>
          <w:lang w:val="en-US"/>
        </w:rPr>
        <w:t>Tìm hiểu về cách hoạt động của mã RSA, nghiên cứu các vấn đề xung quanh RSA.</w:t>
      </w:r>
    </w:p>
    <w:p w14:paraId="4F8B221F" w14:textId="77777777" w:rsidR="0097682F" w:rsidRPr="000C4696" w:rsidRDefault="0097682F" w:rsidP="0091100B">
      <w:pPr>
        <w:spacing w:before="0" w:after="200" w:line="360" w:lineRule="auto"/>
        <w:rPr>
          <w:sz w:val="26"/>
          <w:szCs w:val="26"/>
        </w:rPr>
      </w:pPr>
    </w:p>
    <w:p w14:paraId="27A8DF19" w14:textId="77777777" w:rsidR="0097682F" w:rsidRPr="000C4696" w:rsidRDefault="0097682F" w:rsidP="0091100B">
      <w:pPr>
        <w:spacing w:before="0" w:after="200" w:line="360" w:lineRule="auto"/>
        <w:rPr>
          <w:sz w:val="26"/>
          <w:szCs w:val="26"/>
        </w:rPr>
      </w:pPr>
    </w:p>
    <w:p w14:paraId="137B0D9B" w14:textId="524ABF5D" w:rsidR="001D49C3" w:rsidRPr="000C4696" w:rsidRDefault="00B127A5" w:rsidP="0091100B">
      <w:pPr>
        <w:spacing w:before="0" w:after="200" w:line="360" w:lineRule="auto"/>
        <w:rPr>
          <w:b/>
          <w:bCs/>
          <w:sz w:val="32"/>
          <w:szCs w:val="32"/>
        </w:rPr>
      </w:pPr>
      <w:r w:rsidRPr="000C4696">
        <w:rPr>
          <w:b/>
          <w:bCs/>
          <w:sz w:val="32"/>
          <w:szCs w:val="32"/>
        </w:rPr>
        <w:br w:type="page"/>
      </w:r>
    </w:p>
    <w:p w14:paraId="72C5AC67" w14:textId="77777777" w:rsidR="007E6AB9" w:rsidRPr="000C4696" w:rsidRDefault="007E6AB9" w:rsidP="0091100B">
      <w:pPr>
        <w:pStyle w:val="Nidungvnbn"/>
        <w:ind w:firstLine="0"/>
        <w:jc w:val="center"/>
        <w:rPr>
          <w:b/>
          <w:bCs/>
          <w:sz w:val="32"/>
          <w:szCs w:val="32"/>
        </w:rPr>
      </w:pPr>
      <w:r w:rsidRPr="000C4696">
        <w:rPr>
          <w:b/>
          <w:bCs/>
          <w:sz w:val="32"/>
          <w:szCs w:val="32"/>
        </w:rPr>
        <w:lastRenderedPageBreak/>
        <w:t>MỤC LỤC</w:t>
      </w:r>
    </w:p>
    <w:p w14:paraId="3919767F" w14:textId="1625F5AE" w:rsidR="00B15435" w:rsidRDefault="00F772AD">
      <w:pPr>
        <w:pStyle w:val="TOC1"/>
        <w:rPr>
          <w:rFonts w:asciiTheme="minorHAnsi" w:eastAsiaTheme="minorEastAsia" w:hAnsiTheme="minorHAnsi"/>
          <w:b w:val="0"/>
          <w:noProof/>
          <w:sz w:val="22"/>
          <w:szCs w:val="22"/>
          <w:lang w:val="en-US"/>
        </w:rPr>
      </w:pPr>
      <w:r w:rsidRPr="00E50202">
        <w:rPr>
          <w:b w:val="0"/>
          <w:szCs w:val="26"/>
        </w:rPr>
        <w:fldChar w:fldCharType="begin"/>
      </w:r>
      <w:r w:rsidRPr="00E50202">
        <w:rPr>
          <w:b w:val="0"/>
          <w:szCs w:val="26"/>
        </w:rPr>
        <w:instrText xml:space="preserve"> TOC \o "1-3" \h \z \u </w:instrText>
      </w:r>
      <w:r w:rsidRPr="00E50202">
        <w:rPr>
          <w:b w:val="0"/>
          <w:szCs w:val="26"/>
        </w:rPr>
        <w:fldChar w:fldCharType="separate"/>
      </w:r>
      <w:hyperlink w:anchor="_Toc168478680" w:history="1">
        <w:r w:rsidR="00B15435" w:rsidRPr="00D51691">
          <w:rPr>
            <w:rStyle w:val="Hyperlink"/>
            <w:noProof/>
          </w:rPr>
          <w:t>DANH MỤC HÌNH VẼ</w:t>
        </w:r>
        <w:r w:rsidR="00B15435">
          <w:rPr>
            <w:noProof/>
            <w:webHidden/>
          </w:rPr>
          <w:tab/>
        </w:r>
        <w:r w:rsidR="00B15435">
          <w:rPr>
            <w:noProof/>
            <w:webHidden/>
          </w:rPr>
          <w:fldChar w:fldCharType="begin"/>
        </w:r>
        <w:r w:rsidR="00B15435">
          <w:rPr>
            <w:noProof/>
            <w:webHidden/>
          </w:rPr>
          <w:instrText xml:space="preserve"> PAGEREF _Toc168478680 \h </w:instrText>
        </w:r>
        <w:r w:rsidR="00B15435">
          <w:rPr>
            <w:noProof/>
            <w:webHidden/>
          </w:rPr>
        </w:r>
        <w:r w:rsidR="00B15435">
          <w:rPr>
            <w:noProof/>
            <w:webHidden/>
          </w:rPr>
          <w:fldChar w:fldCharType="separate"/>
        </w:r>
        <w:r w:rsidR="00B15435">
          <w:rPr>
            <w:noProof/>
            <w:webHidden/>
          </w:rPr>
          <w:t>x</w:t>
        </w:r>
        <w:r w:rsidR="00B15435">
          <w:rPr>
            <w:noProof/>
            <w:webHidden/>
          </w:rPr>
          <w:fldChar w:fldCharType="end"/>
        </w:r>
      </w:hyperlink>
    </w:p>
    <w:p w14:paraId="20E3B650" w14:textId="573C97E6" w:rsidR="00B15435" w:rsidRDefault="00882050">
      <w:pPr>
        <w:pStyle w:val="TOC1"/>
        <w:rPr>
          <w:rFonts w:asciiTheme="minorHAnsi" w:eastAsiaTheme="minorEastAsia" w:hAnsiTheme="minorHAnsi"/>
          <w:b w:val="0"/>
          <w:noProof/>
          <w:sz w:val="22"/>
          <w:szCs w:val="22"/>
          <w:lang w:val="en-US"/>
        </w:rPr>
      </w:pPr>
      <w:hyperlink w:anchor="_Toc168478681" w:history="1">
        <w:r w:rsidR="00B15435" w:rsidRPr="00D51691">
          <w:rPr>
            <w:rStyle w:val="Hyperlink"/>
            <w:noProof/>
          </w:rPr>
          <w:t>DANH MỤC BẢNG BIỂU</w:t>
        </w:r>
        <w:r w:rsidR="00B15435">
          <w:rPr>
            <w:noProof/>
            <w:webHidden/>
          </w:rPr>
          <w:tab/>
        </w:r>
        <w:r w:rsidR="00B15435">
          <w:rPr>
            <w:noProof/>
            <w:webHidden/>
          </w:rPr>
          <w:fldChar w:fldCharType="begin"/>
        </w:r>
        <w:r w:rsidR="00B15435">
          <w:rPr>
            <w:noProof/>
            <w:webHidden/>
          </w:rPr>
          <w:instrText xml:space="preserve"> PAGEREF _Toc168478681 \h </w:instrText>
        </w:r>
        <w:r w:rsidR="00B15435">
          <w:rPr>
            <w:noProof/>
            <w:webHidden/>
          </w:rPr>
        </w:r>
        <w:r w:rsidR="00B15435">
          <w:rPr>
            <w:noProof/>
            <w:webHidden/>
          </w:rPr>
          <w:fldChar w:fldCharType="separate"/>
        </w:r>
        <w:r w:rsidR="00B15435">
          <w:rPr>
            <w:noProof/>
            <w:webHidden/>
          </w:rPr>
          <w:t>xv</w:t>
        </w:r>
        <w:r w:rsidR="00B15435">
          <w:rPr>
            <w:noProof/>
            <w:webHidden/>
          </w:rPr>
          <w:fldChar w:fldCharType="end"/>
        </w:r>
      </w:hyperlink>
    </w:p>
    <w:p w14:paraId="5AD5DC2D" w14:textId="2202DAE8" w:rsidR="00B15435" w:rsidRDefault="00882050">
      <w:pPr>
        <w:pStyle w:val="TOC1"/>
        <w:rPr>
          <w:rFonts w:asciiTheme="minorHAnsi" w:eastAsiaTheme="minorEastAsia" w:hAnsiTheme="minorHAnsi"/>
          <w:b w:val="0"/>
          <w:noProof/>
          <w:sz w:val="22"/>
          <w:szCs w:val="22"/>
          <w:lang w:val="en-US"/>
        </w:rPr>
      </w:pPr>
      <w:hyperlink w:anchor="_Toc168478682" w:history="1">
        <w:r w:rsidR="00B15435" w:rsidRPr="00D51691">
          <w:rPr>
            <w:rStyle w:val="Hyperlink"/>
            <w:noProof/>
          </w:rPr>
          <w:t>DANH MỤC CÁC CHỮ VIẾT TẮT</w:t>
        </w:r>
        <w:r w:rsidR="00B15435">
          <w:rPr>
            <w:noProof/>
            <w:webHidden/>
          </w:rPr>
          <w:tab/>
        </w:r>
        <w:r w:rsidR="00B15435">
          <w:rPr>
            <w:noProof/>
            <w:webHidden/>
          </w:rPr>
          <w:fldChar w:fldCharType="begin"/>
        </w:r>
        <w:r w:rsidR="00B15435">
          <w:rPr>
            <w:noProof/>
            <w:webHidden/>
          </w:rPr>
          <w:instrText xml:space="preserve"> PAGEREF _Toc168478682 \h </w:instrText>
        </w:r>
        <w:r w:rsidR="00B15435">
          <w:rPr>
            <w:noProof/>
            <w:webHidden/>
          </w:rPr>
        </w:r>
        <w:r w:rsidR="00B15435">
          <w:rPr>
            <w:noProof/>
            <w:webHidden/>
          </w:rPr>
          <w:fldChar w:fldCharType="separate"/>
        </w:r>
        <w:r w:rsidR="00B15435">
          <w:rPr>
            <w:noProof/>
            <w:webHidden/>
          </w:rPr>
          <w:t>xvi</w:t>
        </w:r>
        <w:r w:rsidR="00B15435">
          <w:rPr>
            <w:noProof/>
            <w:webHidden/>
          </w:rPr>
          <w:fldChar w:fldCharType="end"/>
        </w:r>
      </w:hyperlink>
    </w:p>
    <w:p w14:paraId="596C7E44" w14:textId="78DD9FD8" w:rsidR="00B15435" w:rsidRDefault="00882050">
      <w:pPr>
        <w:pStyle w:val="TOC1"/>
        <w:rPr>
          <w:rFonts w:asciiTheme="minorHAnsi" w:eastAsiaTheme="minorEastAsia" w:hAnsiTheme="minorHAnsi"/>
          <w:b w:val="0"/>
          <w:noProof/>
          <w:sz w:val="22"/>
          <w:szCs w:val="22"/>
          <w:lang w:val="en-US"/>
        </w:rPr>
      </w:pPr>
      <w:hyperlink w:anchor="_Toc168478683" w:history="1">
        <w:r w:rsidR="00B15435" w:rsidRPr="00D51691">
          <w:rPr>
            <w:rStyle w:val="Hyperlink"/>
            <w:noProof/>
          </w:rPr>
          <w:t>CHƯƠNG 1. EUCLID’S ALGORITHM AND BÉZOUT’S IDENTITY</w:t>
        </w:r>
        <w:r w:rsidR="00B15435">
          <w:rPr>
            <w:noProof/>
            <w:webHidden/>
          </w:rPr>
          <w:tab/>
        </w:r>
        <w:r w:rsidR="00B15435">
          <w:rPr>
            <w:noProof/>
            <w:webHidden/>
          </w:rPr>
          <w:fldChar w:fldCharType="begin"/>
        </w:r>
        <w:r w:rsidR="00B15435">
          <w:rPr>
            <w:noProof/>
            <w:webHidden/>
          </w:rPr>
          <w:instrText xml:space="preserve"> PAGEREF _Toc168478683 \h </w:instrText>
        </w:r>
        <w:r w:rsidR="00B15435">
          <w:rPr>
            <w:noProof/>
            <w:webHidden/>
          </w:rPr>
        </w:r>
        <w:r w:rsidR="00B15435">
          <w:rPr>
            <w:noProof/>
            <w:webHidden/>
          </w:rPr>
          <w:fldChar w:fldCharType="separate"/>
        </w:r>
        <w:r w:rsidR="00B15435">
          <w:rPr>
            <w:noProof/>
            <w:webHidden/>
          </w:rPr>
          <w:t>1</w:t>
        </w:r>
        <w:r w:rsidR="00B15435">
          <w:rPr>
            <w:noProof/>
            <w:webHidden/>
          </w:rPr>
          <w:fldChar w:fldCharType="end"/>
        </w:r>
      </w:hyperlink>
    </w:p>
    <w:p w14:paraId="3234E154" w14:textId="28B2703D" w:rsidR="00B15435" w:rsidRDefault="00882050">
      <w:pPr>
        <w:pStyle w:val="TOC2"/>
        <w:rPr>
          <w:rFonts w:asciiTheme="minorHAnsi" w:eastAsiaTheme="minorEastAsia" w:hAnsiTheme="minorHAnsi"/>
          <w:noProof/>
          <w:sz w:val="22"/>
          <w:szCs w:val="22"/>
          <w:lang w:val="en-US"/>
        </w:rPr>
      </w:pPr>
      <w:hyperlink w:anchor="_Toc168478684" w:history="1">
        <w:r w:rsidR="00B15435" w:rsidRPr="00D51691">
          <w:rPr>
            <w:rStyle w:val="Hyperlink"/>
            <w:noProof/>
          </w:rPr>
          <w:t>1.1 Thuật toán Euclid và bổ đề Bézout:</w:t>
        </w:r>
        <w:r w:rsidR="00B15435">
          <w:rPr>
            <w:noProof/>
            <w:webHidden/>
          </w:rPr>
          <w:tab/>
        </w:r>
        <w:r w:rsidR="00B15435">
          <w:rPr>
            <w:noProof/>
            <w:webHidden/>
          </w:rPr>
          <w:fldChar w:fldCharType="begin"/>
        </w:r>
        <w:r w:rsidR="00B15435">
          <w:rPr>
            <w:noProof/>
            <w:webHidden/>
          </w:rPr>
          <w:instrText xml:space="preserve"> PAGEREF _Toc168478684 \h </w:instrText>
        </w:r>
        <w:r w:rsidR="00B15435">
          <w:rPr>
            <w:noProof/>
            <w:webHidden/>
          </w:rPr>
        </w:r>
        <w:r w:rsidR="00B15435">
          <w:rPr>
            <w:noProof/>
            <w:webHidden/>
          </w:rPr>
          <w:fldChar w:fldCharType="separate"/>
        </w:r>
        <w:r w:rsidR="00B15435">
          <w:rPr>
            <w:noProof/>
            <w:webHidden/>
          </w:rPr>
          <w:t>1</w:t>
        </w:r>
        <w:r w:rsidR="00B15435">
          <w:rPr>
            <w:noProof/>
            <w:webHidden/>
          </w:rPr>
          <w:fldChar w:fldCharType="end"/>
        </w:r>
      </w:hyperlink>
    </w:p>
    <w:p w14:paraId="31B51933" w14:textId="68914310" w:rsidR="00B15435" w:rsidRDefault="00882050">
      <w:pPr>
        <w:pStyle w:val="TOC2"/>
        <w:rPr>
          <w:rFonts w:asciiTheme="minorHAnsi" w:eastAsiaTheme="minorEastAsia" w:hAnsiTheme="minorHAnsi"/>
          <w:noProof/>
          <w:sz w:val="22"/>
          <w:szCs w:val="22"/>
          <w:lang w:val="en-US"/>
        </w:rPr>
      </w:pPr>
      <w:hyperlink w:anchor="_Toc168478685" w:history="1">
        <w:r w:rsidR="00B15435" w:rsidRPr="00D51691">
          <w:rPr>
            <w:rStyle w:val="Hyperlink"/>
            <w:noProof/>
          </w:rPr>
          <w:t>1.2 Tính gcd(2024, 1033) và lcm(2024, 1033)</w:t>
        </w:r>
        <w:r w:rsidR="00B15435">
          <w:rPr>
            <w:noProof/>
            <w:webHidden/>
          </w:rPr>
          <w:tab/>
        </w:r>
        <w:r w:rsidR="00B15435">
          <w:rPr>
            <w:noProof/>
            <w:webHidden/>
          </w:rPr>
          <w:fldChar w:fldCharType="begin"/>
        </w:r>
        <w:r w:rsidR="00B15435">
          <w:rPr>
            <w:noProof/>
            <w:webHidden/>
          </w:rPr>
          <w:instrText xml:space="preserve"> PAGEREF _Toc168478685 \h </w:instrText>
        </w:r>
        <w:r w:rsidR="00B15435">
          <w:rPr>
            <w:noProof/>
            <w:webHidden/>
          </w:rPr>
        </w:r>
        <w:r w:rsidR="00B15435">
          <w:rPr>
            <w:noProof/>
            <w:webHidden/>
          </w:rPr>
          <w:fldChar w:fldCharType="separate"/>
        </w:r>
        <w:r w:rsidR="00B15435">
          <w:rPr>
            <w:noProof/>
            <w:webHidden/>
          </w:rPr>
          <w:t>2</w:t>
        </w:r>
        <w:r w:rsidR="00B15435">
          <w:rPr>
            <w:noProof/>
            <w:webHidden/>
          </w:rPr>
          <w:fldChar w:fldCharType="end"/>
        </w:r>
      </w:hyperlink>
    </w:p>
    <w:p w14:paraId="0B949086" w14:textId="2813C510" w:rsidR="00B15435" w:rsidRDefault="00882050">
      <w:pPr>
        <w:pStyle w:val="TOC3"/>
        <w:rPr>
          <w:rFonts w:asciiTheme="minorHAnsi" w:eastAsiaTheme="minorEastAsia" w:hAnsiTheme="minorHAnsi"/>
          <w:i w:val="0"/>
          <w:noProof/>
          <w:sz w:val="22"/>
          <w:szCs w:val="22"/>
          <w:lang w:val="en-US"/>
        </w:rPr>
      </w:pPr>
      <w:hyperlink w:anchor="_Toc168478686" w:history="1">
        <w:r w:rsidR="00B15435" w:rsidRPr="00D51691">
          <w:rPr>
            <w:rStyle w:val="Hyperlink"/>
            <w:noProof/>
          </w:rPr>
          <w:t>1.2.1 Tính gcd(2024, 1033)</w:t>
        </w:r>
        <w:r w:rsidR="00B15435">
          <w:rPr>
            <w:noProof/>
            <w:webHidden/>
          </w:rPr>
          <w:tab/>
        </w:r>
        <w:r w:rsidR="00B15435">
          <w:rPr>
            <w:noProof/>
            <w:webHidden/>
          </w:rPr>
          <w:fldChar w:fldCharType="begin"/>
        </w:r>
        <w:r w:rsidR="00B15435">
          <w:rPr>
            <w:noProof/>
            <w:webHidden/>
          </w:rPr>
          <w:instrText xml:space="preserve"> PAGEREF _Toc168478686 \h </w:instrText>
        </w:r>
        <w:r w:rsidR="00B15435">
          <w:rPr>
            <w:noProof/>
            <w:webHidden/>
          </w:rPr>
        </w:r>
        <w:r w:rsidR="00B15435">
          <w:rPr>
            <w:noProof/>
            <w:webHidden/>
          </w:rPr>
          <w:fldChar w:fldCharType="separate"/>
        </w:r>
        <w:r w:rsidR="00B15435">
          <w:rPr>
            <w:noProof/>
            <w:webHidden/>
          </w:rPr>
          <w:t>2</w:t>
        </w:r>
        <w:r w:rsidR="00B15435">
          <w:rPr>
            <w:noProof/>
            <w:webHidden/>
          </w:rPr>
          <w:fldChar w:fldCharType="end"/>
        </w:r>
      </w:hyperlink>
    </w:p>
    <w:p w14:paraId="5D7913BC" w14:textId="666D03EA" w:rsidR="00B15435" w:rsidRDefault="00882050">
      <w:pPr>
        <w:pStyle w:val="TOC3"/>
        <w:rPr>
          <w:rFonts w:asciiTheme="minorHAnsi" w:eastAsiaTheme="minorEastAsia" w:hAnsiTheme="minorHAnsi"/>
          <w:i w:val="0"/>
          <w:noProof/>
          <w:sz w:val="22"/>
          <w:szCs w:val="22"/>
          <w:lang w:val="en-US"/>
        </w:rPr>
      </w:pPr>
      <w:hyperlink w:anchor="_Toc168478687" w:history="1">
        <w:r w:rsidR="00B15435" w:rsidRPr="00D51691">
          <w:rPr>
            <w:rStyle w:val="Hyperlink"/>
            <w:noProof/>
          </w:rPr>
          <w:t>1.2.2 Tính lcm(2024, 1033)</w:t>
        </w:r>
        <w:r w:rsidR="00B15435">
          <w:rPr>
            <w:noProof/>
            <w:webHidden/>
          </w:rPr>
          <w:tab/>
        </w:r>
        <w:r w:rsidR="00B15435">
          <w:rPr>
            <w:noProof/>
            <w:webHidden/>
          </w:rPr>
          <w:fldChar w:fldCharType="begin"/>
        </w:r>
        <w:r w:rsidR="00B15435">
          <w:rPr>
            <w:noProof/>
            <w:webHidden/>
          </w:rPr>
          <w:instrText xml:space="preserve"> PAGEREF _Toc168478687 \h </w:instrText>
        </w:r>
        <w:r w:rsidR="00B15435">
          <w:rPr>
            <w:noProof/>
            <w:webHidden/>
          </w:rPr>
        </w:r>
        <w:r w:rsidR="00B15435">
          <w:rPr>
            <w:noProof/>
            <w:webHidden/>
          </w:rPr>
          <w:fldChar w:fldCharType="separate"/>
        </w:r>
        <w:r w:rsidR="00B15435">
          <w:rPr>
            <w:noProof/>
            <w:webHidden/>
          </w:rPr>
          <w:t>3</w:t>
        </w:r>
        <w:r w:rsidR="00B15435">
          <w:rPr>
            <w:noProof/>
            <w:webHidden/>
          </w:rPr>
          <w:fldChar w:fldCharType="end"/>
        </w:r>
      </w:hyperlink>
    </w:p>
    <w:p w14:paraId="08F6EFD6" w14:textId="00716F03" w:rsidR="00B15435" w:rsidRDefault="00882050">
      <w:pPr>
        <w:pStyle w:val="TOC2"/>
        <w:rPr>
          <w:rFonts w:asciiTheme="minorHAnsi" w:eastAsiaTheme="minorEastAsia" w:hAnsiTheme="minorHAnsi"/>
          <w:noProof/>
          <w:sz w:val="22"/>
          <w:szCs w:val="22"/>
          <w:lang w:val="en-US"/>
        </w:rPr>
      </w:pPr>
      <w:hyperlink w:anchor="_Toc168478688" w:history="1">
        <w:r w:rsidR="00B15435" w:rsidRPr="00D51691">
          <w:rPr>
            <w:rStyle w:val="Hyperlink"/>
            <w:noProof/>
          </w:rPr>
          <w:t>1.3 Tính 2024</w:t>
        </w:r>
        <w:r w:rsidR="00B15435" w:rsidRPr="00D51691">
          <w:rPr>
            <w:rStyle w:val="Hyperlink"/>
            <w:i/>
            <w:noProof/>
          </w:rPr>
          <w:t>x</w:t>
        </w:r>
        <w:r w:rsidR="00B15435" w:rsidRPr="00D51691">
          <w:rPr>
            <w:rStyle w:val="Hyperlink"/>
            <w:noProof/>
          </w:rPr>
          <w:t xml:space="preserve"> + 1033</w:t>
        </w:r>
        <w:r w:rsidR="00B15435" w:rsidRPr="00D51691">
          <w:rPr>
            <w:rStyle w:val="Hyperlink"/>
            <w:i/>
            <w:noProof/>
          </w:rPr>
          <w:t xml:space="preserve">y </w:t>
        </w:r>
        <w:r w:rsidR="00B15435" w:rsidRPr="00D51691">
          <w:rPr>
            <w:rStyle w:val="Hyperlink"/>
            <w:noProof/>
          </w:rPr>
          <w:t xml:space="preserve">= </w:t>
        </w:r>
        <w:r w:rsidR="00B15435" w:rsidRPr="00D51691">
          <w:rPr>
            <w:rStyle w:val="Hyperlink"/>
            <w:i/>
            <w:noProof/>
          </w:rPr>
          <w:t>gcd</w:t>
        </w:r>
        <w:r w:rsidR="00B15435" w:rsidRPr="00D51691">
          <w:rPr>
            <w:rStyle w:val="Hyperlink"/>
            <w:noProof/>
          </w:rPr>
          <w:t>(2024, 1033)</w:t>
        </w:r>
        <w:r w:rsidR="00B15435">
          <w:rPr>
            <w:noProof/>
            <w:webHidden/>
          </w:rPr>
          <w:tab/>
        </w:r>
        <w:r w:rsidR="00B15435">
          <w:rPr>
            <w:noProof/>
            <w:webHidden/>
          </w:rPr>
          <w:fldChar w:fldCharType="begin"/>
        </w:r>
        <w:r w:rsidR="00B15435">
          <w:rPr>
            <w:noProof/>
            <w:webHidden/>
          </w:rPr>
          <w:instrText xml:space="preserve"> PAGEREF _Toc168478688 \h </w:instrText>
        </w:r>
        <w:r w:rsidR="00B15435">
          <w:rPr>
            <w:noProof/>
            <w:webHidden/>
          </w:rPr>
        </w:r>
        <w:r w:rsidR="00B15435">
          <w:rPr>
            <w:noProof/>
            <w:webHidden/>
          </w:rPr>
          <w:fldChar w:fldCharType="separate"/>
        </w:r>
        <w:r w:rsidR="00B15435">
          <w:rPr>
            <w:noProof/>
            <w:webHidden/>
          </w:rPr>
          <w:t>3</w:t>
        </w:r>
        <w:r w:rsidR="00B15435">
          <w:rPr>
            <w:noProof/>
            <w:webHidden/>
          </w:rPr>
          <w:fldChar w:fldCharType="end"/>
        </w:r>
      </w:hyperlink>
    </w:p>
    <w:p w14:paraId="045BA4BC" w14:textId="0ED67978" w:rsidR="00B15435" w:rsidRDefault="00882050">
      <w:pPr>
        <w:pStyle w:val="TOC1"/>
        <w:rPr>
          <w:rFonts w:asciiTheme="minorHAnsi" w:eastAsiaTheme="minorEastAsia" w:hAnsiTheme="minorHAnsi"/>
          <w:b w:val="0"/>
          <w:noProof/>
          <w:sz w:val="22"/>
          <w:szCs w:val="22"/>
          <w:lang w:val="en-US"/>
        </w:rPr>
      </w:pPr>
      <w:hyperlink w:anchor="_Toc168478689" w:history="1">
        <w:r w:rsidR="00B15435" w:rsidRPr="00D51691">
          <w:rPr>
            <w:rStyle w:val="Hyperlink"/>
            <w:noProof/>
          </w:rPr>
          <w:t>CHƯƠNG 2. RECURRENCE RELATION</w:t>
        </w:r>
        <w:r w:rsidR="00B15435">
          <w:rPr>
            <w:noProof/>
            <w:webHidden/>
          </w:rPr>
          <w:tab/>
        </w:r>
        <w:r w:rsidR="00B15435">
          <w:rPr>
            <w:noProof/>
            <w:webHidden/>
          </w:rPr>
          <w:fldChar w:fldCharType="begin"/>
        </w:r>
        <w:r w:rsidR="00B15435">
          <w:rPr>
            <w:noProof/>
            <w:webHidden/>
          </w:rPr>
          <w:instrText xml:space="preserve"> PAGEREF _Toc168478689 \h </w:instrText>
        </w:r>
        <w:r w:rsidR="00B15435">
          <w:rPr>
            <w:noProof/>
            <w:webHidden/>
          </w:rPr>
        </w:r>
        <w:r w:rsidR="00B15435">
          <w:rPr>
            <w:noProof/>
            <w:webHidden/>
          </w:rPr>
          <w:fldChar w:fldCharType="separate"/>
        </w:r>
        <w:r w:rsidR="00B15435">
          <w:rPr>
            <w:noProof/>
            <w:webHidden/>
          </w:rPr>
          <w:t>4</w:t>
        </w:r>
        <w:r w:rsidR="00B15435">
          <w:rPr>
            <w:noProof/>
            <w:webHidden/>
          </w:rPr>
          <w:fldChar w:fldCharType="end"/>
        </w:r>
      </w:hyperlink>
    </w:p>
    <w:p w14:paraId="4ACB786B" w14:textId="433DFD99" w:rsidR="00B15435" w:rsidRDefault="00882050">
      <w:pPr>
        <w:pStyle w:val="TOC2"/>
        <w:rPr>
          <w:rFonts w:asciiTheme="minorHAnsi" w:eastAsiaTheme="minorEastAsia" w:hAnsiTheme="minorHAnsi"/>
          <w:noProof/>
          <w:sz w:val="22"/>
          <w:szCs w:val="22"/>
          <w:lang w:val="en-US"/>
        </w:rPr>
      </w:pPr>
      <w:hyperlink w:anchor="_Toc168478690" w:history="1">
        <w:r w:rsidR="00B15435" w:rsidRPr="00D51691">
          <w:rPr>
            <w:rStyle w:val="Hyperlink"/>
            <w:noProof/>
          </w:rPr>
          <w:t>2.1 Hệ thức truy hồi tuyến tính thuần nhất bậc 2 với hệ số hằng:</w:t>
        </w:r>
        <w:r w:rsidR="00B15435">
          <w:rPr>
            <w:noProof/>
            <w:webHidden/>
          </w:rPr>
          <w:tab/>
        </w:r>
        <w:r w:rsidR="00B15435">
          <w:rPr>
            <w:noProof/>
            <w:webHidden/>
          </w:rPr>
          <w:fldChar w:fldCharType="begin"/>
        </w:r>
        <w:r w:rsidR="00B15435">
          <w:rPr>
            <w:noProof/>
            <w:webHidden/>
          </w:rPr>
          <w:instrText xml:space="preserve"> PAGEREF _Toc168478690 \h </w:instrText>
        </w:r>
        <w:r w:rsidR="00B15435">
          <w:rPr>
            <w:noProof/>
            <w:webHidden/>
          </w:rPr>
        </w:r>
        <w:r w:rsidR="00B15435">
          <w:rPr>
            <w:noProof/>
            <w:webHidden/>
          </w:rPr>
          <w:fldChar w:fldCharType="separate"/>
        </w:r>
        <w:r w:rsidR="00B15435">
          <w:rPr>
            <w:noProof/>
            <w:webHidden/>
          </w:rPr>
          <w:t>4</w:t>
        </w:r>
        <w:r w:rsidR="00B15435">
          <w:rPr>
            <w:noProof/>
            <w:webHidden/>
          </w:rPr>
          <w:fldChar w:fldCharType="end"/>
        </w:r>
      </w:hyperlink>
    </w:p>
    <w:p w14:paraId="7AD77C94" w14:textId="02BF23DE" w:rsidR="00B15435" w:rsidRDefault="00882050">
      <w:pPr>
        <w:pStyle w:val="TOC1"/>
        <w:rPr>
          <w:rFonts w:asciiTheme="minorHAnsi" w:eastAsiaTheme="minorEastAsia" w:hAnsiTheme="minorHAnsi"/>
          <w:b w:val="0"/>
          <w:noProof/>
          <w:sz w:val="22"/>
          <w:szCs w:val="22"/>
          <w:lang w:val="en-US"/>
        </w:rPr>
      </w:pPr>
      <w:hyperlink w:anchor="_Toc168478691" w:history="1">
        <w:r w:rsidR="00B15435" w:rsidRPr="00D51691">
          <w:rPr>
            <w:rStyle w:val="Hyperlink"/>
            <w:noProof/>
          </w:rPr>
          <w:t>CHƯƠNG 3. SET</w:t>
        </w:r>
        <w:r w:rsidR="00B15435">
          <w:rPr>
            <w:noProof/>
            <w:webHidden/>
          </w:rPr>
          <w:tab/>
        </w:r>
        <w:r w:rsidR="00B15435">
          <w:rPr>
            <w:noProof/>
            <w:webHidden/>
          </w:rPr>
          <w:fldChar w:fldCharType="begin"/>
        </w:r>
        <w:r w:rsidR="00B15435">
          <w:rPr>
            <w:noProof/>
            <w:webHidden/>
          </w:rPr>
          <w:instrText xml:space="preserve"> PAGEREF _Toc168478691 \h </w:instrText>
        </w:r>
        <w:r w:rsidR="00B15435">
          <w:rPr>
            <w:noProof/>
            <w:webHidden/>
          </w:rPr>
        </w:r>
        <w:r w:rsidR="00B15435">
          <w:rPr>
            <w:noProof/>
            <w:webHidden/>
          </w:rPr>
          <w:fldChar w:fldCharType="separate"/>
        </w:r>
        <w:r w:rsidR="00B15435">
          <w:rPr>
            <w:noProof/>
            <w:webHidden/>
          </w:rPr>
          <w:t>5</w:t>
        </w:r>
        <w:r w:rsidR="00B15435">
          <w:rPr>
            <w:noProof/>
            <w:webHidden/>
          </w:rPr>
          <w:fldChar w:fldCharType="end"/>
        </w:r>
      </w:hyperlink>
    </w:p>
    <w:p w14:paraId="37D3468F" w14:textId="3E7EBAC4" w:rsidR="00B15435" w:rsidRDefault="00882050">
      <w:pPr>
        <w:pStyle w:val="TOC2"/>
        <w:rPr>
          <w:rFonts w:asciiTheme="minorHAnsi" w:eastAsiaTheme="minorEastAsia" w:hAnsiTheme="minorHAnsi"/>
          <w:noProof/>
          <w:sz w:val="22"/>
          <w:szCs w:val="22"/>
          <w:lang w:val="en-US"/>
        </w:rPr>
      </w:pPr>
      <w:hyperlink w:anchor="_Toc168478692" w:history="1">
        <w:r w:rsidR="00B15435" w:rsidRPr="00D51691">
          <w:rPr>
            <w:rStyle w:val="Hyperlink"/>
            <w:noProof/>
          </w:rPr>
          <w:t>3.1 Tạo tập chứa ký tự từ tên, không phân biệt chữ hoa chữ thường và không dấu:</w:t>
        </w:r>
        <w:r w:rsidR="00B15435">
          <w:rPr>
            <w:noProof/>
            <w:webHidden/>
          </w:rPr>
          <w:tab/>
        </w:r>
        <w:r w:rsidR="00B15435">
          <w:rPr>
            <w:noProof/>
            <w:webHidden/>
          </w:rPr>
          <w:fldChar w:fldCharType="begin"/>
        </w:r>
        <w:r w:rsidR="00B15435">
          <w:rPr>
            <w:noProof/>
            <w:webHidden/>
          </w:rPr>
          <w:instrText xml:space="preserve"> PAGEREF _Toc168478692 \h </w:instrText>
        </w:r>
        <w:r w:rsidR="00B15435">
          <w:rPr>
            <w:noProof/>
            <w:webHidden/>
          </w:rPr>
        </w:r>
        <w:r w:rsidR="00B15435">
          <w:rPr>
            <w:noProof/>
            <w:webHidden/>
          </w:rPr>
          <w:fldChar w:fldCharType="separate"/>
        </w:r>
        <w:r w:rsidR="00B15435">
          <w:rPr>
            <w:noProof/>
            <w:webHidden/>
          </w:rPr>
          <w:t>5</w:t>
        </w:r>
        <w:r w:rsidR="00B15435">
          <w:rPr>
            <w:noProof/>
            <w:webHidden/>
          </w:rPr>
          <w:fldChar w:fldCharType="end"/>
        </w:r>
      </w:hyperlink>
    </w:p>
    <w:p w14:paraId="3F469B1D" w14:textId="7891EA1B" w:rsidR="00B15435" w:rsidRDefault="00882050">
      <w:pPr>
        <w:pStyle w:val="TOC2"/>
        <w:rPr>
          <w:rFonts w:asciiTheme="minorHAnsi" w:eastAsiaTheme="minorEastAsia" w:hAnsiTheme="minorHAnsi"/>
          <w:noProof/>
          <w:sz w:val="22"/>
          <w:szCs w:val="22"/>
          <w:lang w:val="en-US"/>
        </w:rPr>
      </w:pPr>
      <w:hyperlink w:anchor="_Toc168478693" w:history="1">
        <w:r w:rsidR="00B15435" w:rsidRPr="00D51691">
          <w:rPr>
            <w:rStyle w:val="Hyperlink"/>
            <w:rFonts w:cs="Times New Roman"/>
            <w:noProof/>
          </w:rPr>
          <w:t>3.2 Tìm giao, hợp, hiệu không đối xứng, hiệu đối xứng của Γ và Δ:</w:t>
        </w:r>
        <w:r w:rsidR="00B15435">
          <w:rPr>
            <w:noProof/>
            <w:webHidden/>
          </w:rPr>
          <w:tab/>
        </w:r>
        <w:r w:rsidR="00B15435">
          <w:rPr>
            <w:noProof/>
            <w:webHidden/>
          </w:rPr>
          <w:fldChar w:fldCharType="begin"/>
        </w:r>
        <w:r w:rsidR="00B15435">
          <w:rPr>
            <w:noProof/>
            <w:webHidden/>
          </w:rPr>
          <w:instrText xml:space="preserve"> PAGEREF _Toc168478693 \h </w:instrText>
        </w:r>
        <w:r w:rsidR="00B15435">
          <w:rPr>
            <w:noProof/>
            <w:webHidden/>
          </w:rPr>
        </w:r>
        <w:r w:rsidR="00B15435">
          <w:rPr>
            <w:noProof/>
            <w:webHidden/>
          </w:rPr>
          <w:fldChar w:fldCharType="separate"/>
        </w:r>
        <w:r w:rsidR="00B15435">
          <w:rPr>
            <w:noProof/>
            <w:webHidden/>
          </w:rPr>
          <w:t>5</w:t>
        </w:r>
        <w:r w:rsidR="00B15435">
          <w:rPr>
            <w:noProof/>
            <w:webHidden/>
          </w:rPr>
          <w:fldChar w:fldCharType="end"/>
        </w:r>
      </w:hyperlink>
    </w:p>
    <w:p w14:paraId="12B98619" w14:textId="720443DB" w:rsidR="00B15435" w:rsidRDefault="00882050">
      <w:pPr>
        <w:pStyle w:val="TOC3"/>
        <w:rPr>
          <w:rFonts w:asciiTheme="minorHAnsi" w:eastAsiaTheme="minorEastAsia" w:hAnsiTheme="minorHAnsi"/>
          <w:i w:val="0"/>
          <w:noProof/>
          <w:sz w:val="22"/>
          <w:szCs w:val="22"/>
          <w:lang w:val="en-US"/>
        </w:rPr>
      </w:pPr>
      <w:hyperlink w:anchor="_Toc168478694" w:history="1">
        <w:r w:rsidR="00B15435" w:rsidRPr="00D51691">
          <w:rPr>
            <w:rStyle w:val="Hyperlink"/>
            <w:noProof/>
          </w:rPr>
          <w:t>3.2.1 Giao của Γ và Δ (intersect):</w:t>
        </w:r>
        <w:r w:rsidR="00B15435">
          <w:rPr>
            <w:noProof/>
            <w:webHidden/>
          </w:rPr>
          <w:tab/>
        </w:r>
        <w:r w:rsidR="00B15435">
          <w:rPr>
            <w:noProof/>
            <w:webHidden/>
          </w:rPr>
          <w:fldChar w:fldCharType="begin"/>
        </w:r>
        <w:r w:rsidR="00B15435">
          <w:rPr>
            <w:noProof/>
            <w:webHidden/>
          </w:rPr>
          <w:instrText xml:space="preserve"> PAGEREF _Toc168478694 \h </w:instrText>
        </w:r>
        <w:r w:rsidR="00B15435">
          <w:rPr>
            <w:noProof/>
            <w:webHidden/>
          </w:rPr>
        </w:r>
        <w:r w:rsidR="00B15435">
          <w:rPr>
            <w:noProof/>
            <w:webHidden/>
          </w:rPr>
          <w:fldChar w:fldCharType="separate"/>
        </w:r>
        <w:r w:rsidR="00B15435">
          <w:rPr>
            <w:noProof/>
            <w:webHidden/>
          </w:rPr>
          <w:t>5</w:t>
        </w:r>
        <w:r w:rsidR="00B15435">
          <w:rPr>
            <w:noProof/>
            <w:webHidden/>
          </w:rPr>
          <w:fldChar w:fldCharType="end"/>
        </w:r>
      </w:hyperlink>
    </w:p>
    <w:p w14:paraId="725A2966" w14:textId="1DACF4B9" w:rsidR="00B15435" w:rsidRDefault="00882050">
      <w:pPr>
        <w:pStyle w:val="TOC3"/>
        <w:rPr>
          <w:rFonts w:asciiTheme="minorHAnsi" w:eastAsiaTheme="minorEastAsia" w:hAnsiTheme="minorHAnsi"/>
          <w:i w:val="0"/>
          <w:noProof/>
          <w:sz w:val="22"/>
          <w:szCs w:val="22"/>
          <w:lang w:val="en-US"/>
        </w:rPr>
      </w:pPr>
      <w:hyperlink w:anchor="_Toc168478695" w:history="1">
        <w:r w:rsidR="00B15435" w:rsidRPr="00D51691">
          <w:rPr>
            <w:rStyle w:val="Hyperlink"/>
            <w:noProof/>
          </w:rPr>
          <w:t>3.2.2 Hội của Γ và Δ (union):</w:t>
        </w:r>
        <w:r w:rsidR="00B15435">
          <w:rPr>
            <w:noProof/>
            <w:webHidden/>
          </w:rPr>
          <w:tab/>
        </w:r>
        <w:r w:rsidR="00B15435">
          <w:rPr>
            <w:noProof/>
            <w:webHidden/>
          </w:rPr>
          <w:fldChar w:fldCharType="begin"/>
        </w:r>
        <w:r w:rsidR="00B15435">
          <w:rPr>
            <w:noProof/>
            <w:webHidden/>
          </w:rPr>
          <w:instrText xml:space="preserve"> PAGEREF _Toc168478695 \h </w:instrText>
        </w:r>
        <w:r w:rsidR="00B15435">
          <w:rPr>
            <w:noProof/>
            <w:webHidden/>
          </w:rPr>
        </w:r>
        <w:r w:rsidR="00B15435">
          <w:rPr>
            <w:noProof/>
            <w:webHidden/>
          </w:rPr>
          <w:fldChar w:fldCharType="separate"/>
        </w:r>
        <w:r w:rsidR="00B15435">
          <w:rPr>
            <w:noProof/>
            <w:webHidden/>
          </w:rPr>
          <w:t>5</w:t>
        </w:r>
        <w:r w:rsidR="00B15435">
          <w:rPr>
            <w:noProof/>
            <w:webHidden/>
          </w:rPr>
          <w:fldChar w:fldCharType="end"/>
        </w:r>
      </w:hyperlink>
    </w:p>
    <w:p w14:paraId="07F3105D" w14:textId="096B6405" w:rsidR="00B15435" w:rsidRDefault="00882050">
      <w:pPr>
        <w:pStyle w:val="TOC3"/>
        <w:rPr>
          <w:rFonts w:asciiTheme="minorHAnsi" w:eastAsiaTheme="minorEastAsia" w:hAnsiTheme="minorHAnsi"/>
          <w:i w:val="0"/>
          <w:noProof/>
          <w:sz w:val="22"/>
          <w:szCs w:val="22"/>
          <w:lang w:val="en-US"/>
        </w:rPr>
      </w:pPr>
      <w:hyperlink w:anchor="_Toc168478696" w:history="1">
        <w:r w:rsidR="00B15435" w:rsidRPr="00D51691">
          <w:rPr>
            <w:rStyle w:val="Hyperlink"/>
            <w:noProof/>
          </w:rPr>
          <w:t>3.2.3 Hiệu của Γ và Δ và ngược lại (non-symmetric difference):</w:t>
        </w:r>
        <w:r w:rsidR="00B15435">
          <w:rPr>
            <w:noProof/>
            <w:webHidden/>
          </w:rPr>
          <w:tab/>
        </w:r>
        <w:r w:rsidR="00B15435">
          <w:rPr>
            <w:noProof/>
            <w:webHidden/>
          </w:rPr>
          <w:fldChar w:fldCharType="begin"/>
        </w:r>
        <w:r w:rsidR="00B15435">
          <w:rPr>
            <w:noProof/>
            <w:webHidden/>
          </w:rPr>
          <w:instrText xml:space="preserve"> PAGEREF _Toc168478696 \h </w:instrText>
        </w:r>
        <w:r w:rsidR="00B15435">
          <w:rPr>
            <w:noProof/>
            <w:webHidden/>
          </w:rPr>
        </w:r>
        <w:r w:rsidR="00B15435">
          <w:rPr>
            <w:noProof/>
            <w:webHidden/>
          </w:rPr>
          <w:fldChar w:fldCharType="separate"/>
        </w:r>
        <w:r w:rsidR="00B15435">
          <w:rPr>
            <w:noProof/>
            <w:webHidden/>
          </w:rPr>
          <w:t>5</w:t>
        </w:r>
        <w:r w:rsidR="00B15435">
          <w:rPr>
            <w:noProof/>
            <w:webHidden/>
          </w:rPr>
          <w:fldChar w:fldCharType="end"/>
        </w:r>
      </w:hyperlink>
    </w:p>
    <w:p w14:paraId="12C77F41" w14:textId="21DC9AAA" w:rsidR="00B15435" w:rsidRDefault="00882050">
      <w:pPr>
        <w:pStyle w:val="TOC3"/>
        <w:rPr>
          <w:rFonts w:asciiTheme="minorHAnsi" w:eastAsiaTheme="minorEastAsia" w:hAnsiTheme="minorHAnsi"/>
          <w:i w:val="0"/>
          <w:noProof/>
          <w:sz w:val="22"/>
          <w:szCs w:val="22"/>
          <w:lang w:val="en-US"/>
        </w:rPr>
      </w:pPr>
      <w:hyperlink w:anchor="_Toc168478697" w:history="1">
        <w:r w:rsidR="00B15435" w:rsidRPr="00D51691">
          <w:rPr>
            <w:rStyle w:val="Hyperlink"/>
            <w:noProof/>
          </w:rPr>
          <w:t>3.2.4 Hiệu đối xứng của Γ và Δ (symmetric difference):</w:t>
        </w:r>
        <w:r w:rsidR="00B15435">
          <w:rPr>
            <w:noProof/>
            <w:webHidden/>
          </w:rPr>
          <w:tab/>
        </w:r>
        <w:r w:rsidR="00B15435">
          <w:rPr>
            <w:noProof/>
            <w:webHidden/>
          </w:rPr>
          <w:fldChar w:fldCharType="begin"/>
        </w:r>
        <w:r w:rsidR="00B15435">
          <w:rPr>
            <w:noProof/>
            <w:webHidden/>
          </w:rPr>
          <w:instrText xml:space="preserve"> PAGEREF _Toc168478697 \h </w:instrText>
        </w:r>
        <w:r w:rsidR="00B15435">
          <w:rPr>
            <w:noProof/>
            <w:webHidden/>
          </w:rPr>
        </w:r>
        <w:r w:rsidR="00B15435">
          <w:rPr>
            <w:noProof/>
            <w:webHidden/>
          </w:rPr>
          <w:fldChar w:fldCharType="separate"/>
        </w:r>
        <w:r w:rsidR="00B15435">
          <w:rPr>
            <w:noProof/>
            <w:webHidden/>
          </w:rPr>
          <w:t>5</w:t>
        </w:r>
        <w:r w:rsidR="00B15435">
          <w:rPr>
            <w:noProof/>
            <w:webHidden/>
          </w:rPr>
          <w:fldChar w:fldCharType="end"/>
        </w:r>
      </w:hyperlink>
    </w:p>
    <w:p w14:paraId="0A698E53" w14:textId="1319BE92" w:rsidR="00B15435" w:rsidRDefault="00882050">
      <w:pPr>
        <w:pStyle w:val="TOC1"/>
        <w:rPr>
          <w:rFonts w:asciiTheme="minorHAnsi" w:eastAsiaTheme="minorEastAsia" w:hAnsiTheme="minorHAnsi"/>
          <w:b w:val="0"/>
          <w:noProof/>
          <w:sz w:val="22"/>
          <w:szCs w:val="22"/>
          <w:lang w:val="en-US"/>
        </w:rPr>
      </w:pPr>
      <w:hyperlink w:anchor="_Toc168478698" w:history="1">
        <w:r w:rsidR="00B15435" w:rsidRPr="00D51691">
          <w:rPr>
            <w:rStyle w:val="Hyperlink"/>
            <w:rFonts w:cs="Times New Roman"/>
            <w:noProof/>
          </w:rPr>
          <w:t>CHƯƠNG 4. RELATIONS</w:t>
        </w:r>
        <w:r w:rsidR="00B15435">
          <w:rPr>
            <w:noProof/>
            <w:webHidden/>
          </w:rPr>
          <w:tab/>
        </w:r>
        <w:r w:rsidR="00B15435">
          <w:rPr>
            <w:noProof/>
            <w:webHidden/>
          </w:rPr>
          <w:fldChar w:fldCharType="begin"/>
        </w:r>
        <w:r w:rsidR="00B15435">
          <w:rPr>
            <w:noProof/>
            <w:webHidden/>
          </w:rPr>
          <w:instrText xml:space="preserve"> PAGEREF _Toc168478698 \h </w:instrText>
        </w:r>
        <w:r w:rsidR="00B15435">
          <w:rPr>
            <w:noProof/>
            <w:webHidden/>
          </w:rPr>
        </w:r>
        <w:r w:rsidR="00B15435">
          <w:rPr>
            <w:noProof/>
            <w:webHidden/>
          </w:rPr>
          <w:fldChar w:fldCharType="separate"/>
        </w:r>
        <w:r w:rsidR="00B15435">
          <w:rPr>
            <w:noProof/>
            <w:webHidden/>
          </w:rPr>
          <w:t>6</w:t>
        </w:r>
        <w:r w:rsidR="00B15435">
          <w:rPr>
            <w:noProof/>
            <w:webHidden/>
          </w:rPr>
          <w:fldChar w:fldCharType="end"/>
        </w:r>
      </w:hyperlink>
    </w:p>
    <w:p w14:paraId="0E85B1FD" w14:textId="3C135422" w:rsidR="00B15435" w:rsidRDefault="00882050">
      <w:pPr>
        <w:pStyle w:val="TOC2"/>
        <w:rPr>
          <w:rFonts w:asciiTheme="minorHAnsi" w:eastAsiaTheme="minorEastAsia" w:hAnsiTheme="minorHAnsi"/>
          <w:noProof/>
          <w:sz w:val="22"/>
          <w:szCs w:val="22"/>
          <w:lang w:val="en-US"/>
        </w:rPr>
      </w:pPr>
      <w:hyperlink w:anchor="_Toc168478699" w:history="1">
        <w:r w:rsidR="00B15435" w:rsidRPr="00D51691">
          <w:rPr>
            <w:rStyle w:val="Hyperlink"/>
            <w:rFonts w:cs="Times New Roman"/>
            <w:noProof/>
          </w:rPr>
          <w:t>4.1 Phản xạ (Reflexive):</w:t>
        </w:r>
        <w:r w:rsidR="00B15435">
          <w:rPr>
            <w:noProof/>
            <w:webHidden/>
          </w:rPr>
          <w:tab/>
        </w:r>
        <w:r w:rsidR="00B15435">
          <w:rPr>
            <w:noProof/>
            <w:webHidden/>
          </w:rPr>
          <w:fldChar w:fldCharType="begin"/>
        </w:r>
        <w:r w:rsidR="00B15435">
          <w:rPr>
            <w:noProof/>
            <w:webHidden/>
          </w:rPr>
          <w:instrText xml:space="preserve"> PAGEREF _Toc168478699 \h </w:instrText>
        </w:r>
        <w:r w:rsidR="00B15435">
          <w:rPr>
            <w:noProof/>
            <w:webHidden/>
          </w:rPr>
        </w:r>
        <w:r w:rsidR="00B15435">
          <w:rPr>
            <w:noProof/>
            <w:webHidden/>
          </w:rPr>
          <w:fldChar w:fldCharType="separate"/>
        </w:r>
        <w:r w:rsidR="00B15435">
          <w:rPr>
            <w:noProof/>
            <w:webHidden/>
          </w:rPr>
          <w:t>6</w:t>
        </w:r>
        <w:r w:rsidR="00B15435">
          <w:rPr>
            <w:noProof/>
            <w:webHidden/>
          </w:rPr>
          <w:fldChar w:fldCharType="end"/>
        </w:r>
      </w:hyperlink>
    </w:p>
    <w:p w14:paraId="3A09F45A" w14:textId="794826B7" w:rsidR="00B15435" w:rsidRDefault="00882050">
      <w:pPr>
        <w:pStyle w:val="TOC2"/>
        <w:rPr>
          <w:rFonts w:asciiTheme="minorHAnsi" w:eastAsiaTheme="minorEastAsia" w:hAnsiTheme="minorHAnsi"/>
          <w:noProof/>
          <w:sz w:val="22"/>
          <w:szCs w:val="22"/>
          <w:lang w:val="en-US"/>
        </w:rPr>
      </w:pPr>
      <w:hyperlink w:anchor="_Toc168478700" w:history="1">
        <w:r w:rsidR="00B15435" w:rsidRPr="00D51691">
          <w:rPr>
            <w:rStyle w:val="Hyperlink"/>
            <w:rFonts w:cs="Times New Roman"/>
            <w:noProof/>
          </w:rPr>
          <w:t>4.2 Đối xứng (Symmetric):</w:t>
        </w:r>
        <w:r w:rsidR="00B15435">
          <w:rPr>
            <w:noProof/>
            <w:webHidden/>
          </w:rPr>
          <w:tab/>
        </w:r>
        <w:r w:rsidR="00B15435">
          <w:rPr>
            <w:noProof/>
            <w:webHidden/>
          </w:rPr>
          <w:fldChar w:fldCharType="begin"/>
        </w:r>
        <w:r w:rsidR="00B15435">
          <w:rPr>
            <w:noProof/>
            <w:webHidden/>
          </w:rPr>
          <w:instrText xml:space="preserve"> PAGEREF _Toc168478700 \h </w:instrText>
        </w:r>
        <w:r w:rsidR="00B15435">
          <w:rPr>
            <w:noProof/>
            <w:webHidden/>
          </w:rPr>
        </w:r>
        <w:r w:rsidR="00B15435">
          <w:rPr>
            <w:noProof/>
            <w:webHidden/>
          </w:rPr>
          <w:fldChar w:fldCharType="separate"/>
        </w:r>
        <w:r w:rsidR="00B15435">
          <w:rPr>
            <w:noProof/>
            <w:webHidden/>
          </w:rPr>
          <w:t>6</w:t>
        </w:r>
        <w:r w:rsidR="00B15435">
          <w:rPr>
            <w:noProof/>
            <w:webHidden/>
          </w:rPr>
          <w:fldChar w:fldCharType="end"/>
        </w:r>
      </w:hyperlink>
    </w:p>
    <w:p w14:paraId="2AEFF870" w14:textId="76F29499" w:rsidR="00B15435" w:rsidRDefault="00882050">
      <w:pPr>
        <w:pStyle w:val="TOC2"/>
        <w:rPr>
          <w:rFonts w:asciiTheme="minorHAnsi" w:eastAsiaTheme="minorEastAsia" w:hAnsiTheme="minorHAnsi"/>
          <w:noProof/>
          <w:sz w:val="22"/>
          <w:szCs w:val="22"/>
          <w:lang w:val="en-US"/>
        </w:rPr>
      </w:pPr>
      <w:hyperlink w:anchor="_Toc168478701" w:history="1">
        <w:r w:rsidR="00B15435" w:rsidRPr="00D51691">
          <w:rPr>
            <w:rStyle w:val="Hyperlink"/>
            <w:rFonts w:cs="Times New Roman"/>
            <w:noProof/>
          </w:rPr>
          <w:t>4.3 Phản đối xứng (Anti-symmetric):</w:t>
        </w:r>
        <w:r w:rsidR="00B15435">
          <w:rPr>
            <w:noProof/>
            <w:webHidden/>
          </w:rPr>
          <w:tab/>
        </w:r>
        <w:r w:rsidR="00B15435">
          <w:rPr>
            <w:noProof/>
            <w:webHidden/>
          </w:rPr>
          <w:fldChar w:fldCharType="begin"/>
        </w:r>
        <w:r w:rsidR="00B15435">
          <w:rPr>
            <w:noProof/>
            <w:webHidden/>
          </w:rPr>
          <w:instrText xml:space="preserve"> PAGEREF _Toc168478701 \h </w:instrText>
        </w:r>
        <w:r w:rsidR="00B15435">
          <w:rPr>
            <w:noProof/>
            <w:webHidden/>
          </w:rPr>
        </w:r>
        <w:r w:rsidR="00B15435">
          <w:rPr>
            <w:noProof/>
            <w:webHidden/>
          </w:rPr>
          <w:fldChar w:fldCharType="separate"/>
        </w:r>
        <w:r w:rsidR="00B15435">
          <w:rPr>
            <w:noProof/>
            <w:webHidden/>
          </w:rPr>
          <w:t>6</w:t>
        </w:r>
        <w:r w:rsidR="00B15435">
          <w:rPr>
            <w:noProof/>
            <w:webHidden/>
          </w:rPr>
          <w:fldChar w:fldCharType="end"/>
        </w:r>
      </w:hyperlink>
    </w:p>
    <w:p w14:paraId="531AAF10" w14:textId="610EBB80" w:rsidR="00B15435" w:rsidRDefault="00882050">
      <w:pPr>
        <w:pStyle w:val="TOC2"/>
        <w:rPr>
          <w:rFonts w:asciiTheme="minorHAnsi" w:eastAsiaTheme="minorEastAsia" w:hAnsiTheme="minorHAnsi"/>
          <w:noProof/>
          <w:sz w:val="22"/>
          <w:szCs w:val="22"/>
          <w:lang w:val="en-US"/>
        </w:rPr>
      </w:pPr>
      <w:hyperlink w:anchor="_Toc168478702" w:history="1">
        <w:r w:rsidR="00B15435" w:rsidRPr="00D51691">
          <w:rPr>
            <w:rStyle w:val="Hyperlink"/>
            <w:rFonts w:cs="Times New Roman"/>
            <w:noProof/>
          </w:rPr>
          <w:t>4.4 Bắc cầu (Transitive):</w:t>
        </w:r>
        <w:r w:rsidR="00B15435">
          <w:rPr>
            <w:noProof/>
            <w:webHidden/>
          </w:rPr>
          <w:tab/>
        </w:r>
        <w:r w:rsidR="00B15435">
          <w:rPr>
            <w:noProof/>
            <w:webHidden/>
          </w:rPr>
          <w:fldChar w:fldCharType="begin"/>
        </w:r>
        <w:r w:rsidR="00B15435">
          <w:rPr>
            <w:noProof/>
            <w:webHidden/>
          </w:rPr>
          <w:instrText xml:space="preserve"> PAGEREF _Toc168478702 \h </w:instrText>
        </w:r>
        <w:r w:rsidR="00B15435">
          <w:rPr>
            <w:noProof/>
            <w:webHidden/>
          </w:rPr>
        </w:r>
        <w:r w:rsidR="00B15435">
          <w:rPr>
            <w:noProof/>
            <w:webHidden/>
          </w:rPr>
          <w:fldChar w:fldCharType="separate"/>
        </w:r>
        <w:r w:rsidR="00B15435">
          <w:rPr>
            <w:noProof/>
            <w:webHidden/>
          </w:rPr>
          <w:t>7</w:t>
        </w:r>
        <w:r w:rsidR="00B15435">
          <w:rPr>
            <w:noProof/>
            <w:webHidden/>
          </w:rPr>
          <w:fldChar w:fldCharType="end"/>
        </w:r>
      </w:hyperlink>
    </w:p>
    <w:p w14:paraId="41BAD280" w14:textId="0E473A3C" w:rsidR="00B15435" w:rsidRDefault="00882050">
      <w:pPr>
        <w:pStyle w:val="TOC1"/>
        <w:rPr>
          <w:rFonts w:asciiTheme="minorHAnsi" w:eastAsiaTheme="minorEastAsia" w:hAnsiTheme="minorHAnsi"/>
          <w:b w:val="0"/>
          <w:noProof/>
          <w:sz w:val="22"/>
          <w:szCs w:val="22"/>
          <w:lang w:val="en-US"/>
        </w:rPr>
      </w:pPr>
      <w:hyperlink w:anchor="_Toc168478703" w:history="1">
        <w:r w:rsidR="00B15435" w:rsidRPr="00D51691">
          <w:rPr>
            <w:rStyle w:val="Hyperlink"/>
            <w:noProof/>
          </w:rPr>
          <w:t>CHƯƠNG 5. KRUSKAL’S ALGORITHM</w:t>
        </w:r>
        <w:r w:rsidR="00B15435">
          <w:rPr>
            <w:noProof/>
            <w:webHidden/>
          </w:rPr>
          <w:tab/>
        </w:r>
        <w:r w:rsidR="00B15435">
          <w:rPr>
            <w:noProof/>
            <w:webHidden/>
          </w:rPr>
          <w:fldChar w:fldCharType="begin"/>
        </w:r>
        <w:r w:rsidR="00B15435">
          <w:rPr>
            <w:noProof/>
            <w:webHidden/>
          </w:rPr>
          <w:instrText xml:space="preserve"> PAGEREF _Toc168478703 \h </w:instrText>
        </w:r>
        <w:r w:rsidR="00B15435">
          <w:rPr>
            <w:noProof/>
            <w:webHidden/>
          </w:rPr>
        </w:r>
        <w:r w:rsidR="00B15435">
          <w:rPr>
            <w:noProof/>
            <w:webHidden/>
          </w:rPr>
          <w:fldChar w:fldCharType="separate"/>
        </w:r>
        <w:r w:rsidR="00B15435">
          <w:rPr>
            <w:noProof/>
            <w:webHidden/>
          </w:rPr>
          <w:t>8</w:t>
        </w:r>
        <w:r w:rsidR="00B15435">
          <w:rPr>
            <w:noProof/>
            <w:webHidden/>
          </w:rPr>
          <w:fldChar w:fldCharType="end"/>
        </w:r>
      </w:hyperlink>
    </w:p>
    <w:p w14:paraId="372A6299" w14:textId="0FBD9318" w:rsidR="00B15435" w:rsidRDefault="00882050">
      <w:pPr>
        <w:pStyle w:val="TOC2"/>
        <w:rPr>
          <w:rFonts w:asciiTheme="minorHAnsi" w:eastAsiaTheme="minorEastAsia" w:hAnsiTheme="minorHAnsi"/>
          <w:noProof/>
          <w:sz w:val="22"/>
          <w:szCs w:val="22"/>
          <w:lang w:val="en-US"/>
        </w:rPr>
      </w:pPr>
      <w:hyperlink w:anchor="_Toc168478704" w:history="1">
        <w:r w:rsidR="00B15435" w:rsidRPr="00D51691">
          <w:rPr>
            <w:rStyle w:val="Hyperlink"/>
            <w:noProof/>
          </w:rPr>
          <w:t>5.1 Giới thiệu thuật toán Union-Find (Disjoint Set):</w:t>
        </w:r>
        <w:r w:rsidR="00B15435">
          <w:rPr>
            <w:noProof/>
            <w:webHidden/>
          </w:rPr>
          <w:tab/>
        </w:r>
        <w:r w:rsidR="00B15435">
          <w:rPr>
            <w:noProof/>
            <w:webHidden/>
          </w:rPr>
          <w:fldChar w:fldCharType="begin"/>
        </w:r>
        <w:r w:rsidR="00B15435">
          <w:rPr>
            <w:noProof/>
            <w:webHidden/>
          </w:rPr>
          <w:instrText xml:space="preserve"> PAGEREF _Toc168478704 \h </w:instrText>
        </w:r>
        <w:r w:rsidR="00B15435">
          <w:rPr>
            <w:noProof/>
            <w:webHidden/>
          </w:rPr>
        </w:r>
        <w:r w:rsidR="00B15435">
          <w:rPr>
            <w:noProof/>
            <w:webHidden/>
          </w:rPr>
          <w:fldChar w:fldCharType="separate"/>
        </w:r>
        <w:r w:rsidR="00B15435">
          <w:rPr>
            <w:noProof/>
            <w:webHidden/>
          </w:rPr>
          <w:t>8</w:t>
        </w:r>
        <w:r w:rsidR="00B15435">
          <w:rPr>
            <w:noProof/>
            <w:webHidden/>
          </w:rPr>
          <w:fldChar w:fldCharType="end"/>
        </w:r>
      </w:hyperlink>
    </w:p>
    <w:p w14:paraId="70156936" w14:textId="688D9CCB" w:rsidR="00B15435" w:rsidRDefault="00882050">
      <w:pPr>
        <w:pStyle w:val="TOC3"/>
        <w:rPr>
          <w:rFonts w:asciiTheme="minorHAnsi" w:eastAsiaTheme="minorEastAsia" w:hAnsiTheme="minorHAnsi"/>
          <w:i w:val="0"/>
          <w:noProof/>
          <w:sz w:val="22"/>
          <w:szCs w:val="22"/>
          <w:lang w:val="en-US"/>
        </w:rPr>
      </w:pPr>
      <w:hyperlink w:anchor="_Toc168478705" w:history="1">
        <w:r w:rsidR="00B15435" w:rsidRPr="00D51691">
          <w:rPr>
            <w:rStyle w:val="Hyperlink"/>
            <w:noProof/>
          </w:rPr>
          <w:t>5.1.1 Sự khác biệt giữa thuật Kruskal với thuật toán Kruskal áp dụng Union-Find:</w:t>
        </w:r>
        <w:r w:rsidR="00B15435">
          <w:rPr>
            <w:noProof/>
            <w:webHidden/>
          </w:rPr>
          <w:tab/>
        </w:r>
        <w:r w:rsidR="00B15435">
          <w:rPr>
            <w:noProof/>
            <w:webHidden/>
          </w:rPr>
          <w:fldChar w:fldCharType="begin"/>
        </w:r>
        <w:r w:rsidR="00B15435">
          <w:rPr>
            <w:noProof/>
            <w:webHidden/>
          </w:rPr>
          <w:instrText xml:space="preserve"> PAGEREF _Toc168478705 \h </w:instrText>
        </w:r>
        <w:r w:rsidR="00B15435">
          <w:rPr>
            <w:noProof/>
            <w:webHidden/>
          </w:rPr>
        </w:r>
        <w:r w:rsidR="00B15435">
          <w:rPr>
            <w:noProof/>
            <w:webHidden/>
          </w:rPr>
          <w:fldChar w:fldCharType="separate"/>
        </w:r>
        <w:r w:rsidR="00B15435">
          <w:rPr>
            <w:noProof/>
            <w:webHidden/>
          </w:rPr>
          <w:t>8</w:t>
        </w:r>
        <w:r w:rsidR="00B15435">
          <w:rPr>
            <w:noProof/>
            <w:webHidden/>
          </w:rPr>
          <w:fldChar w:fldCharType="end"/>
        </w:r>
      </w:hyperlink>
    </w:p>
    <w:p w14:paraId="00723076" w14:textId="54EC6F7D" w:rsidR="00B15435" w:rsidRDefault="00882050">
      <w:pPr>
        <w:pStyle w:val="TOC3"/>
        <w:rPr>
          <w:rFonts w:asciiTheme="minorHAnsi" w:eastAsiaTheme="minorEastAsia" w:hAnsiTheme="minorHAnsi"/>
          <w:i w:val="0"/>
          <w:noProof/>
          <w:sz w:val="22"/>
          <w:szCs w:val="22"/>
          <w:lang w:val="en-US"/>
        </w:rPr>
      </w:pPr>
      <w:hyperlink w:anchor="_Toc168478706" w:history="1">
        <w:r w:rsidR="00B15435" w:rsidRPr="00D51691">
          <w:rPr>
            <w:rStyle w:val="Hyperlink"/>
            <w:noProof/>
          </w:rPr>
          <w:t>5.1.2 Ưu nhược điểm của thuật toán Union-Find:</w:t>
        </w:r>
        <w:r w:rsidR="00B15435">
          <w:rPr>
            <w:noProof/>
            <w:webHidden/>
          </w:rPr>
          <w:tab/>
        </w:r>
        <w:r w:rsidR="00B15435">
          <w:rPr>
            <w:noProof/>
            <w:webHidden/>
          </w:rPr>
          <w:fldChar w:fldCharType="begin"/>
        </w:r>
        <w:r w:rsidR="00B15435">
          <w:rPr>
            <w:noProof/>
            <w:webHidden/>
          </w:rPr>
          <w:instrText xml:space="preserve"> PAGEREF _Toc168478706 \h </w:instrText>
        </w:r>
        <w:r w:rsidR="00B15435">
          <w:rPr>
            <w:noProof/>
            <w:webHidden/>
          </w:rPr>
        </w:r>
        <w:r w:rsidR="00B15435">
          <w:rPr>
            <w:noProof/>
            <w:webHidden/>
          </w:rPr>
          <w:fldChar w:fldCharType="separate"/>
        </w:r>
        <w:r w:rsidR="00B15435">
          <w:rPr>
            <w:noProof/>
            <w:webHidden/>
          </w:rPr>
          <w:t>9</w:t>
        </w:r>
        <w:r w:rsidR="00B15435">
          <w:rPr>
            <w:noProof/>
            <w:webHidden/>
          </w:rPr>
          <w:fldChar w:fldCharType="end"/>
        </w:r>
      </w:hyperlink>
    </w:p>
    <w:p w14:paraId="37B9CB73" w14:textId="79457358" w:rsidR="00B15435" w:rsidRDefault="00882050">
      <w:pPr>
        <w:pStyle w:val="TOC3"/>
        <w:rPr>
          <w:rFonts w:asciiTheme="minorHAnsi" w:eastAsiaTheme="minorEastAsia" w:hAnsiTheme="minorHAnsi"/>
          <w:i w:val="0"/>
          <w:noProof/>
          <w:sz w:val="22"/>
          <w:szCs w:val="22"/>
          <w:lang w:val="en-US"/>
        </w:rPr>
      </w:pPr>
      <w:hyperlink w:anchor="_Toc168478707" w:history="1">
        <w:r w:rsidR="00B15435" w:rsidRPr="00D51691">
          <w:rPr>
            <w:rStyle w:val="Hyperlink"/>
            <w:noProof/>
          </w:rPr>
          <w:t>5.1.3 Sơ lược các bước thực hiện:</w:t>
        </w:r>
        <w:r w:rsidR="00B15435">
          <w:rPr>
            <w:noProof/>
            <w:webHidden/>
          </w:rPr>
          <w:tab/>
        </w:r>
        <w:r w:rsidR="00B15435">
          <w:rPr>
            <w:noProof/>
            <w:webHidden/>
          </w:rPr>
          <w:fldChar w:fldCharType="begin"/>
        </w:r>
        <w:r w:rsidR="00B15435">
          <w:rPr>
            <w:noProof/>
            <w:webHidden/>
          </w:rPr>
          <w:instrText xml:space="preserve"> PAGEREF _Toc168478707 \h </w:instrText>
        </w:r>
        <w:r w:rsidR="00B15435">
          <w:rPr>
            <w:noProof/>
            <w:webHidden/>
          </w:rPr>
        </w:r>
        <w:r w:rsidR="00B15435">
          <w:rPr>
            <w:noProof/>
            <w:webHidden/>
          </w:rPr>
          <w:fldChar w:fldCharType="separate"/>
        </w:r>
        <w:r w:rsidR="00B15435">
          <w:rPr>
            <w:noProof/>
            <w:webHidden/>
          </w:rPr>
          <w:t>9</w:t>
        </w:r>
        <w:r w:rsidR="00B15435">
          <w:rPr>
            <w:noProof/>
            <w:webHidden/>
          </w:rPr>
          <w:fldChar w:fldCharType="end"/>
        </w:r>
      </w:hyperlink>
    </w:p>
    <w:p w14:paraId="6DBED78A" w14:textId="784B3E6D" w:rsidR="00B15435" w:rsidRDefault="00882050">
      <w:pPr>
        <w:pStyle w:val="TOC2"/>
        <w:rPr>
          <w:rFonts w:asciiTheme="minorHAnsi" w:eastAsiaTheme="minorEastAsia" w:hAnsiTheme="minorHAnsi"/>
          <w:noProof/>
          <w:sz w:val="22"/>
          <w:szCs w:val="22"/>
          <w:lang w:val="en-US"/>
        </w:rPr>
      </w:pPr>
      <w:hyperlink w:anchor="_Toc168478708" w:history="1">
        <w:r w:rsidR="00B15435" w:rsidRPr="00D51691">
          <w:rPr>
            <w:rStyle w:val="Hyperlink"/>
            <w:noProof/>
          </w:rPr>
          <w:t>5.2 Ví dụ:</w:t>
        </w:r>
        <w:r w:rsidR="00B15435">
          <w:rPr>
            <w:noProof/>
            <w:webHidden/>
          </w:rPr>
          <w:tab/>
        </w:r>
        <w:r w:rsidR="00B15435">
          <w:rPr>
            <w:noProof/>
            <w:webHidden/>
          </w:rPr>
          <w:fldChar w:fldCharType="begin"/>
        </w:r>
        <w:r w:rsidR="00B15435">
          <w:rPr>
            <w:noProof/>
            <w:webHidden/>
          </w:rPr>
          <w:instrText xml:space="preserve"> PAGEREF _Toc168478708 \h </w:instrText>
        </w:r>
        <w:r w:rsidR="00B15435">
          <w:rPr>
            <w:noProof/>
            <w:webHidden/>
          </w:rPr>
        </w:r>
        <w:r w:rsidR="00B15435">
          <w:rPr>
            <w:noProof/>
            <w:webHidden/>
          </w:rPr>
          <w:fldChar w:fldCharType="separate"/>
        </w:r>
        <w:r w:rsidR="00B15435">
          <w:rPr>
            <w:noProof/>
            <w:webHidden/>
          </w:rPr>
          <w:t>10</w:t>
        </w:r>
        <w:r w:rsidR="00B15435">
          <w:rPr>
            <w:noProof/>
            <w:webHidden/>
          </w:rPr>
          <w:fldChar w:fldCharType="end"/>
        </w:r>
      </w:hyperlink>
    </w:p>
    <w:p w14:paraId="4D5FA97D" w14:textId="2DD560A9" w:rsidR="00B15435" w:rsidRDefault="00882050">
      <w:pPr>
        <w:pStyle w:val="TOC3"/>
        <w:rPr>
          <w:rFonts w:asciiTheme="minorHAnsi" w:eastAsiaTheme="minorEastAsia" w:hAnsiTheme="minorHAnsi"/>
          <w:i w:val="0"/>
          <w:noProof/>
          <w:sz w:val="22"/>
          <w:szCs w:val="22"/>
          <w:lang w:val="en-US"/>
        </w:rPr>
      </w:pPr>
      <w:hyperlink w:anchor="_Toc168478709" w:history="1">
        <w:r w:rsidR="00B15435" w:rsidRPr="00D51691">
          <w:rPr>
            <w:rStyle w:val="Hyperlink"/>
            <w:noProof/>
          </w:rPr>
          <w:t>5.2.1 Đồ thị ví dụ:</w:t>
        </w:r>
        <w:r w:rsidR="00B15435">
          <w:rPr>
            <w:noProof/>
            <w:webHidden/>
          </w:rPr>
          <w:tab/>
        </w:r>
        <w:r w:rsidR="00B15435">
          <w:rPr>
            <w:noProof/>
            <w:webHidden/>
          </w:rPr>
          <w:fldChar w:fldCharType="begin"/>
        </w:r>
        <w:r w:rsidR="00B15435">
          <w:rPr>
            <w:noProof/>
            <w:webHidden/>
          </w:rPr>
          <w:instrText xml:space="preserve"> PAGEREF _Toc168478709 \h </w:instrText>
        </w:r>
        <w:r w:rsidR="00B15435">
          <w:rPr>
            <w:noProof/>
            <w:webHidden/>
          </w:rPr>
        </w:r>
        <w:r w:rsidR="00B15435">
          <w:rPr>
            <w:noProof/>
            <w:webHidden/>
          </w:rPr>
          <w:fldChar w:fldCharType="separate"/>
        </w:r>
        <w:r w:rsidR="00B15435">
          <w:rPr>
            <w:noProof/>
            <w:webHidden/>
          </w:rPr>
          <w:t>10</w:t>
        </w:r>
        <w:r w:rsidR="00B15435">
          <w:rPr>
            <w:noProof/>
            <w:webHidden/>
          </w:rPr>
          <w:fldChar w:fldCharType="end"/>
        </w:r>
      </w:hyperlink>
    </w:p>
    <w:p w14:paraId="69F61106" w14:textId="1CC58871" w:rsidR="00B15435" w:rsidRDefault="00882050">
      <w:pPr>
        <w:pStyle w:val="TOC3"/>
        <w:rPr>
          <w:rFonts w:asciiTheme="minorHAnsi" w:eastAsiaTheme="minorEastAsia" w:hAnsiTheme="minorHAnsi"/>
          <w:i w:val="0"/>
          <w:noProof/>
          <w:sz w:val="22"/>
          <w:szCs w:val="22"/>
          <w:lang w:val="en-US"/>
        </w:rPr>
      </w:pPr>
      <w:hyperlink w:anchor="_Toc168478710" w:history="1">
        <w:r w:rsidR="00B15435" w:rsidRPr="00D51691">
          <w:rPr>
            <w:rStyle w:val="Hyperlink"/>
            <w:noProof/>
          </w:rPr>
          <w:t>5.2.2 Lập danh sách cạnh (Edge List):</w:t>
        </w:r>
        <w:r w:rsidR="00B15435">
          <w:rPr>
            <w:noProof/>
            <w:webHidden/>
          </w:rPr>
          <w:tab/>
        </w:r>
        <w:r w:rsidR="00B15435">
          <w:rPr>
            <w:noProof/>
            <w:webHidden/>
          </w:rPr>
          <w:fldChar w:fldCharType="begin"/>
        </w:r>
        <w:r w:rsidR="00B15435">
          <w:rPr>
            <w:noProof/>
            <w:webHidden/>
          </w:rPr>
          <w:instrText xml:space="preserve"> PAGEREF _Toc168478710 \h </w:instrText>
        </w:r>
        <w:r w:rsidR="00B15435">
          <w:rPr>
            <w:noProof/>
            <w:webHidden/>
          </w:rPr>
        </w:r>
        <w:r w:rsidR="00B15435">
          <w:rPr>
            <w:noProof/>
            <w:webHidden/>
          </w:rPr>
          <w:fldChar w:fldCharType="separate"/>
        </w:r>
        <w:r w:rsidR="00B15435">
          <w:rPr>
            <w:noProof/>
            <w:webHidden/>
          </w:rPr>
          <w:t>10</w:t>
        </w:r>
        <w:r w:rsidR="00B15435">
          <w:rPr>
            <w:noProof/>
            <w:webHidden/>
          </w:rPr>
          <w:fldChar w:fldCharType="end"/>
        </w:r>
      </w:hyperlink>
    </w:p>
    <w:p w14:paraId="1FF8139C" w14:textId="55959EAD" w:rsidR="00B15435" w:rsidRDefault="00882050">
      <w:pPr>
        <w:pStyle w:val="TOC3"/>
        <w:rPr>
          <w:rFonts w:asciiTheme="minorHAnsi" w:eastAsiaTheme="minorEastAsia" w:hAnsiTheme="minorHAnsi"/>
          <w:i w:val="0"/>
          <w:noProof/>
          <w:sz w:val="22"/>
          <w:szCs w:val="22"/>
          <w:lang w:val="en-US"/>
        </w:rPr>
      </w:pPr>
      <w:hyperlink w:anchor="_Toc168478711" w:history="1">
        <w:r w:rsidR="00B15435" w:rsidRPr="00D51691">
          <w:rPr>
            <w:rStyle w:val="Hyperlink"/>
            <w:noProof/>
          </w:rPr>
          <w:t>5.2.3 Lập bảng Union-Find:</w:t>
        </w:r>
        <w:r w:rsidR="00B15435">
          <w:rPr>
            <w:noProof/>
            <w:webHidden/>
          </w:rPr>
          <w:tab/>
        </w:r>
        <w:r w:rsidR="00B15435">
          <w:rPr>
            <w:noProof/>
            <w:webHidden/>
          </w:rPr>
          <w:fldChar w:fldCharType="begin"/>
        </w:r>
        <w:r w:rsidR="00B15435">
          <w:rPr>
            <w:noProof/>
            <w:webHidden/>
          </w:rPr>
          <w:instrText xml:space="preserve"> PAGEREF _Toc168478711 \h </w:instrText>
        </w:r>
        <w:r w:rsidR="00B15435">
          <w:rPr>
            <w:noProof/>
            <w:webHidden/>
          </w:rPr>
        </w:r>
        <w:r w:rsidR="00B15435">
          <w:rPr>
            <w:noProof/>
            <w:webHidden/>
          </w:rPr>
          <w:fldChar w:fldCharType="separate"/>
        </w:r>
        <w:r w:rsidR="00B15435">
          <w:rPr>
            <w:noProof/>
            <w:webHidden/>
          </w:rPr>
          <w:t>11</w:t>
        </w:r>
        <w:r w:rsidR="00B15435">
          <w:rPr>
            <w:noProof/>
            <w:webHidden/>
          </w:rPr>
          <w:fldChar w:fldCharType="end"/>
        </w:r>
      </w:hyperlink>
    </w:p>
    <w:p w14:paraId="0B1507E4" w14:textId="25EA5518" w:rsidR="00B15435" w:rsidRDefault="00882050">
      <w:pPr>
        <w:pStyle w:val="TOC3"/>
        <w:rPr>
          <w:rFonts w:asciiTheme="minorHAnsi" w:eastAsiaTheme="minorEastAsia" w:hAnsiTheme="minorHAnsi"/>
          <w:i w:val="0"/>
          <w:noProof/>
          <w:sz w:val="22"/>
          <w:szCs w:val="22"/>
          <w:lang w:val="en-US"/>
        </w:rPr>
      </w:pPr>
      <w:hyperlink w:anchor="_Toc168478712" w:history="1">
        <w:r w:rsidR="00B15435" w:rsidRPr="00D51691">
          <w:rPr>
            <w:rStyle w:val="Hyperlink"/>
            <w:noProof/>
          </w:rPr>
          <w:t>5.2.4 Kết luận:</w:t>
        </w:r>
        <w:r w:rsidR="00B15435">
          <w:rPr>
            <w:noProof/>
            <w:webHidden/>
          </w:rPr>
          <w:tab/>
        </w:r>
        <w:r w:rsidR="00B15435">
          <w:rPr>
            <w:noProof/>
            <w:webHidden/>
          </w:rPr>
          <w:fldChar w:fldCharType="begin"/>
        </w:r>
        <w:r w:rsidR="00B15435">
          <w:rPr>
            <w:noProof/>
            <w:webHidden/>
          </w:rPr>
          <w:instrText xml:space="preserve"> PAGEREF _Toc168478712 \h </w:instrText>
        </w:r>
        <w:r w:rsidR="00B15435">
          <w:rPr>
            <w:noProof/>
            <w:webHidden/>
          </w:rPr>
        </w:r>
        <w:r w:rsidR="00B15435">
          <w:rPr>
            <w:noProof/>
            <w:webHidden/>
          </w:rPr>
          <w:fldChar w:fldCharType="separate"/>
        </w:r>
        <w:r w:rsidR="00B15435">
          <w:rPr>
            <w:noProof/>
            <w:webHidden/>
          </w:rPr>
          <w:t>14</w:t>
        </w:r>
        <w:r w:rsidR="00B15435">
          <w:rPr>
            <w:noProof/>
            <w:webHidden/>
          </w:rPr>
          <w:fldChar w:fldCharType="end"/>
        </w:r>
      </w:hyperlink>
    </w:p>
    <w:p w14:paraId="40DC5C7E" w14:textId="6EB4B877" w:rsidR="00B15435" w:rsidRDefault="00882050">
      <w:pPr>
        <w:pStyle w:val="TOC1"/>
        <w:rPr>
          <w:rFonts w:asciiTheme="minorHAnsi" w:eastAsiaTheme="minorEastAsia" w:hAnsiTheme="minorHAnsi"/>
          <w:b w:val="0"/>
          <w:noProof/>
          <w:sz w:val="22"/>
          <w:szCs w:val="22"/>
          <w:lang w:val="en-US"/>
        </w:rPr>
      </w:pPr>
      <w:hyperlink w:anchor="_Toc168478713" w:history="1">
        <w:r w:rsidR="00B15435" w:rsidRPr="00D51691">
          <w:rPr>
            <w:rStyle w:val="Hyperlink"/>
            <w:noProof/>
          </w:rPr>
          <w:t>CHƯƠNG 6. EULERIAN CIRCUIT</w:t>
        </w:r>
        <w:r w:rsidR="00B15435">
          <w:rPr>
            <w:noProof/>
            <w:webHidden/>
          </w:rPr>
          <w:tab/>
        </w:r>
        <w:r w:rsidR="00B15435">
          <w:rPr>
            <w:noProof/>
            <w:webHidden/>
          </w:rPr>
          <w:fldChar w:fldCharType="begin"/>
        </w:r>
        <w:r w:rsidR="00B15435">
          <w:rPr>
            <w:noProof/>
            <w:webHidden/>
          </w:rPr>
          <w:instrText xml:space="preserve"> PAGEREF _Toc168478713 \h </w:instrText>
        </w:r>
        <w:r w:rsidR="00B15435">
          <w:rPr>
            <w:noProof/>
            <w:webHidden/>
          </w:rPr>
        </w:r>
        <w:r w:rsidR="00B15435">
          <w:rPr>
            <w:noProof/>
            <w:webHidden/>
          </w:rPr>
          <w:fldChar w:fldCharType="separate"/>
        </w:r>
        <w:r w:rsidR="00B15435">
          <w:rPr>
            <w:noProof/>
            <w:webHidden/>
          </w:rPr>
          <w:t>15</w:t>
        </w:r>
        <w:r w:rsidR="00B15435">
          <w:rPr>
            <w:noProof/>
            <w:webHidden/>
          </w:rPr>
          <w:fldChar w:fldCharType="end"/>
        </w:r>
      </w:hyperlink>
    </w:p>
    <w:p w14:paraId="60D51D1F" w14:textId="7D59323B" w:rsidR="00B15435" w:rsidRDefault="00882050">
      <w:pPr>
        <w:pStyle w:val="TOC2"/>
        <w:rPr>
          <w:rFonts w:asciiTheme="minorHAnsi" w:eastAsiaTheme="minorEastAsia" w:hAnsiTheme="minorHAnsi"/>
          <w:noProof/>
          <w:sz w:val="22"/>
          <w:szCs w:val="22"/>
          <w:lang w:val="en-US"/>
        </w:rPr>
      </w:pPr>
      <w:hyperlink w:anchor="_Toc168478714" w:history="1">
        <w:r w:rsidR="00B15435" w:rsidRPr="00D51691">
          <w:rPr>
            <w:rStyle w:val="Hyperlink"/>
            <w:noProof/>
          </w:rPr>
          <w:t>6.1 Chứng minh đồ thị có Eulerian circuit hoặc Eulerian path:</w:t>
        </w:r>
        <w:r w:rsidR="00B15435">
          <w:rPr>
            <w:noProof/>
            <w:webHidden/>
          </w:rPr>
          <w:tab/>
        </w:r>
        <w:r w:rsidR="00B15435">
          <w:rPr>
            <w:noProof/>
            <w:webHidden/>
          </w:rPr>
          <w:fldChar w:fldCharType="begin"/>
        </w:r>
        <w:r w:rsidR="00B15435">
          <w:rPr>
            <w:noProof/>
            <w:webHidden/>
          </w:rPr>
          <w:instrText xml:space="preserve"> PAGEREF _Toc168478714 \h </w:instrText>
        </w:r>
        <w:r w:rsidR="00B15435">
          <w:rPr>
            <w:noProof/>
            <w:webHidden/>
          </w:rPr>
        </w:r>
        <w:r w:rsidR="00B15435">
          <w:rPr>
            <w:noProof/>
            <w:webHidden/>
          </w:rPr>
          <w:fldChar w:fldCharType="separate"/>
        </w:r>
        <w:r w:rsidR="00B15435">
          <w:rPr>
            <w:noProof/>
            <w:webHidden/>
          </w:rPr>
          <w:t>15</w:t>
        </w:r>
        <w:r w:rsidR="00B15435">
          <w:rPr>
            <w:noProof/>
            <w:webHidden/>
          </w:rPr>
          <w:fldChar w:fldCharType="end"/>
        </w:r>
      </w:hyperlink>
    </w:p>
    <w:p w14:paraId="6ACB15CF" w14:textId="7BDCEEEF" w:rsidR="00B15435" w:rsidRDefault="00882050">
      <w:pPr>
        <w:pStyle w:val="TOC2"/>
        <w:rPr>
          <w:rFonts w:asciiTheme="minorHAnsi" w:eastAsiaTheme="minorEastAsia" w:hAnsiTheme="minorHAnsi"/>
          <w:noProof/>
          <w:sz w:val="22"/>
          <w:szCs w:val="22"/>
          <w:lang w:val="en-US"/>
        </w:rPr>
      </w:pPr>
      <w:hyperlink w:anchor="_Toc168478715" w:history="1">
        <w:r w:rsidR="00B15435" w:rsidRPr="00D51691">
          <w:rPr>
            <w:rStyle w:val="Hyperlink"/>
            <w:noProof/>
          </w:rPr>
          <w:t>6.2 Thuật toán Hierholzer:</w:t>
        </w:r>
        <w:r w:rsidR="00B15435">
          <w:rPr>
            <w:noProof/>
            <w:webHidden/>
          </w:rPr>
          <w:tab/>
        </w:r>
        <w:r w:rsidR="00B15435">
          <w:rPr>
            <w:noProof/>
            <w:webHidden/>
          </w:rPr>
          <w:fldChar w:fldCharType="begin"/>
        </w:r>
        <w:r w:rsidR="00B15435">
          <w:rPr>
            <w:noProof/>
            <w:webHidden/>
          </w:rPr>
          <w:instrText xml:space="preserve"> PAGEREF _Toc168478715 \h </w:instrText>
        </w:r>
        <w:r w:rsidR="00B15435">
          <w:rPr>
            <w:noProof/>
            <w:webHidden/>
          </w:rPr>
        </w:r>
        <w:r w:rsidR="00B15435">
          <w:rPr>
            <w:noProof/>
            <w:webHidden/>
          </w:rPr>
          <w:fldChar w:fldCharType="separate"/>
        </w:r>
        <w:r w:rsidR="00B15435">
          <w:rPr>
            <w:noProof/>
            <w:webHidden/>
          </w:rPr>
          <w:t>17</w:t>
        </w:r>
        <w:r w:rsidR="00B15435">
          <w:rPr>
            <w:noProof/>
            <w:webHidden/>
          </w:rPr>
          <w:fldChar w:fldCharType="end"/>
        </w:r>
      </w:hyperlink>
    </w:p>
    <w:p w14:paraId="0C10A774" w14:textId="1F675334" w:rsidR="00B15435" w:rsidRDefault="00882050">
      <w:pPr>
        <w:pStyle w:val="TOC3"/>
        <w:rPr>
          <w:rFonts w:asciiTheme="minorHAnsi" w:eastAsiaTheme="minorEastAsia" w:hAnsiTheme="minorHAnsi"/>
          <w:i w:val="0"/>
          <w:noProof/>
          <w:sz w:val="22"/>
          <w:szCs w:val="22"/>
          <w:lang w:val="en-US"/>
        </w:rPr>
      </w:pPr>
      <w:hyperlink w:anchor="_Toc168478716" w:history="1">
        <w:r w:rsidR="00B15435" w:rsidRPr="00D51691">
          <w:rPr>
            <w:rStyle w:val="Hyperlink"/>
            <w:noProof/>
          </w:rPr>
          <w:t>6.2.1 Giới thiệu sơ lược thuật toán Hierholzer:</w:t>
        </w:r>
        <w:r w:rsidR="00B15435">
          <w:rPr>
            <w:noProof/>
            <w:webHidden/>
          </w:rPr>
          <w:tab/>
        </w:r>
        <w:r w:rsidR="00B15435">
          <w:rPr>
            <w:noProof/>
            <w:webHidden/>
          </w:rPr>
          <w:fldChar w:fldCharType="begin"/>
        </w:r>
        <w:r w:rsidR="00B15435">
          <w:rPr>
            <w:noProof/>
            <w:webHidden/>
          </w:rPr>
          <w:instrText xml:space="preserve"> PAGEREF _Toc168478716 \h </w:instrText>
        </w:r>
        <w:r w:rsidR="00B15435">
          <w:rPr>
            <w:noProof/>
            <w:webHidden/>
          </w:rPr>
        </w:r>
        <w:r w:rsidR="00B15435">
          <w:rPr>
            <w:noProof/>
            <w:webHidden/>
          </w:rPr>
          <w:fldChar w:fldCharType="separate"/>
        </w:r>
        <w:r w:rsidR="00B15435">
          <w:rPr>
            <w:noProof/>
            <w:webHidden/>
          </w:rPr>
          <w:t>17</w:t>
        </w:r>
        <w:r w:rsidR="00B15435">
          <w:rPr>
            <w:noProof/>
            <w:webHidden/>
          </w:rPr>
          <w:fldChar w:fldCharType="end"/>
        </w:r>
      </w:hyperlink>
    </w:p>
    <w:p w14:paraId="75F4CD5A" w14:textId="31D73362" w:rsidR="00B15435" w:rsidRDefault="00882050">
      <w:pPr>
        <w:pStyle w:val="TOC3"/>
        <w:rPr>
          <w:rFonts w:asciiTheme="minorHAnsi" w:eastAsiaTheme="minorEastAsia" w:hAnsiTheme="minorHAnsi"/>
          <w:i w:val="0"/>
          <w:noProof/>
          <w:sz w:val="22"/>
          <w:szCs w:val="22"/>
          <w:lang w:val="en-US"/>
        </w:rPr>
      </w:pPr>
      <w:hyperlink w:anchor="_Toc168478717" w:history="1">
        <w:r w:rsidR="00B15435" w:rsidRPr="00D51691">
          <w:rPr>
            <w:rStyle w:val="Hyperlink"/>
            <w:noProof/>
          </w:rPr>
          <w:t>6.2.2 Thực hiện thuật toán Hierholzer:</w:t>
        </w:r>
        <w:r w:rsidR="00B15435">
          <w:rPr>
            <w:noProof/>
            <w:webHidden/>
          </w:rPr>
          <w:tab/>
        </w:r>
        <w:r w:rsidR="00B15435">
          <w:rPr>
            <w:noProof/>
            <w:webHidden/>
          </w:rPr>
          <w:fldChar w:fldCharType="begin"/>
        </w:r>
        <w:r w:rsidR="00B15435">
          <w:rPr>
            <w:noProof/>
            <w:webHidden/>
          </w:rPr>
          <w:instrText xml:space="preserve"> PAGEREF _Toc168478717 \h </w:instrText>
        </w:r>
        <w:r w:rsidR="00B15435">
          <w:rPr>
            <w:noProof/>
            <w:webHidden/>
          </w:rPr>
        </w:r>
        <w:r w:rsidR="00B15435">
          <w:rPr>
            <w:noProof/>
            <w:webHidden/>
          </w:rPr>
          <w:fldChar w:fldCharType="separate"/>
        </w:r>
        <w:r w:rsidR="00B15435">
          <w:rPr>
            <w:noProof/>
            <w:webHidden/>
          </w:rPr>
          <w:t>17</w:t>
        </w:r>
        <w:r w:rsidR="00B15435">
          <w:rPr>
            <w:noProof/>
            <w:webHidden/>
          </w:rPr>
          <w:fldChar w:fldCharType="end"/>
        </w:r>
      </w:hyperlink>
    </w:p>
    <w:p w14:paraId="4B76E916" w14:textId="18F87740" w:rsidR="00B15435" w:rsidRDefault="00882050">
      <w:pPr>
        <w:pStyle w:val="TOC3"/>
        <w:rPr>
          <w:rFonts w:asciiTheme="minorHAnsi" w:eastAsiaTheme="minorEastAsia" w:hAnsiTheme="minorHAnsi"/>
          <w:i w:val="0"/>
          <w:noProof/>
          <w:sz w:val="22"/>
          <w:szCs w:val="22"/>
          <w:lang w:val="en-US"/>
        </w:rPr>
      </w:pPr>
      <w:hyperlink w:anchor="_Toc168478718" w:history="1">
        <w:r w:rsidR="00B15435" w:rsidRPr="00D51691">
          <w:rPr>
            <w:rStyle w:val="Hyperlink"/>
            <w:noProof/>
          </w:rPr>
          <w:t>6.2.3 Hiệu quả trong code:</w:t>
        </w:r>
        <w:r w:rsidR="00B15435">
          <w:rPr>
            <w:noProof/>
            <w:webHidden/>
          </w:rPr>
          <w:tab/>
        </w:r>
        <w:r w:rsidR="00B15435">
          <w:rPr>
            <w:noProof/>
            <w:webHidden/>
          </w:rPr>
          <w:fldChar w:fldCharType="begin"/>
        </w:r>
        <w:r w:rsidR="00B15435">
          <w:rPr>
            <w:noProof/>
            <w:webHidden/>
          </w:rPr>
          <w:instrText xml:space="preserve"> PAGEREF _Toc168478718 \h </w:instrText>
        </w:r>
        <w:r w:rsidR="00B15435">
          <w:rPr>
            <w:noProof/>
            <w:webHidden/>
          </w:rPr>
        </w:r>
        <w:r w:rsidR="00B15435">
          <w:rPr>
            <w:noProof/>
            <w:webHidden/>
          </w:rPr>
          <w:fldChar w:fldCharType="separate"/>
        </w:r>
        <w:r w:rsidR="00B15435">
          <w:rPr>
            <w:noProof/>
            <w:webHidden/>
          </w:rPr>
          <w:t>18</w:t>
        </w:r>
        <w:r w:rsidR="00B15435">
          <w:rPr>
            <w:noProof/>
            <w:webHidden/>
          </w:rPr>
          <w:fldChar w:fldCharType="end"/>
        </w:r>
      </w:hyperlink>
    </w:p>
    <w:p w14:paraId="2BD8C058" w14:textId="1CAC6200" w:rsidR="00B15435" w:rsidRDefault="00882050">
      <w:pPr>
        <w:pStyle w:val="TOC3"/>
        <w:rPr>
          <w:rFonts w:asciiTheme="minorHAnsi" w:eastAsiaTheme="minorEastAsia" w:hAnsiTheme="minorHAnsi"/>
          <w:i w:val="0"/>
          <w:noProof/>
          <w:sz w:val="22"/>
          <w:szCs w:val="22"/>
          <w:lang w:val="en-US"/>
        </w:rPr>
      </w:pPr>
      <w:hyperlink w:anchor="_Toc168478719" w:history="1">
        <w:r w:rsidR="00B15435" w:rsidRPr="00D51691">
          <w:rPr>
            <w:rStyle w:val="Hyperlink"/>
            <w:noProof/>
          </w:rPr>
          <w:t>6.2.4 Ưu nhược điểm của thuật toán Hierholzer:</w:t>
        </w:r>
        <w:r w:rsidR="00B15435">
          <w:rPr>
            <w:noProof/>
            <w:webHidden/>
          </w:rPr>
          <w:tab/>
        </w:r>
        <w:r w:rsidR="00B15435">
          <w:rPr>
            <w:noProof/>
            <w:webHidden/>
          </w:rPr>
          <w:fldChar w:fldCharType="begin"/>
        </w:r>
        <w:r w:rsidR="00B15435">
          <w:rPr>
            <w:noProof/>
            <w:webHidden/>
          </w:rPr>
          <w:instrText xml:space="preserve"> PAGEREF _Toc168478719 \h </w:instrText>
        </w:r>
        <w:r w:rsidR="00B15435">
          <w:rPr>
            <w:noProof/>
            <w:webHidden/>
          </w:rPr>
        </w:r>
        <w:r w:rsidR="00B15435">
          <w:rPr>
            <w:noProof/>
            <w:webHidden/>
          </w:rPr>
          <w:fldChar w:fldCharType="separate"/>
        </w:r>
        <w:r w:rsidR="00B15435">
          <w:rPr>
            <w:noProof/>
            <w:webHidden/>
          </w:rPr>
          <w:t>18</w:t>
        </w:r>
        <w:r w:rsidR="00B15435">
          <w:rPr>
            <w:noProof/>
            <w:webHidden/>
          </w:rPr>
          <w:fldChar w:fldCharType="end"/>
        </w:r>
      </w:hyperlink>
    </w:p>
    <w:p w14:paraId="3557B128" w14:textId="1649D7A3" w:rsidR="00B15435" w:rsidRDefault="00882050">
      <w:pPr>
        <w:pStyle w:val="TOC3"/>
        <w:rPr>
          <w:rFonts w:asciiTheme="minorHAnsi" w:eastAsiaTheme="minorEastAsia" w:hAnsiTheme="minorHAnsi"/>
          <w:i w:val="0"/>
          <w:noProof/>
          <w:sz w:val="22"/>
          <w:szCs w:val="22"/>
          <w:lang w:val="en-US"/>
        </w:rPr>
      </w:pPr>
      <w:hyperlink w:anchor="_Toc168478720" w:history="1">
        <w:r w:rsidR="00B15435" w:rsidRPr="00D51691">
          <w:rPr>
            <w:rStyle w:val="Hyperlink"/>
            <w:noProof/>
          </w:rPr>
          <w:t>6.2.5 Ví dụ:</w:t>
        </w:r>
        <w:r w:rsidR="00B15435">
          <w:rPr>
            <w:noProof/>
            <w:webHidden/>
          </w:rPr>
          <w:tab/>
        </w:r>
        <w:r w:rsidR="00B15435">
          <w:rPr>
            <w:noProof/>
            <w:webHidden/>
          </w:rPr>
          <w:fldChar w:fldCharType="begin"/>
        </w:r>
        <w:r w:rsidR="00B15435">
          <w:rPr>
            <w:noProof/>
            <w:webHidden/>
          </w:rPr>
          <w:instrText xml:space="preserve"> PAGEREF _Toc168478720 \h </w:instrText>
        </w:r>
        <w:r w:rsidR="00B15435">
          <w:rPr>
            <w:noProof/>
            <w:webHidden/>
          </w:rPr>
        </w:r>
        <w:r w:rsidR="00B15435">
          <w:rPr>
            <w:noProof/>
            <w:webHidden/>
          </w:rPr>
          <w:fldChar w:fldCharType="separate"/>
        </w:r>
        <w:r w:rsidR="00B15435">
          <w:rPr>
            <w:noProof/>
            <w:webHidden/>
          </w:rPr>
          <w:t>19</w:t>
        </w:r>
        <w:r w:rsidR="00B15435">
          <w:rPr>
            <w:noProof/>
            <w:webHidden/>
          </w:rPr>
          <w:fldChar w:fldCharType="end"/>
        </w:r>
      </w:hyperlink>
    </w:p>
    <w:p w14:paraId="0034266C" w14:textId="4C87701A" w:rsidR="00B15435" w:rsidRDefault="00882050">
      <w:pPr>
        <w:pStyle w:val="TOC2"/>
        <w:rPr>
          <w:rFonts w:asciiTheme="minorHAnsi" w:eastAsiaTheme="minorEastAsia" w:hAnsiTheme="minorHAnsi"/>
          <w:noProof/>
          <w:sz w:val="22"/>
          <w:szCs w:val="22"/>
          <w:lang w:val="en-US"/>
        </w:rPr>
      </w:pPr>
      <w:hyperlink w:anchor="_Toc168478721" w:history="1">
        <w:r w:rsidR="00B15435" w:rsidRPr="00D51691">
          <w:rPr>
            <w:rStyle w:val="Hyperlink"/>
            <w:noProof/>
          </w:rPr>
          <w:t>6.3 Áp dụng thuật toán Hierholzer tìm Eulerian circuit của đồ thị khi có initial circuit R1:</w:t>
        </w:r>
        <w:r w:rsidR="00B15435">
          <w:rPr>
            <w:noProof/>
            <w:webHidden/>
          </w:rPr>
          <w:tab/>
        </w:r>
        <w:r w:rsidR="00B15435">
          <w:rPr>
            <w:noProof/>
            <w:webHidden/>
          </w:rPr>
          <w:fldChar w:fldCharType="begin"/>
        </w:r>
        <w:r w:rsidR="00B15435">
          <w:rPr>
            <w:noProof/>
            <w:webHidden/>
          </w:rPr>
          <w:instrText xml:space="preserve"> PAGEREF _Toc168478721 \h </w:instrText>
        </w:r>
        <w:r w:rsidR="00B15435">
          <w:rPr>
            <w:noProof/>
            <w:webHidden/>
          </w:rPr>
        </w:r>
        <w:r w:rsidR="00B15435">
          <w:rPr>
            <w:noProof/>
            <w:webHidden/>
          </w:rPr>
          <w:fldChar w:fldCharType="separate"/>
        </w:r>
        <w:r w:rsidR="00B15435">
          <w:rPr>
            <w:noProof/>
            <w:webHidden/>
          </w:rPr>
          <w:t>22</w:t>
        </w:r>
        <w:r w:rsidR="00B15435">
          <w:rPr>
            <w:noProof/>
            <w:webHidden/>
          </w:rPr>
          <w:fldChar w:fldCharType="end"/>
        </w:r>
      </w:hyperlink>
    </w:p>
    <w:p w14:paraId="6BB2BD5F" w14:textId="5CCF4622" w:rsidR="00B15435" w:rsidRDefault="00882050">
      <w:pPr>
        <w:pStyle w:val="TOC1"/>
        <w:rPr>
          <w:rFonts w:asciiTheme="minorHAnsi" w:eastAsiaTheme="minorEastAsia" w:hAnsiTheme="minorHAnsi"/>
          <w:b w:val="0"/>
          <w:noProof/>
          <w:sz w:val="22"/>
          <w:szCs w:val="22"/>
          <w:lang w:val="en-US"/>
        </w:rPr>
      </w:pPr>
      <w:hyperlink w:anchor="_Toc168478722" w:history="1">
        <w:r w:rsidR="00B15435" w:rsidRPr="00D51691">
          <w:rPr>
            <w:rStyle w:val="Hyperlink"/>
            <w:noProof/>
          </w:rPr>
          <w:t>CHƯƠNG 7. MAP COLORING</w:t>
        </w:r>
        <w:r w:rsidR="00B15435">
          <w:rPr>
            <w:noProof/>
            <w:webHidden/>
          </w:rPr>
          <w:tab/>
        </w:r>
        <w:r w:rsidR="00B15435">
          <w:rPr>
            <w:noProof/>
            <w:webHidden/>
          </w:rPr>
          <w:fldChar w:fldCharType="begin"/>
        </w:r>
        <w:r w:rsidR="00B15435">
          <w:rPr>
            <w:noProof/>
            <w:webHidden/>
          </w:rPr>
          <w:instrText xml:space="preserve"> PAGEREF _Toc168478722 \h </w:instrText>
        </w:r>
        <w:r w:rsidR="00B15435">
          <w:rPr>
            <w:noProof/>
            <w:webHidden/>
          </w:rPr>
        </w:r>
        <w:r w:rsidR="00B15435">
          <w:rPr>
            <w:noProof/>
            <w:webHidden/>
          </w:rPr>
          <w:fldChar w:fldCharType="separate"/>
        </w:r>
        <w:r w:rsidR="00B15435">
          <w:rPr>
            <w:noProof/>
            <w:webHidden/>
          </w:rPr>
          <w:t>35</w:t>
        </w:r>
        <w:r w:rsidR="00B15435">
          <w:rPr>
            <w:noProof/>
            <w:webHidden/>
          </w:rPr>
          <w:fldChar w:fldCharType="end"/>
        </w:r>
      </w:hyperlink>
    </w:p>
    <w:p w14:paraId="4317D1EF" w14:textId="5AD1B2D6" w:rsidR="00B15435" w:rsidRDefault="00882050">
      <w:pPr>
        <w:pStyle w:val="TOC2"/>
        <w:rPr>
          <w:rFonts w:asciiTheme="minorHAnsi" w:eastAsiaTheme="minorEastAsia" w:hAnsiTheme="minorHAnsi"/>
          <w:noProof/>
          <w:sz w:val="22"/>
          <w:szCs w:val="22"/>
          <w:lang w:val="en-US"/>
        </w:rPr>
      </w:pPr>
      <w:hyperlink w:anchor="_Toc168478723" w:history="1">
        <w:r w:rsidR="00B15435" w:rsidRPr="00D51691">
          <w:rPr>
            <w:rStyle w:val="Hyperlink"/>
            <w:noProof/>
          </w:rPr>
          <w:t>7.1 Mô hình hoá biểu đồ bằng đồ thị:</w:t>
        </w:r>
        <w:r w:rsidR="00B15435">
          <w:rPr>
            <w:noProof/>
            <w:webHidden/>
          </w:rPr>
          <w:tab/>
        </w:r>
        <w:r w:rsidR="00B15435">
          <w:rPr>
            <w:noProof/>
            <w:webHidden/>
          </w:rPr>
          <w:fldChar w:fldCharType="begin"/>
        </w:r>
        <w:r w:rsidR="00B15435">
          <w:rPr>
            <w:noProof/>
            <w:webHidden/>
          </w:rPr>
          <w:instrText xml:space="preserve"> PAGEREF _Toc168478723 \h </w:instrText>
        </w:r>
        <w:r w:rsidR="00B15435">
          <w:rPr>
            <w:noProof/>
            <w:webHidden/>
          </w:rPr>
        </w:r>
        <w:r w:rsidR="00B15435">
          <w:rPr>
            <w:noProof/>
            <w:webHidden/>
          </w:rPr>
          <w:fldChar w:fldCharType="separate"/>
        </w:r>
        <w:r w:rsidR="00B15435">
          <w:rPr>
            <w:noProof/>
            <w:webHidden/>
          </w:rPr>
          <w:t>35</w:t>
        </w:r>
        <w:r w:rsidR="00B15435">
          <w:rPr>
            <w:noProof/>
            <w:webHidden/>
          </w:rPr>
          <w:fldChar w:fldCharType="end"/>
        </w:r>
      </w:hyperlink>
    </w:p>
    <w:p w14:paraId="03DD9FC2" w14:textId="0FA26910" w:rsidR="00B15435" w:rsidRDefault="00882050">
      <w:pPr>
        <w:pStyle w:val="TOC2"/>
        <w:rPr>
          <w:rFonts w:asciiTheme="minorHAnsi" w:eastAsiaTheme="minorEastAsia" w:hAnsiTheme="minorHAnsi"/>
          <w:noProof/>
          <w:sz w:val="22"/>
          <w:szCs w:val="22"/>
          <w:lang w:val="en-US"/>
        </w:rPr>
      </w:pPr>
      <w:hyperlink w:anchor="_Toc168478724" w:history="1">
        <w:r w:rsidR="00B15435" w:rsidRPr="00D51691">
          <w:rPr>
            <w:rStyle w:val="Hyperlink"/>
            <w:noProof/>
          </w:rPr>
          <w:t>7.2 Tô màu đồ thị:</w:t>
        </w:r>
        <w:r w:rsidR="00B15435">
          <w:rPr>
            <w:noProof/>
            <w:webHidden/>
          </w:rPr>
          <w:tab/>
        </w:r>
        <w:r w:rsidR="00B15435">
          <w:rPr>
            <w:noProof/>
            <w:webHidden/>
          </w:rPr>
          <w:fldChar w:fldCharType="begin"/>
        </w:r>
        <w:r w:rsidR="00B15435">
          <w:rPr>
            <w:noProof/>
            <w:webHidden/>
          </w:rPr>
          <w:instrText xml:space="preserve"> PAGEREF _Toc168478724 \h </w:instrText>
        </w:r>
        <w:r w:rsidR="00B15435">
          <w:rPr>
            <w:noProof/>
            <w:webHidden/>
          </w:rPr>
        </w:r>
        <w:r w:rsidR="00B15435">
          <w:rPr>
            <w:noProof/>
            <w:webHidden/>
          </w:rPr>
          <w:fldChar w:fldCharType="separate"/>
        </w:r>
        <w:r w:rsidR="00B15435">
          <w:rPr>
            <w:noProof/>
            <w:webHidden/>
          </w:rPr>
          <w:t>39</w:t>
        </w:r>
        <w:r w:rsidR="00B15435">
          <w:rPr>
            <w:noProof/>
            <w:webHidden/>
          </w:rPr>
          <w:fldChar w:fldCharType="end"/>
        </w:r>
      </w:hyperlink>
    </w:p>
    <w:p w14:paraId="68469876" w14:textId="3DB27238" w:rsidR="00B15435" w:rsidRDefault="00882050">
      <w:pPr>
        <w:pStyle w:val="TOC1"/>
        <w:rPr>
          <w:rFonts w:asciiTheme="minorHAnsi" w:eastAsiaTheme="minorEastAsia" w:hAnsiTheme="minorHAnsi"/>
          <w:b w:val="0"/>
          <w:noProof/>
          <w:sz w:val="22"/>
          <w:szCs w:val="22"/>
          <w:lang w:val="en-US"/>
        </w:rPr>
      </w:pPr>
      <w:hyperlink w:anchor="_Toc168478725" w:history="1">
        <w:r w:rsidR="00B15435" w:rsidRPr="00D51691">
          <w:rPr>
            <w:rStyle w:val="Hyperlink"/>
            <w:noProof/>
          </w:rPr>
          <w:t>CHƯƠNG 8. FINDING AN INVERSE MODULO</w:t>
        </w:r>
        <w:r w:rsidR="00B15435">
          <w:rPr>
            <w:noProof/>
            <w:webHidden/>
          </w:rPr>
          <w:tab/>
        </w:r>
        <w:r w:rsidR="00B15435">
          <w:rPr>
            <w:noProof/>
            <w:webHidden/>
          </w:rPr>
          <w:fldChar w:fldCharType="begin"/>
        </w:r>
        <w:r w:rsidR="00B15435">
          <w:rPr>
            <w:noProof/>
            <w:webHidden/>
          </w:rPr>
          <w:instrText xml:space="preserve"> PAGEREF _Toc168478725 \h </w:instrText>
        </w:r>
        <w:r w:rsidR="00B15435">
          <w:rPr>
            <w:noProof/>
            <w:webHidden/>
          </w:rPr>
        </w:r>
        <w:r w:rsidR="00B15435">
          <w:rPr>
            <w:noProof/>
            <w:webHidden/>
          </w:rPr>
          <w:fldChar w:fldCharType="separate"/>
        </w:r>
        <w:r w:rsidR="00B15435">
          <w:rPr>
            <w:noProof/>
            <w:webHidden/>
          </w:rPr>
          <w:t>45</w:t>
        </w:r>
        <w:r w:rsidR="00B15435">
          <w:rPr>
            <w:noProof/>
            <w:webHidden/>
          </w:rPr>
          <w:fldChar w:fldCharType="end"/>
        </w:r>
      </w:hyperlink>
    </w:p>
    <w:p w14:paraId="7753CF8A" w14:textId="332B015F" w:rsidR="00B15435" w:rsidRDefault="00882050">
      <w:pPr>
        <w:pStyle w:val="TOC2"/>
        <w:rPr>
          <w:rFonts w:asciiTheme="minorHAnsi" w:eastAsiaTheme="minorEastAsia" w:hAnsiTheme="minorHAnsi"/>
          <w:noProof/>
          <w:sz w:val="22"/>
          <w:szCs w:val="22"/>
          <w:lang w:val="en-US"/>
        </w:rPr>
      </w:pPr>
      <w:hyperlink w:anchor="_Toc168478726" w:history="1">
        <w:r w:rsidR="00B15435" w:rsidRPr="00D51691">
          <w:rPr>
            <w:rStyle w:val="Hyperlink"/>
            <w:noProof/>
          </w:rPr>
          <w:t>8.1 Cơ sở lý thuyết</w:t>
        </w:r>
        <w:r w:rsidR="00B15435">
          <w:rPr>
            <w:noProof/>
            <w:webHidden/>
          </w:rPr>
          <w:tab/>
        </w:r>
        <w:r w:rsidR="00B15435">
          <w:rPr>
            <w:noProof/>
            <w:webHidden/>
          </w:rPr>
          <w:fldChar w:fldCharType="begin"/>
        </w:r>
        <w:r w:rsidR="00B15435">
          <w:rPr>
            <w:noProof/>
            <w:webHidden/>
          </w:rPr>
          <w:instrText xml:space="preserve"> PAGEREF _Toc168478726 \h </w:instrText>
        </w:r>
        <w:r w:rsidR="00B15435">
          <w:rPr>
            <w:noProof/>
            <w:webHidden/>
          </w:rPr>
        </w:r>
        <w:r w:rsidR="00B15435">
          <w:rPr>
            <w:noProof/>
            <w:webHidden/>
          </w:rPr>
          <w:fldChar w:fldCharType="separate"/>
        </w:r>
        <w:r w:rsidR="00B15435">
          <w:rPr>
            <w:noProof/>
            <w:webHidden/>
          </w:rPr>
          <w:t>45</w:t>
        </w:r>
        <w:r w:rsidR="00B15435">
          <w:rPr>
            <w:noProof/>
            <w:webHidden/>
          </w:rPr>
          <w:fldChar w:fldCharType="end"/>
        </w:r>
      </w:hyperlink>
    </w:p>
    <w:p w14:paraId="654DD7D1" w14:textId="4F4A5635" w:rsidR="00B15435" w:rsidRDefault="00882050">
      <w:pPr>
        <w:pStyle w:val="TOC3"/>
        <w:rPr>
          <w:rFonts w:asciiTheme="minorHAnsi" w:eastAsiaTheme="minorEastAsia" w:hAnsiTheme="minorHAnsi"/>
          <w:i w:val="0"/>
          <w:noProof/>
          <w:sz w:val="22"/>
          <w:szCs w:val="22"/>
          <w:lang w:val="en-US"/>
        </w:rPr>
      </w:pPr>
      <w:hyperlink w:anchor="_Toc168478727" w:history="1">
        <w:r w:rsidR="00B15435" w:rsidRPr="00D51691">
          <w:rPr>
            <w:rStyle w:val="Hyperlink"/>
            <w:noProof/>
          </w:rPr>
          <w:t>8.1.1 Phép tính đồng dư modulo</w:t>
        </w:r>
        <w:r w:rsidR="00B15435">
          <w:rPr>
            <w:noProof/>
            <w:webHidden/>
          </w:rPr>
          <w:tab/>
        </w:r>
        <w:r w:rsidR="00B15435">
          <w:rPr>
            <w:noProof/>
            <w:webHidden/>
          </w:rPr>
          <w:fldChar w:fldCharType="begin"/>
        </w:r>
        <w:r w:rsidR="00B15435">
          <w:rPr>
            <w:noProof/>
            <w:webHidden/>
          </w:rPr>
          <w:instrText xml:space="preserve"> PAGEREF _Toc168478727 \h </w:instrText>
        </w:r>
        <w:r w:rsidR="00B15435">
          <w:rPr>
            <w:noProof/>
            <w:webHidden/>
          </w:rPr>
        </w:r>
        <w:r w:rsidR="00B15435">
          <w:rPr>
            <w:noProof/>
            <w:webHidden/>
          </w:rPr>
          <w:fldChar w:fldCharType="separate"/>
        </w:r>
        <w:r w:rsidR="00B15435">
          <w:rPr>
            <w:noProof/>
            <w:webHidden/>
          </w:rPr>
          <w:t>45</w:t>
        </w:r>
        <w:r w:rsidR="00B15435">
          <w:rPr>
            <w:noProof/>
            <w:webHidden/>
          </w:rPr>
          <w:fldChar w:fldCharType="end"/>
        </w:r>
      </w:hyperlink>
    </w:p>
    <w:p w14:paraId="765D6256" w14:textId="7E46CCFA" w:rsidR="00B15435" w:rsidRDefault="00882050">
      <w:pPr>
        <w:pStyle w:val="TOC3"/>
        <w:rPr>
          <w:rFonts w:asciiTheme="minorHAnsi" w:eastAsiaTheme="minorEastAsia" w:hAnsiTheme="minorHAnsi"/>
          <w:i w:val="0"/>
          <w:noProof/>
          <w:sz w:val="22"/>
          <w:szCs w:val="22"/>
          <w:lang w:val="en-US"/>
        </w:rPr>
      </w:pPr>
      <w:hyperlink w:anchor="_Toc168478728" w:history="1">
        <w:r w:rsidR="00B15435" w:rsidRPr="00D51691">
          <w:rPr>
            <w:rStyle w:val="Hyperlink"/>
            <w:noProof/>
          </w:rPr>
          <w:t>8.1.2 Số nguyên tố cùng nhau và phần tử nghịch đảo</w:t>
        </w:r>
        <w:r w:rsidR="00B15435">
          <w:rPr>
            <w:noProof/>
            <w:webHidden/>
          </w:rPr>
          <w:tab/>
        </w:r>
        <w:r w:rsidR="00B15435">
          <w:rPr>
            <w:noProof/>
            <w:webHidden/>
          </w:rPr>
          <w:fldChar w:fldCharType="begin"/>
        </w:r>
        <w:r w:rsidR="00B15435">
          <w:rPr>
            <w:noProof/>
            <w:webHidden/>
          </w:rPr>
          <w:instrText xml:space="preserve"> PAGEREF _Toc168478728 \h </w:instrText>
        </w:r>
        <w:r w:rsidR="00B15435">
          <w:rPr>
            <w:noProof/>
            <w:webHidden/>
          </w:rPr>
        </w:r>
        <w:r w:rsidR="00B15435">
          <w:rPr>
            <w:noProof/>
            <w:webHidden/>
          </w:rPr>
          <w:fldChar w:fldCharType="separate"/>
        </w:r>
        <w:r w:rsidR="00B15435">
          <w:rPr>
            <w:noProof/>
            <w:webHidden/>
          </w:rPr>
          <w:t>45</w:t>
        </w:r>
        <w:r w:rsidR="00B15435">
          <w:rPr>
            <w:noProof/>
            <w:webHidden/>
          </w:rPr>
          <w:fldChar w:fldCharType="end"/>
        </w:r>
      </w:hyperlink>
    </w:p>
    <w:p w14:paraId="77926F48" w14:textId="1DDF6C0B" w:rsidR="00B15435" w:rsidRDefault="00882050">
      <w:pPr>
        <w:pStyle w:val="TOC3"/>
        <w:rPr>
          <w:rFonts w:asciiTheme="minorHAnsi" w:eastAsiaTheme="minorEastAsia" w:hAnsiTheme="minorHAnsi"/>
          <w:i w:val="0"/>
          <w:noProof/>
          <w:sz w:val="22"/>
          <w:szCs w:val="22"/>
          <w:lang w:val="en-US"/>
        </w:rPr>
      </w:pPr>
      <w:hyperlink w:anchor="_Toc168478729" w:history="1">
        <w:r w:rsidR="00B15435" w:rsidRPr="00D51691">
          <w:rPr>
            <w:rStyle w:val="Hyperlink"/>
            <w:noProof/>
          </w:rPr>
          <w:t>8.1.3 Áp dụng thuật toán Euclid mở rộng vào bài toán tìm phần tử nghịch đảo</w:t>
        </w:r>
        <w:r w:rsidR="00B15435">
          <w:rPr>
            <w:noProof/>
            <w:webHidden/>
          </w:rPr>
          <w:tab/>
        </w:r>
        <w:r w:rsidR="00B15435">
          <w:rPr>
            <w:noProof/>
            <w:webHidden/>
          </w:rPr>
          <w:fldChar w:fldCharType="begin"/>
        </w:r>
        <w:r w:rsidR="00B15435">
          <w:rPr>
            <w:noProof/>
            <w:webHidden/>
          </w:rPr>
          <w:instrText xml:space="preserve"> PAGEREF _Toc168478729 \h </w:instrText>
        </w:r>
        <w:r w:rsidR="00B15435">
          <w:rPr>
            <w:noProof/>
            <w:webHidden/>
          </w:rPr>
        </w:r>
        <w:r w:rsidR="00B15435">
          <w:rPr>
            <w:noProof/>
            <w:webHidden/>
          </w:rPr>
          <w:fldChar w:fldCharType="separate"/>
        </w:r>
        <w:r w:rsidR="00B15435">
          <w:rPr>
            <w:noProof/>
            <w:webHidden/>
          </w:rPr>
          <w:t>45</w:t>
        </w:r>
        <w:r w:rsidR="00B15435">
          <w:rPr>
            <w:noProof/>
            <w:webHidden/>
          </w:rPr>
          <w:fldChar w:fldCharType="end"/>
        </w:r>
      </w:hyperlink>
    </w:p>
    <w:p w14:paraId="47C408AE" w14:textId="3E8DC8A9" w:rsidR="00B15435" w:rsidRDefault="00882050">
      <w:pPr>
        <w:pStyle w:val="TOC3"/>
        <w:rPr>
          <w:rFonts w:asciiTheme="minorHAnsi" w:eastAsiaTheme="minorEastAsia" w:hAnsiTheme="minorHAnsi"/>
          <w:i w:val="0"/>
          <w:noProof/>
          <w:sz w:val="22"/>
          <w:szCs w:val="22"/>
          <w:lang w:val="en-US"/>
        </w:rPr>
      </w:pPr>
      <w:hyperlink w:anchor="_Toc168478730" w:history="1">
        <w:r w:rsidR="00B15435" w:rsidRPr="00D51691">
          <w:rPr>
            <w:rStyle w:val="Hyperlink"/>
            <w:noProof/>
          </w:rPr>
          <w:t>8.1.4 Ví dụ áp dụng</w:t>
        </w:r>
        <w:r w:rsidR="00B15435">
          <w:rPr>
            <w:noProof/>
            <w:webHidden/>
          </w:rPr>
          <w:tab/>
        </w:r>
        <w:r w:rsidR="00B15435">
          <w:rPr>
            <w:noProof/>
            <w:webHidden/>
          </w:rPr>
          <w:fldChar w:fldCharType="begin"/>
        </w:r>
        <w:r w:rsidR="00B15435">
          <w:rPr>
            <w:noProof/>
            <w:webHidden/>
          </w:rPr>
          <w:instrText xml:space="preserve"> PAGEREF _Toc168478730 \h </w:instrText>
        </w:r>
        <w:r w:rsidR="00B15435">
          <w:rPr>
            <w:noProof/>
            <w:webHidden/>
          </w:rPr>
        </w:r>
        <w:r w:rsidR="00B15435">
          <w:rPr>
            <w:noProof/>
            <w:webHidden/>
          </w:rPr>
          <w:fldChar w:fldCharType="separate"/>
        </w:r>
        <w:r w:rsidR="00B15435">
          <w:rPr>
            <w:noProof/>
            <w:webHidden/>
          </w:rPr>
          <w:t>46</w:t>
        </w:r>
        <w:r w:rsidR="00B15435">
          <w:rPr>
            <w:noProof/>
            <w:webHidden/>
          </w:rPr>
          <w:fldChar w:fldCharType="end"/>
        </w:r>
      </w:hyperlink>
    </w:p>
    <w:p w14:paraId="468DC7DD" w14:textId="60AF8472" w:rsidR="00B15435" w:rsidRDefault="00882050">
      <w:pPr>
        <w:pStyle w:val="TOC2"/>
        <w:rPr>
          <w:rFonts w:asciiTheme="minorHAnsi" w:eastAsiaTheme="minorEastAsia" w:hAnsiTheme="minorHAnsi"/>
          <w:noProof/>
          <w:sz w:val="22"/>
          <w:szCs w:val="22"/>
          <w:lang w:val="en-US"/>
        </w:rPr>
      </w:pPr>
      <w:hyperlink w:anchor="_Toc168478731" w:history="1">
        <w:r w:rsidR="00B15435" w:rsidRPr="00D51691">
          <w:rPr>
            <w:rStyle w:val="Hyperlink"/>
            <w:noProof/>
          </w:rPr>
          <w:t>8.2 Hiện thực chương trình</w:t>
        </w:r>
        <w:r w:rsidR="00B15435">
          <w:rPr>
            <w:noProof/>
            <w:webHidden/>
          </w:rPr>
          <w:tab/>
        </w:r>
        <w:r w:rsidR="00B15435">
          <w:rPr>
            <w:noProof/>
            <w:webHidden/>
          </w:rPr>
          <w:fldChar w:fldCharType="begin"/>
        </w:r>
        <w:r w:rsidR="00B15435">
          <w:rPr>
            <w:noProof/>
            <w:webHidden/>
          </w:rPr>
          <w:instrText xml:space="preserve"> PAGEREF _Toc168478731 \h </w:instrText>
        </w:r>
        <w:r w:rsidR="00B15435">
          <w:rPr>
            <w:noProof/>
            <w:webHidden/>
          </w:rPr>
        </w:r>
        <w:r w:rsidR="00B15435">
          <w:rPr>
            <w:noProof/>
            <w:webHidden/>
          </w:rPr>
          <w:fldChar w:fldCharType="separate"/>
        </w:r>
        <w:r w:rsidR="00B15435">
          <w:rPr>
            <w:noProof/>
            <w:webHidden/>
          </w:rPr>
          <w:t>47</w:t>
        </w:r>
        <w:r w:rsidR="00B15435">
          <w:rPr>
            <w:noProof/>
            <w:webHidden/>
          </w:rPr>
          <w:fldChar w:fldCharType="end"/>
        </w:r>
      </w:hyperlink>
    </w:p>
    <w:p w14:paraId="48393C28" w14:textId="2869EE0E" w:rsidR="00B15435" w:rsidRDefault="00882050">
      <w:pPr>
        <w:pStyle w:val="TOC2"/>
        <w:rPr>
          <w:rFonts w:asciiTheme="minorHAnsi" w:eastAsiaTheme="minorEastAsia" w:hAnsiTheme="minorHAnsi"/>
          <w:noProof/>
          <w:sz w:val="22"/>
          <w:szCs w:val="22"/>
          <w:lang w:val="en-US"/>
        </w:rPr>
      </w:pPr>
      <w:hyperlink w:anchor="_Toc168478732" w:history="1">
        <w:r w:rsidR="00B15435" w:rsidRPr="00D51691">
          <w:rPr>
            <w:rStyle w:val="Hyperlink"/>
            <w:noProof/>
          </w:rPr>
          <w:t>8.3 Kiểm thử &amp; xác thực</w:t>
        </w:r>
        <w:r w:rsidR="00B15435">
          <w:rPr>
            <w:noProof/>
            <w:webHidden/>
          </w:rPr>
          <w:tab/>
        </w:r>
        <w:r w:rsidR="00B15435">
          <w:rPr>
            <w:noProof/>
            <w:webHidden/>
          </w:rPr>
          <w:fldChar w:fldCharType="begin"/>
        </w:r>
        <w:r w:rsidR="00B15435">
          <w:rPr>
            <w:noProof/>
            <w:webHidden/>
          </w:rPr>
          <w:instrText xml:space="preserve"> PAGEREF _Toc168478732 \h </w:instrText>
        </w:r>
        <w:r w:rsidR="00B15435">
          <w:rPr>
            <w:noProof/>
            <w:webHidden/>
          </w:rPr>
        </w:r>
        <w:r w:rsidR="00B15435">
          <w:rPr>
            <w:noProof/>
            <w:webHidden/>
          </w:rPr>
          <w:fldChar w:fldCharType="separate"/>
        </w:r>
        <w:r w:rsidR="00B15435">
          <w:rPr>
            <w:noProof/>
            <w:webHidden/>
          </w:rPr>
          <w:t>47</w:t>
        </w:r>
        <w:r w:rsidR="00B15435">
          <w:rPr>
            <w:noProof/>
            <w:webHidden/>
          </w:rPr>
          <w:fldChar w:fldCharType="end"/>
        </w:r>
      </w:hyperlink>
    </w:p>
    <w:p w14:paraId="56C5A053" w14:textId="016961CC" w:rsidR="00B15435" w:rsidRDefault="00882050">
      <w:pPr>
        <w:pStyle w:val="TOC3"/>
        <w:rPr>
          <w:rFonts w:asciiTheme="minorHAnsi" w:eastAsiaTheme="minorEastAsia" w:hAnsiTheme="minorHAnsi"/>
          <w:i w:val="0"/>
          <w:noProof/>
          <w:sz w:val="22"/>
          <w:szCs w:val="22"/>
          <w:lang w:val="en-US"/>
        </w:rPr>
      </w:pPr>
      <w:hyperlink w:anchor="_Toc168478733" w:history="1">
        <w:r w:rsidR="00B15435" w:rsidRPr="00D51691">
          <w:rPr>
            <w:rStyle w:val="Hyperlink"/>
            <w:noProof/>
          </w:rPr>
          <w:t>8.3.1 Kiểm tra chương trình bằng dữ liệu mẫu</w:t>
        </w:r>
        <w:r w:rsidR="00B15435">
          <w:rPr>
            <w:noProof/>
            <w:webHidden/>
          </w:rPr>
          <w:tab/>
        </w:r>
        <w:r w:rsidR="00B15435">
          <w:rPr>
            <w:noProof/>
            <w:webHidden/>
          </w:rPr>
          <w:fldChar w:fldCharType="begin"/>
        </w:r>
        <w:r w:rsidR="00B15435">
          <w:rPr>
            <w:noProof/>
            <w:webHidden/>
          </w:rPr>
          <w:instrText xml:space="preserve"> PAGEREF _Toc168478733 \h </w:instrText>
        </w:r>
        <w:r w:rsidR="00B15435">
          <w:rPr>
            <w:noProof/>
            <w:webHidden/>
          </w:rPr>
        </w:r>
        <w:r w:rsidR="00B15435">
          <w:rPr>
            <w:noProof/>
            <w:webHidden/>
          </w:rPr>
          <w:fldChar w:fldCharType="separate"/>
        </w:r>
        <w:r w:rsidR="00B15435">
          <w:rPr>
            <w:noProof/>
            <w:webHidden/>
          </w:rPr>
          <w:t>48</w:t>
        </w:r>
        <w:r w:rsidR="00B15435">
          <w:rPr>
            <w:noProof/>
            <w:webHidden/>
          </w:rPr>
          <w:fldChar w:fldCharType="end"/>
        </w:r>
      </w:hyperlink>
    </w:p>
    <w:p w14:paraId="76A4692A" w14:textId="37550456" w:rsidR="00B15435" w:rsidRDefault="00882050">
      <w:pPr>
        <w:pStyle w:val="TOC3"/>
        <w:rPr>
          <w:rFonts w:asciiTheme="minorHAnsi" w:eastAsiaTheme="minorEastAsia" w:hAnsiTheme="minorHAnsi"/>
          <w:i w:val="0"/>
          <w:noProof/>
          <w:sz w:val="22"/>
          <w:szCs w:val="22"/>
          <w:lang w:val="en-US"/>
        </w:rPr>
      </w:pPr>
      <w:hyperlink w:anchor="_Toc168478734" w:history="1">
        <w:r w:rsidR="00B15435" w:rsidRPr="00D51691">
          <w:rPr>
            <w:rStyle w:val="Hyperlink"/>
            <w:noProof/>
          </w:rPr>
          <w:t>8.3.2 Kết quả chạy</w:t>
        </w:r>
        <w:r w:rsidR="00B15435">
          <w:rPr>
            <w:noProof/>
            <w:webHidden/>
          </w:rPr>
          <w:tab/>
        </w:r>
        <w:r w:rsidR="00B15435">
          <w:rPr>
            <w:noProof/>
            <w:webHidden/>
          </w:rPr>
          <w:fldChar w:fldCharType="begin"/>
        </w:r>
        <w:r w:rsidR="00B15435">
          <w:rPr>
            <w:noProof/>
            <w:webHidden/>
          </w:rPr>
          <w:instrText xml:space="preserve"> PAGEREF _Toc168478734 \h </w:instrText>
        </w:r>
        <w:r w:rsidR="00B15435">
          <w:rPr>
            <w:noProof/>
            <w:webHidden/>
          </w:rPr>
        </w:r>
        <w:r w:rsidR="00B15435">
          <w:rPr>
            <w:noProof/>
            <w:webHidden/>
          </w:rPr>
          <w:fldChar w:fldCharType="separate"/>
        </w:r>
        <w:r w:rsidR="00B15435">
          <w:rPr>
            <w:noProof/>
            <w:webHidden/>
          </w:rPr>
          <w:t>48</w:t>
        </w:r>
        <w:r w:rsidR="00B15435">
          <w:rPr>
            <w:noProof/>
            <w:webHidden/>
          </w:rPr>
          <w:fldChar w:fldCharType="end"/>
        </w:r>
      </w:hyperlink>
    </w:p>
    <w:p w14:paraId="1C63685F" w14:textId="04EC28A2" w:rsidR="00B15435" w:rsidRDefault="00882050">
      <w:pPr>
        <w:pStyle w:val="TOC3"/>
        <w:rPr>
          <w:rFonts w:asciiTheme="minorHAnsi" w:eastAsiaTheme="minorEastAsia" w:hAnsiTheme="minorHAnsi"/>
          <w:i w:val="0"/>
          <w:noProof/>
          <w:sz w:val="22"/>
          <w:szCs w:val="22"/>
          <w:lang w:val="en-US"/>
        </w:rPr>
      </w:pPr>
      <w:hyperlink w:anchor="_Toc168478735" w:history="1">
        <w:r w:rsidR="00B15435" w:rsidRPr="00D51691">
          <w:rPr>
            <w:rStyle w:val="Hyperlink"/>
            <w:noProof/>
          </w:rPr>
          <w:t>8.3.3 Hậu kiểm kết quả</w:t>
        </w:r>
        <w:r w:rsidR="00B15435">
          <w:rPr>
            <w:noProof/>
            <w:webHidden/>
          </w:rPr>
          <w:tab/>
        </w:r>
        <w:r w:rsidR="00B15435">
          <w:rPr>
            <w:noProof/>
            <w:webHidden/>
          </w:rPr>
          <w:fldChar w:fldCharType="begin"/>
        </w:r>
        <w:r w:rsidR="00B15435">
          <w:rPr>
            <w:noProof/>
            <w:webHidden/>
          </w:rPr>
          <w:instrText xml:space="preserve"> PAGEREF _Toc168478735 \h </w:instrText>
        </w:r>
        <w:r w:rsidR="00B15435">
          <w:rPr>
            <w:noProof/>
            <w:webHidden/>
          </w:rPr>
        </w:r>
        <w:r w:rsidR="00B15435">
          <w:rPr>
            <w:noProof/>
            <w:webHidden/>
          </w:rPr>
          <w:fldChar w:fldCharType="separate"/>
        </w:r>
        <w:r w:rsidR="00B15435">
          <w:rPr>
            <w:noProof/>
            <w:webHidden/>
          </w:rPr>
          <w:t>48</w:t>
        </w:r>
        <w:r w:rsidR="00B15435">
          <w:rPr>
            <w:noProof/>
            <w:webHidden/>
          </w:rPr>
          <w:fldChar w:fldCharType="end"/>
        </w:r>
      </w:hyperlink>
    </w:p>
    <w:p w14:paraId="2CA7BE95" w14:textId="5C46D7AB" w:rsidR="00B15435" w:rsidRDefault="00882050">
      <w:pPr>
        <w:pStyle w:val="TOC1"/>
        <w:rPr>
          <w:rFonts w:asciiTheme="minorHAnsi" w:eastAsiaTheme="minorEastAsia" w:hAnsiTheme="minorHAnsi"/>
          <w:b w:val="0"/>
          <w:noProof/>
          <w:sz w:val="22"/>
          <w:szCs w:val="22"/>
          <w:lang w:val="en-US"/>
        </w:rPr>
      </w:pPr>
      <w:hyperlink w:anchor="_Toc168478736" w:history="1">
        <w:r w:rsidR="00B15435" w:rsidRPr="00D51691">
          <w:rPr>
            <w:rStyle w:val="Hyperlink"/>
            <w:noProof/>
          </w:rPr>
          <w:t>CHƯƠNG 9. RSA CRYPTOSYSTEM</w:t>
        </w:r>
        <w:r w:rsidR="00B15435">
          <w:rPr>
            <w:noProof/>
            <w:webHidden/>
          </w:rPr>
          <w:tab/>
        </w:r>
        <w:r w:rsidR="00B15435">
          <w:rPr>
            <w:noProof/>
            <w:webHidden/>
          </w:rPr>
          <w:fldChar w:fldCharType="begin"/>
        </w:r>
        <w:r w:rsidR="00B15435">
          <w:rPr>
            <w:noProof/>
            <w:webHidden/>
          </w:rPr>
          <w:instrText xml:space="preserve"> PAGEREF _Toc168478736 \h </w:instrText>
        </w:r>
        <w:r w:rsidR="00B15435">
          <w:rPr>
            <w:noProof/>
            <w:webHidden/>
          </w:rPr>
        </w:r>
        <w:r w:rsidR="00B15435">
          <w:rPr>
            <w:noProof/>
            <w:webHidden/>
          </w:rPr>
          <w:fldChar w:fldCharType="separate"/>
        </w:r>
        <w:r w:rsidR="00B15435">
          <w:rPr>
            <w:noProof/>
            <w:webHidden/>
          </w:rPr>
          <w:t>50</w:t>
        </w:r>
        <w:r w:rsidR="00B15435">
          <w:rPr>
            <w:noProof/>
            <w:webHidden/>
          </w:rPr>
          <w:fldChar w:fldCharType="end"/>
        </w:r>
      </w:hyperlink>
    </w:p>
    <w:p w14:paraId="3A472B34" w14:textId="5F113F44" w:rsidR="00B15435" w:rsidRDefault="00882050">
      <w:pPr>
        <w:pStyle w:val="TOC2"/>
        <w:rPr>
          <w:rFonts w:asciiTheme="minorHAnsi" w:eastAsiaTheme="minorEastAsia" w:hAnsiTheme="minorHAnsi"/>
          <w:noProof/>
          <w:sz w:val="22"/>
          <w:szCs w:val="22"/>
          <w:lang w:val="en-US"/>
        </w:rPr>
      </w:pPr>
      <w:hyperlink w:anchor="_Toc168478737" w:history="1">
        <w:r w:rsidR="00B15435" w:rsidRPr="00D51691">
          <w:rPr>
            <w:rStyle w:val="Hyperlink"/>
            <w:noProof/>
          </w:rPr>
          <w:t>9.1 Hệ thống mã hóa RSA</w:t>
        </w:r>
        <w:r w:rsidR="00B15435">
          <w:rPr>
            <w:noProof/>
            <w:webHidden/>
          </w:rPr>
          <w:tab/>
        </w:r>
        <w:r w:rsidR="00B15435">
          <w:rPr>
            <w:noProof/>
            <w:webHidden/>
          </w:rPr>
          <w:fldChar w:fldCharType="begin"/>
        </w:r>
        <w:r w:rsidR="00B15435">
          <w:rPr>
            <w:noProof/>
            <w:webHidden/>
          </w:rPr>
          <w:instrText xml:space="preserve"> PAGEREF _Toc168478737 \h </w:instrText>
        </w:r>
        <w:r w:rsidR="00B15435">
          <w:rPr>
            <w:noProof/>
            <w:webHidden/>
          </w:rPr>
        </w:r>
        <w:r w:rsidR="00B15435">
          <w:rPr>
            <w:noProof/>
            <w:webHidden/>
          </w:rPr>
          <w:fldChar w:fldCharType="separate"/>
        </w:r>
        <w:r w:rsidR="00B15435">
          <w:rPr>
            <w:noProof/>
            <w:webHidden/>
          </w:rPr>
          <w:t>50</w:t>
        </w:r>
        <w:r w:rsidR="00B15435">
          <w:rPr>
            <w:noProof/>
            <w:webHidden/>
          </w:rPr>
          <w:fldChar w:fldCharType="end"/>
        </w:r>
      </w:hyperlink>
    </w:p>
    <w:p w14:paraId="575131E5" w14:textId="0F5DD1AE" w:rsidR="00B15435" w:rsidRDefault="00882050">
      <w:pPr>
        <w:pStyle w:val="TOC3"/>
        <w:rPr>
          <w:rFonts w:asciiTheme="minorHAnsi" w:eastAsiaTheme="minorEastAsia" w:hAnsiTheme="minorHAnsi"/>
          <w:i w:val="0"/>
          <w:noProof/>
          <w:sz w:val="22"/>
          <w:szCs w:val="22"/>
          <w:lang w:val="en-US"/>
        </w:rPr>
      </w:pPr>
      <w:hyperlink w:anchor="_Toc168478738" w:history="1">
        <w:r w:rsidR="00B15435" w:rsidRPr="00D51691">
          <w:rPr>
            <w:rStyle w:val="Hyperlink"/>
            <w:noProof/>
          </w:rPr>
          <w:t>9.1.1 Các khái niệm toán học cơ bản</w:t>
        </w:r>
        <w:r w:rsidR="00B15435">
          <w:rPr>
            <w:noProof/>
            <w:webHidden/>
          </w:rPr>
          <w:tab/>
        </w:r>
        <w:r w:rsidR="00B15435">
          <w:rPr>
            <w:noProof/>
            <w:webHidden/>
          </w:rPr>
          <w:fldChar w:fldCharType="begin"/>
        </w:r>
        <w:r w:rsidR="00B15435">
          <w:rPr>
            <w:noProof/>
            <w:webHidden/>
          </w:rPr>
          <w:instrText xml:space="preserve"> PAGEREF _Toc168478738 \h </w:instrText>
        </w:r>
        <w:r w:rsidR="00B15435">
          <w:rPr>
            <w:noProof/>
            <w:webHidden/>
          </w:rPr>
        </w:r>
        <w:r w:rsidR="00B15435">
          <w:rPr>
            <w:noProof/>
            <w:webHidden/>
          </w:rPr>
          <w:fldChar w:fldCharType="separate"/>
        </w:r>
        <w:r w:rsidR="00B15435">
          <w:rPr>
            <w:noProof/>
            <w:webHidden/>
          </w:rPr>
          <w:t>50</w:t>
        </w:r>
        <w:r w:rsidR="00B15435">
          <w:rPr>
            <w:noProof/>
            <w:webHidden/>
          </w:rPr>
          <w:fldChar w:fldCharType="end"/>
        </w:r>
      </w:hyperlink>
    </w:p>
    <w:p w14:paraId="60F40D62" w14:textId="3E57D0C9" w:rsidR="00B15435" w:rsidRDefault="00882050">
      <w:pPr>
        <w:pStyle w:val="TOC3"/>
        <w:rPr>
          <w:rFonts w:asciiTheme="minorHAnsi" w:eastAsiaTheme="minorEastAsia" w:hAnsiTheme="minorHAnsi"/>
          <w:i w:val="0"/>
          <w:noProof/>
          <w:sz w:val="22"/>
          <w:szCs w:val="22"/>
          <w:lang w:val="en-US"/>
        </w:rPr>
      </w:pPr>
      <w:hyperlink w:anchor="_Toc168478739" w:history="1">
        <w:r w:rsidR="00B15435" w:rsidRPr="00D51691">
          <w:rPr>
            <w:rStyle w:val="Hyperlink"/>
            <w:noProof/>
          </w:rPr>
          <w:t>9.1.2 Cơ bản về mã RSA</w:t>
        </w:r>
        <w:r w:rsidR="00B15435">
          <w:rPr>
            <w:noProof/>
            <w:webHidden/>
          </w:rPr>
          <w:tab/>
        </w:r>
        <w:r w:rsidR="00B15435">
          <w:rPr>
            <w:noProof/>
            <w:webHidden/>
          </w:rPr>
          <w:fldChar w:fldCharType="begin"/>
        </w:r>
        <w:r w:rsidR="00B15435">
          <w:rPr>
            <w:noProof/>
            <w:webHidden/>
          </w:rPr>
          <w:instrText xml:space="preserve"> PAGEREF _Toc168478739 \h </w:instrText>
        </w:r>
        <w:r w:rsidR="00B15435">
          <w:rPr>
            <w:noProof/>
            <w:webHidden/>
          </w:rPr>
        </w:r>
        <w:r w:rsidR="00B15435">
          <w:rPr>
            <w:noProof/>
            <w:webHidden/>
          </w:rPr>
          <w:fldChar w:fldCharType="separate"/>
        </w:r>
        <w:r w:rsidR="00B15435">
          <w:rPr>
            <w:noProof/>
            <w:webHidden/>
          </w:rPr>
          <w:t>50</w:t>
        </w:r>
        <w:r w:rsidR="00B15435">
          <w:rPr>
            <w:noProof/>
            <w:webHidden/>
          </w:rPr>
          <w:fldChar w:fldCharType="end"/>
        </w:r>
      </w:hyperlink>
    </w:p>
    <w:p w14:paraId="0DB257B9" w14:textId="545260B3" w:rsidR="00B15435" w:rsidRDefault="00882050">
      <w:pPr>
        <w:pStyle w:val="TOC3"/>
        <w:rPr>
          <w:rFonts w:asciiTheme="minorHAnsi" w:eastAsiaTheme="minorEastAsia" w:hAnsiTheme="minorHAnsi"/>
          <w:i w:val="0"/>
          <w:noProof/>
          <w:sz w:val="22"/>
          <w:szCs w:val="22"/>
          <w:lang w:val="en-US"/>
        </w:rPr>
      </w:pPr>
      <w:hyperlink w:anchor="_Toc168478740" w:history="1">
        <w:r w:rsidR="00B15435" w:rsidRPr="00D51691">
          <w:rPr>
            <w:rStyle w:val="Hyperlink"/>
            <w:noProof/>
          </w:rPr>
          <w:t>9.1.3 Vận hành RSA</w:t>
        </w:r>
        <w:r w:rsidR="00B15435">
          <w:rPr>
            <w:noProof/>
            <w:webHidden/>
          </w:rPr>
          <w:tab/>
        </w:r>
        <w:r w:rsidR="00B15435">
          <w:rPr>
            <w:noProof/>
            <w:webHidden/>
          </w:rPr>
          <w:fldChar w:fldCharType="begin"/>
        </w:r>
        <w:r w:rsidR="00B15435">
          <w:rPr>
            <w:noProof/>
            <w:webHidden/>
          </w:rPr>
          <w:instrText xml:space="preserve"> PAGEREF _Toc168478740 \h </w:instrText>
        </w:r>
        <w:r w:rsidR="00B15435">
          <w:rPr>
            <w:noProof/>
            <w:webHidden/>
          </w:rPr>
        </w:r>
        <w:r w:rsidR="00B15435">
          <w:rPr>
            <w:noProof/>
            <w:webHidden/>
          </w:rPr>
          <w:fldChar w:fldCharType="separate"/>
        </w:r>
        <w:r w:rsidR="00B15435">
          <w:rPr>
            <w:noProof/>
            <w:webHidden/>
          </w:rPr>
          <w:t>51</w:t>
        </w:r>
        <w:r w:rsidR="00B15435">
          <w:rPr>
            <w:noProof/>
            <w:webHidden/>
          </w:rPr>
          <w:fldChar w:fldCharType="end"/>
        </w:r>
      </w:hyperlink>
    </w:p>
    <w:p w14:paraId="0DDC15FF" w14:textId="23D9FAB3" w:rsidR="00B15435" w:rsidRDefault="00882050">
      <w:pPr>
        <w:pStyle w:val="TOC2"/>
        <w:rPr>
          <w:rFonts w:asciiTheme="minorHAnsi" w:eastAsiaTheme="minorEastAsia" w:hAnsiTheme="minorHAnsi"/>
          <w:noProof/>
          <w:sz w:val="22"/>
          <w:szCs w:val="22"/>
          <w:lang w:val="en-US"/>
        </w:rPr>
      </w:pPr>
      <w:hyperlink w:anchor="_Toc168478741" w:history="1">
        <w:r w:rsidR="00B15435" w:rsidRPr="00D51691">
          <w:rPr>
            <w:rStyle w:val="Hyperlink"/>
            <w:noProof/>
          </w:rPr>
          <w:t>9.2 Hiện thực</w:t>
        </w:r>
        <w:r w:rsidR="00B15435">
          <w:rPr>
            <w:noProof/>
            <w:webHidden/>
          </w:rPr>
          <w:tab/>
        </w:r>
        <w:r w:rsidR="00B15435">
          <w:rPr>
            <w:noProof/>
            <w:webHidden/>
          </w:rPr>
          <w:fldChar w:fldCharType="begin"/>
        </w:r>
        <w:r w:rsidR="00B15435">
          <w:rPr>
            <w:noProof/>
            <w:webHidden/>
          </w:rPr>
          <w:instrText xml:space="preserve"> PAGEREF _Toc168478741 \h </w:instrText>
        </w:r>
        <w:r w:rsidR="00B15435">
          <w:rPr>
            <w:noProof/>
            <w:webHidden/>
          </w:rPr>
        </w:r>
        <w:r w:rsidR="00B15435">
          <w:rPr>
            <w:noProof/>
            <w:webHidden/>
          </w:rPr>
          <w:fldChar w:fldCharType="separate"/>
        </w:r>
        <w:r w:rsidR="00B15435">
          <w:rPr>
            <w:noProof/>
            <w:webHidden/>
          </w:rPr>
          <w:t>52</w:t>
        </w:r>
        <w:r w:rsidR="00B15435">
          <w:rPr>
            <w:noProof/>
            <w:webHidden/>
          </w:rPr>
          <w:fldChar w:fldCharType="end"/>
        </w:r>
      </w:hyperlink>
    </w:p>
    <w:p w14:paraId="4F449D8B" w14:textId="2FD42686" w:rsidR="00B15435" w:rsidRDefault="00882050">
      <w:pPr>
        <w:pStyle w:val="TOC2"/>
        <w:rPr>
          <w:rFonts w:asciiTheme="minorHAnsi" w:eastAsiaTheme="minorEastAsia" w:hAnsiTheme="minorHAnsi"/>
          <w:noProof/>
          <w:sz w:val="22"/>
          <w:szCs w:val="22"/>
          <w:lang w:val="en-US"/>
        </w:rPr>
      </w:pPr>
      <w:hyperlink w:anchor="_Toc168478742" w:history="1">
        <w:r w:rsidR="00B15435" w:rsidRPr="00D51691">
          <w:rPr>
            <w:rStyle w:val="Hyperlink"/>
            <w:noProof/>
          </w:rPr>
          <w:t>9.3 Kiểm thử và xác minh</w:t>
        </w:r>
        <w:r w:rsidR="00B15435">
          <w:rPr>
            <w:noProof/>
            <w:webHidden/>
          </w:rPr>
          <w:tab/>
        </w:r>
        <w:r w:rsidR="00B15435">
          <w:rPr>
            <w:noProof/>
            <w:webHidden/>
          </w:rPr>
          <w:fldChar w:fldCharType="begin"/>
        </w:r>
        <w:r w:rsidR="00B15435">
          <w:rPr>
            <w:noProof/>
            <w:webHidden/>
          </w:rPr>
          <w:instrText xml:space="preserve"> PAGEREF _Toc168478742 \h </w:instrText>
        </w:r>
        <w:r w:rsidR="00B15435">
          <w:rPr>
            <w:noProof/>
            <w:webHidden/>
          </w:rPr>
        </w:r>
        <w:r w:rsidR="00B15435">
          <w:rPr>
            <w:noProof/>
            <w:webHidden/>
          </w:rPr>
          <w:fldChar w:fldCharType="separate"/>
        </w:r>
        <w:r w:rsidR="00B15435">
          <w:rPr>
            <w:noProof/>
            <w:webHidden/>
          </w:rPr>
          <w:t>53</w:t>
        </w:r>
        <w:r w:rsidR="00B15435">
          <w:rPr>
            <w:noProof/>
            <w:webHidden/>
          </w:rPr>
          <w:fldChar w:fldCharType="end"/>
        </w:r>
      </w:hyperlink>
    </w:p>
    <w:p w14:paraId="165CC965" w14:textId="1AF05C50" w:rsidR="00B15435" w:rsidRDefault="00882050">
      <w:pPr>
        <w:pStyle w:val="TOC3"/>
        <w:rPr>
          <w:rFonts w:asciiTheme="minorHAnsi" w:eastAsiaTheme="minorEastAsia" w:hAnsiTheme="minorHAnsi"/>
          <w:i w:val="0"/>
          <w:noProof/>
          <w:sz w:val="22"/>
          <w:szCs w:val="22"/>
          <w:lang w:val="en-US"/>
        </w:rPr>
      </w:pPr>
      <w:hyperlink w:anchor="_Toc168478743" w:history="1">
        <w:r w:rsidR="00B15435" w:rsidRPr="00D51691">
          <w:rPr>
            <w:rStyle w:val="Hyperlink"/>
            <w:noProof/>
          </w:rPr>
          <w:t>9.3.1 Kiểm thử</w:t>
        </w:r>
        <w:r w:rsidR="00B15435">
          <w:rPr>
            <w:noProof/>
            <w:webHidden/>
          </w:rPr>
          <w:tab/>
        </w:r>
        <w:r w:rsidR="00B15435">
          <w:rPr>
            <w:noProof/>
            <w:webHidden/>
          </w:rPr>
          <w:fldChar w:fldCharType="begin"/>
        </w:r>
        <w:r w:rsidR="00B15435">
          <w:rPr>
            <w:noProof/>
            <w:webHidden/>
          </w:rPr>
          <w:instrText xml:space="preserve"> PAGEREF _Toc168478743 \h </w:instrText>
        </w:r>
        <w:r w:rsidR="00B15435">
          <w:rPr>
            <w:noProof/>
            <w:webHidden/>
          </w:rPr>
        </w:r>
        <w:r w:rsidR="00B15435">
          <w:rPr>
            <w:noProof/>
            <w:webHidden/>
          </w:rPr>
          <w:fldChar w:fldCharType="separate"/>
        </w:r>
        <w:r w:rsidR="00B15435">
          <w:rPr>
            <w:noProof/>
            <w:webHidden/>
          </w:rPr>
          <w:t>53</w:t>
        </w:r>
        <w:r w:rsidR="00B15435">
          <w:rPr>
            <w:noProof/>
            <w:webHidden/>
          </w:rPr>
          <w:fldChar w:fldCharType="end"/>
        </w:r>
      </w:hyperlink>
    </w:p>
    <w:p w14:paraId="00A6F0C0" w14:textId="4A19A0F9" w:rsidR="00B15435" w:rsidRDefault="00882050">
      <w:pPr>
        <w:pStyle w:val="TOC3"/>
        <w:rPr>
          <w:rFonts w:asciiTheme="minorHAnsi" w:eastAsiaTheme="minorEastAsia" w:hAnsiTheme="minorHAnsi"/>
          <w:i w:val="0"/>
          <w:noProof/>
          <w:sz w:val="22"/>
          <w:szCs w:val="22"/>
          <w:lang w:val="en-US"/>
        </w:rPr>
      </w:pPr>
      <w:hyperlink w:anchor="_Toc168478744" w:history="1">
        <w:r w:rsidR="00B15435" w:rsidRPr="00D51691">
          <w:rPr>
            <w:rStyle w:val="Hyperlink"/>
            <w:noProof/>
          </w:rPr>
          <w:t>9.3.2 Xác minh</w:t>
        </w:r>
        <w:r w:rsidR="00B15435">
          <w:rPr>
            <w:noProof/>
            <w:webHidden/>
          </w:rPr>
          <w:tab/>
        </w:r>
        <w:r w:rsidR="00B15435">
          <w:rPr>
            <w:noProof/>
            <w:webHidden/>
          </w:rPr>
          <w:fldChar w:fldCharType="begin"/>
        </w:r>
        <w:r w:rsidR="00B15435">
          <w:rPr>
            <w:noProof/>
            <w:webHidden/>
          </w:rPr>
          <w:instrText xml:space="preserve"> PAGEREF _Toc168478744 \h </w:instrText>
        </w:r>
        <w:r w:rsidR="00B15435">
          <w:rPr>
            <w:noProof/>
            <w:webHidden/>
          </w:rPr>
        </w:r>
        <w:r w:rsidR="00B15435">
          <w:rPr>
            <w:noProof/>
            <w:webHidden/>
          </w:rPr>
          <w:fldChar w:fldCharType="separate"/>
        </w:r>
        <w:r w:rsidR="00B15435">
          <w:rPr>
            <w:noProof/>
            <w:webHidden/>
          </w:rPr>
          <w:t>54</w:t>
        </w:r>
        <w:r w:rsidR="00B15435">
          <w:rPr>
            <w:noProof/>
            <w:webHidden/>
          </w:rPr>
          <w:fldChar w:fldCharType="end"/>
        </w:r>
      </w:hyperlink>
    </w:p>
    <w:p w14:paraId="1F6EAD0D" w14:textId="4E15DF41" w:rsidR="00B15435" w:rsidRDefault="00882050">
      <w:pPr>
        <w:pStyle w:val="TOC2"/>
        <w:rPr>
          <w:rFonts w:asciiTheme="minorHAnsi" w:eastAsiaTheme="minorEastAsia" w:hAnsiTheme="minorHAnsi"/>
          <w:noProof/>
          <w:sz w:val="22"/>
          <w:szCs w:val="22"/>
          <w:lang w:val="en-US"/>
        </w:rPr>
      </w:pPr>
      <w:hyperlink w:anchor="_Toc168478745" w:history="1">
        <w:r w:rsidR="00B15435" w:rsidRPr="00D51691">
          <w:rPr>
            <w:rStyle w:val="Hyperlink"/>
            <w:noProof/>
          </w:rPr>
          <w:t>9.4 Phân tích hiệu quả và bảo mật</w:t>
        </w:r>
        <w:r w:rsidR="00B15435">
          <w:rPr>
            <w:noProof/>
            <w:webHidden/>
          </w:rPr>
          <w:tab/>
        </w:r>
        <w:r w:rsidR="00B15435">
          <w:rPr>
            <w:noProof/>
            <w:webHidden/>
          </w:rPr>
          <w:fldChar w:fldCharType="begin"/>
        </w:r>
        <w:r w:rsidR="00B15435">
          <w:rPr>
            <w:noProof/>
            <w:webHidden/>
          </w:rPr>
          <w:instrText xml:space="preserve"> PAGEREF _Toc168478745 \h </w:instrText>
        </w:r>
        <w:r w:rsidR="00B15435">
          <w:rPr>
            <w:noProof/>
            <w:webHidden/>
          </w:rPr>
        </w:r>
        <w:r w:rsidR="00B15435">
          <w:rPr>
            <w:noProof/>
            <w:webHidden/>
          </w:rPr>
          <w:fldChar w:fldCharType="separate"/>
        </w:r>
        <w:r w:rsidR="00B15435">
          <w:rPr>
            <w:noProof/>
            <w:webHidden/>
          </w:rPr>
          <w:t>54</w:t>
        </w:r>
        <w:r w:rsidR="00B15435">
          <w:rPr>
            <w:noProof/>
            <w:webHidden/>
          </w:rPr>
          <w:fldChar w:fldCharType="end"/>
        </w:r>
      </w:hyperlink>
    </w:p>
    <w:p w14:paraId="73F18125" w14:textId="0212FFF4" w:rsidR="00B15435" w:rsidRDefault="00882050">
      <w:pPr>
        <w:pStyle w:val="TOC3"/>
        <w:rPr>
          <w:rFonts w:asciiTheme="minorHAnsi" w:eastAsiaTheme="minorEastAsia" w:hAnsiTheme="minorHAnsi"/>
          <w:i w:val="0"/>
          <w:noProof/>
          <w:sz w:val="22"/>
          <w:szCs w:val="22"/>
          <w:lang w:val="en-US"/>
        </w:rPr>
      </w:pPr>
      <w:hyperlink w:anchor="_Toc168478746" w:history="1">
        <w:r w:rsidR="00B15435" w:rsidRPr="00D51691">
          <w:rPr>
            <w:rStyle w:val="Hyperlink"/>
            <w:noProof/>
          </w:rPr>
          <w:t>9.4.1 Hiệu quả</w:t>
        </w:r>
        <w:r w:rsidR="00B15435">
          <w:rPr>
            <w:noProof/>
            <w:webHidden/>
          </w:rPr>
          <w:tab/>
        </w:r>
        <w:r w:rsidR="00B15435">
          <w:rPr>
            <w:noProof/>
            <w:webHidden/>
          </w:rPr>
          <w:fldChar w:fldCharType="begin"/>
        </w:r>
        <w:r w:rsidR="00B15435">
          <w:rPr>
            <w:noProof/>
            <w:webHidden/>
          </w:rPr>
          <w:instrText xml:space="preserve"> PAGEREF _Toc168478746 \h </w:instrText>
        </w:r>
        <w:r w:rsidR="00B15435">
          <w:rPr>
            <w:noProof/>
            <w:webHidden/>
          </w:rPr>
        </w:r>
        <w:r w:rsidR="00B15435">
          <w:rPr>
            <w:noProof/>
            <w:webHidden/>
          </w:rPr>
          <w:fldChar w:fldCharType="separate"/>
        </w:r>
        <w:r w:rsidR="00B15435">
          <w:rPr>
            <w:noProof/>
            <w:webHidden/>
          </w:rPr>
          <w:t>54</w:t>
        </w:r>
        <w:r w:rsidR="00B15435">
          <w:rPr>
            <w:noProof/>
            <w:webHidden/>
          </w:rPr>
          <w:fldChar w:fldCharType="end"/>
        </w:r>
      </w:hyperlink>
    </w:p>
    <w:p w14:paraId="12F46157" w14:textId="23E520D1" w:rsidR="00B15435" w:rsidRDefault="00882050">
      <w:pPr>
        <w:pStyle w:val="TOC3"/>
        <w:rPr>
          <w:rFonts w:asciiTheme="minorHAnsi" w:eastAsiaTheme="minorEastAsia" w:hAnsiTheme="minorHAnsi"/>
          <w:i w:val="0"/>
          <w:noProof/>
          <w:sz w:val="22"/>
          <w:szCs w:val="22"/>
          <w:lang w:val="en-US"/>
        </w:rPr>
      </w:pPr>
      <w:hyperlink w:anchor="_Toc168478747" w:history="1">
        <w:r w:rsidR="00B15435" w:rsidRPr="00D51691">
          <w:rPr>
            <w:rStyle w:val="Hyperlink"/>
            <w:noProof/>
          </w:rPr>
          <w:t>9.4.2 Bảo mật</w:t>
        </w:r>
        <w:r w:rsidR="00B15435">
          <w:rPr>
            <w:noProof/>
            <w:webHidden/>
          </w:rPr>
          <w:tab/>
        </w:r>
        <w:r w:rsidR="00B15435">
          <w:rPr>
            <w:noProof/>
            <w:webHidden/>
          </w:rPr>
          <w:fldChar w:fldCharType="begin"/>
        </w:r>
        <w:r w:rsidR="00B15435">
          <w:rPr>
            <w:noProof/>
            <w:webHidden/>
          </w:rPr>
          <w:instrText xml:space="preserve"> PAGEREF _Toc168478747 \h </w:instrText>
        </w:r>
        <w:r w:rsidR="00B15435">
          <w:rPr>
            <w:noProof/>
            <w:webHidden/>
          </w:rPr>
        </w:r>
        <w:r w:rsidR="00B15435">
          <w:rPr>
            <w:noProof/>
            <w:webHidden/>
          </w:rPr>
          <w:fldChar w:fldCharType="separate"/>
        </w:r>
        <w:r w:rsidR="00B15435">
          <w:rPr>
            <w:noProof/>
            <w:webHidden/>
          </w:rPr>
          <w:t>55</w:t>
        </w:r>
        <w:r w:rsidR="00B15435">
          <w:rPr>
            <w:noProof/>
            <w:webHidden/>
          </w:rPr>
          <w:fldChar w:fldCharType="end"/>
        </w:r>
      </w:hyperlink>
    </w:p>
    <w:p w14:paraId="44471043" w14:textId="3992CE81" w:rsidR="00B15435" w:rsidRDefault="00882050">
      <w:pPr>
        <w:pStyle w:val="TOC2"/>
        <w:rPr>
          <w:rFonts w:asciiTheme="minorHAnsi" w:eastAsiaTheme="minorEastAsia" w:hAnsiTheme="minorHAnsi"/>
          <w:noProof/>
          <w:sz w:val="22"/>
          <w:szCs w:val="22"/>
          <w:lang w:val="en-US"/>
        </w:rPr>
      </w:pPr>
      <w:hyperlink w:anchor="_Toc168478748" w:history="1">
        <w:r w:rsidR="00B15435" w:rsidRPr="00D51691">
          <w:rPr>
            <w:rStyle w:val="Hyperlink"/>
            <w:noProof/>
          </w:rPr>
          <w:t>9.5 Thảo luận về các mối đe dọa bảo mật và hạn chế của hệ mật RSA</w:t>
        </w:r>
        <w:r w:rsidR="00B15435">
          <w:rPr>
            <w:noProof/>
            <w:webHidden/>
          </w:rPr>
          <w:tab/>
        </w:r>
        <w:r w:rsidR="00B15435">
          <w:rPr>
            <w:noProof/>
            <w:webHidden/>
          </w:rPr>
          <w:fldChar w:fldCharType="begin"/>
        </w:r>
        <w:r w:rsidR="00B15435">
          <w:rPr>
            <w:noProof/>
            <w:webHidden/>
          </w:rPr>
          <w:instrText xml:space="preserve"> PAGEREF _Toc168478748 \h </w:instrText>
        </w:r>
        <w:r w:rsidR="00B15435">
          <w:rPr>
            <w:noProof/>
            <w:webHidden/>
          </w:rPr>
        </w:r>
        <w:r w:rsidR="00B15435">
          <w:rPr>
            <w:noProof/>
            <w:webHidden/>
          </w:rPr>
          <w:fldChar w:fldCharType="separate"/>
        </w:r>
        <w:r w:rsidR="00B15435">
          <w:rPr>
            <w:noProof/>
            <w:webHidden/>
          </w:rPr>
          <w:t>55</w:t>
        </w:r>
        <w:r w:rsidR="00B15435">
          <w:rPr>
            <w:noProof/>
            <w:webHidden/>
          </w:rPr>
          <w:fldChar w:fldCharType="end"/>
        </w:r>
      </w:hyperlink>
    </w:p>
    <w:p w14:paraId="7547A304" w14:textId="26CD27F6" w:rsidR="00B15435" w:rsidRDefault="00882050">
      <w:pPr>
        <w:pStyle w:val="TOC3"/>
        <w:rPr>
          <w:rFonts w:asciiTheme="minorHAnsi" w:eastAsiaTheme="minorEastAsia" w:hAnsiTheme="minorHAnsi"/>
          <w:i w:val="0"/>
          <w:noProof/>
          <w:sz w:val="22"/>
          <w:szCs w:val="22"/>
          <w:lang w:val="en-US"/>
        </w:rPr>
      </w:pPr>
      <w:hyperlink w:anchor="_Toc168478749" w:history="1">
        <w:r w:rsidR="00B15435" w:rsidRPr="00D51691">
          <w:rPr>
            <w:rStyle w:val="Hyperlink"/>
            <w:noProof/>
          </w:rPr>
          <w:t>9.5.1 Các mối đe dọa bảo mật</w:t>
        </w:r>
        <w:r w:rsidR="00B15435">
          <w:rPr>
            <w:noProof/>
            <w:webHidden/>
          </w:rPr>
          <w:tab/>
        </w:r>
        <w:r w:rsidR="00B15435">
          <w:rPr>
            <w:noProof/>
            <w:webHidden/>
          </w:rPr>
          <w:fldChar w:fldCharType="begin"/>
        </w:r>
        <w:r w:rsidR="00B15435">
          <w:rPr>
            <w:noProof/>
            <w:webHidden/>
          </w:rPr>
          <w:instrText xml:space="preserve"> PAGEREF _Toc168478749 \h </w:instrText>
        </w:r>
        <w:r w:rsidR="00B15435">
          <w:rPr>
            <w:noProof/>
            <w:webHidden/>
          </w:rPr>
        </w:r>
        <w:r w:rsidR="00B15435">
          <w:rPr>
            <w:noProof/>
            <w:webHidden/>
          </w:rPr>
          <w:fldChar w:fldCharType="separate"/>
        </w:r>
        <w:r w:rsidR="00B15435">
          <w:rPr>
            <w:noProof/>
            <w:webHidden/>
          </w:rPr>
          <w:t>55</w:t>
        </w:r>
        <w:r w:rsidR="00B15435">
          <w:rPr>
            <w:noProof/>
            <w:webHidden/>
          </w:rPr>
          <w:fldChar w:fldCharType="end"/>
        </w:r>
      </w:hyperlink>
    </w:p>
    <w:p w14:paraId="5845D7FF" w14:textId="057683E4" w:rsidR="00B15435" w:rsidRDefault="00882050">
      <w:pPr>
        <w:pStyle w:val="TOC3"/>
        <w:rPr>
          <w:rFonts w:asciiTheme="minorHAnsi" w:eastAsiaTheme="minorEastAsia" w:hAnsiTheme="minorHAnsi"/>
          <w:i w:val="0"/>
          <w:noProof/>
          <w:sz w:val="22"/>
          <w:szCs w:val="22"/>
          <w:lang w:val="en-US"/>
        </w:rPr>
      </w:pPr>
      <w:hyperlink w:anchor="_Toc168478750" w:history="1">
        <w:r w:rsidR="00B15435" w:rsidRPr="00D51691">
          <w:rPr>
            <w:rStyle w:val="Hyperlink"/>
            <w:noProof/>
          </w:rPr>
          <w:t>9.5.2 Hạn chế</w:t>
        </w:r>
        <w:r w:rsidR="00B15435">
          <w:rPr>
            <w:noProof/>
            <w:webHidden/>
          </w:rPr>
          <w:tab/>
        </w:r>
        <w:r w:rsidR="00B15435">
          <w:rPr>
            <w:noProof/>
            <w:webHidden/>
          </w:rPr>
          <w:fldChar w:fldCharType="begin"/>
        </w:r>
        <w:r w:rsidR="00B15435">
          <w:rPr>
            <w:noProof/>
            <w:webHidden/>
          </w:rPr>
          <w:instrText xml:space="preserve"> PAGEREF _Toc168478750 \h </w:instrText>
        </w:r>
        <w:r w:rsidR="00B15435">
          <w:rPr>
            <w:noProof/>
            <w:webHidden/>
          </w:rPr>
        </w:r>
        <w:r w:rsidR="00B15435">
          <w:rPr>
            <w:noProof/>
            <w:webHidden/>
          </w:rPr>
          <w:fldChar w:fldCharType="separate"/>
        </w:r>
        <w:r w:rsidR="00B15435">
          <w:rPr>
            <w:noProof/>
            <w:webHidden/>
          </w:rPr>
          <w:t>56</w:t>
        </w:r>
        <w:r w:rsidR="00B15435">
          <w:rPr>
            <w:noProof/>
            <w:webHidden/>
          </w:rPr>
          <w:fldChar w:fldCharType="end"/>
        </w:r>
      </w:hyperlink>
    </w:p>
    <w:p w14:paraId="0A7C421C" w14:textId="58144194" w:rsidR="00B15435" w:rsidRDefault="00882050">
      <w:pPr>
        <w:pStyle w:val="TOC2"/>
        <w:rPr>
          <w:rFonts w:asciiTheme="minorHAnsi" w:eastAsiaTheme="minorEastAsia" w:hAnsiTheme="minorHAnsi"/>
          <w:noProof/>
          <w:sz w:val="22"/>
          <w:szCs w:val="22"/>
          <w:lang w:val="en-US"/>
        </w:rPr>
      </w:pPr>
      <w:hyperlink w:anchor="_Toc168478751" w:history="1">
        <w:r w:rsidR="00B15435" w:rsidRPr="00D51691">
          <w:rPr>
            <w:rStyle w:val="Hyperlink"/>
            <w:noProof/>
          </w:rPr>
          <w:t>9.6 Khuyến nghị cải thiện</w:t>
        </w:r>
        <w:r w:rsidR="00B15435">
          <w:rPr>
            <w:noProof/>
            <w:webHidden/>
          </w:rPr>
          <w:tab/>
        </w:r>
        <w:r w:rsidR="00B15435">
          <w:rPr>
            <w:noProof/>
            <w:webHidden/>
          </w:rPr>
          <w:fldChar w:fldCharType="begin"/>
        </w:r>
        <w:r w:rsidR="00B15435">
          <w:rPr>
            <w:noProof/>
            <w:webHidden/>
          </w:rPr>
          <w:instrText xml:space="preserve"> PAGEREF _Toc168478751 \h </w:instrText>
        </w:r>
        <w:r w:rsidR="00B15435">
          <w:rPr>
            <w:noProof/>
            <w:webHidden/>
          </w:rPr>
        </w:r>
        <w:r w:rsidR="00B15435">
          <w:rPr>
            <w:noProof/>
            <w:webHidden/>
          </w:rPr>
          <w:fldChar w:fldCharType="separate"/>
        </w:r>
        <w:r w:rsidR="00B15435">
          <w:rPr>
            <w:noProof/>
            <w:webHidden/>
          </w:rPr>
          <w:t>56</w:t>
        </w:r>
        <w:r w:rsidR="00B15435">
          <w:rPr>
            <w:noProof/>
            <w:webHidden/>
          </w:rPr>
          <w:fldChar w:fldCharType="end"/>
        </w:r>
      </w:hyperlink>
    </w:p>
    <w:p w14:paraId="5C00D1EF" w14:textId="12358907" w:rsidR="00B15435" w:rsidRDefault="00882050">
      <w:pPr>
        <w:pStyle w:val="TOC1"/>
        <w:rPr>
          <w:rFonts w:asciiTheme="minorHAnsi" w:eastAsiaTheme="minorEastAsia" w:hAnsiTheme="minorHAnsi"/>
          <w:b w:val="0"/>
          <w:noProof/>
          <w:sz w:val="22"/>
          <w:szCs w:val="22"/>
          <w:lang w:val="en-US"/>
        </w:rPr>
      </w:pPr>
      <w:hyperlink w:anchor="_Toc168478752" w:history="1">
        <w:r w:rsidR="00B15435" w:rsidRPr="00D51691">
          <w:rPr>
            <w:rStyle w:val="Hyperlink"/>
            <w:noProof/>
          </w:rPr>
          <w:t>TÀI LIỆU THAM KHẢO</w:t>
        </w:r>
        <w:r w:rsidR="00B15435">
          <w:rPr>
            <w:noProof/>
            <w:webHidden/>
          </w:rPr>
          <w:tab/>
        </w:r>
        <w:r w:rsidR="00B15435">
          <w:rPr>
            <w:noProof/>
            <w:webHidden/>
          </w:rPr>
          <w:fldChar w:fldCharType="begin"/>
        </w:r>
        <w:r w:rsidR="00B15435">
          <w:rPr>
            <w:noProof/>
            <w:webHidden/>
          </w:rPr>
          <w:instrText xml:space="preserve"> PAGEREF _Toc168478752 \h </w:instrText>
        </w:r>
        <w:r w:rsidR="00B15435">
          <w:rPr>
            <w:noProof/>
            <w:webHidden/>
          </w:rPr>
        </w:r>
        <w:r w:rsidR="00B15435">
          <w:rPr>
            <w:noProof/>
            <w:webHidden/>
          </w:rPr>
          <w:fldChar w:fldCharType="separate"/>
        </w:r>
        <w:r w:rsidR="00B15435">
          <w:rPr>
            <w:noProof/>
            <w:webHidden/>
          </w:rPr>
          <w:t>57</w:t>
        </w:r>
        <w:r w:rsidR="00B15435">
          <w:rPr>
            <w:noProof/>
            <w:webHidden/>
          </w:rPr>
          <w:fldChar w:fldCharType="end"/>
        </w:r>
      </w:hyperlink>
    </w:p>
    <w:p w14:paraId="7D2BAA68" w14:textId="3C2B38A9" w:rsidR="00B127A5" w:rsidRPr="000C4696" w:rsidRDefault="00F772AD" w:rsidP="0091100B">
      <w:pPr>
        <w:pStyle w:val="Nidungvnbn"/>
        <w:ind w:firstLine="0"/>
      </w:pPr>
      <w:r w:rsidRPr="00E50202">
        <w:fldChar w:fldCharType="end"/>
      </w:r>
      <w:r w:rsidR="00B127A5" w:rsidRPr="000C4696">
        <w:br w:type="page"/>
      </w:r>
    </w:p>
    <w:p w14:paraId="0F3563AD" w14:textId="77777777" w:rsidR="000044BC" w:rsidRPr="000C4696" w:rsidRDefault="000044BC" w:rsidP="0091100B">
      <w:pPr>
        <w:pStyle w:val="Heading1"/>
        <w:numPr>
          <w:ilvl w:val="0"/>
          <w:numId w:val="0"/>
        </w:numPr>
        <w:ind w:left="284" w:hanging="284"/>
        <w:jc w:val="center"/>
        <w:rPr>
          <w:sz w:val="26"/>
          <w:szCs w:val="26"/>
        </w:rPr>
      </w:pPr>
      <w:bookmarkStart w:id="1" w:name="_Toc168478680"/>
      <w:r w:rsidRPr="000C4696">
        <w:lastRenderedPageBreak/>
        <w:t>DANH MỤC HÌNH VẼ</w:t>
      </w:r>
      <w:bookmarkEnd w:id="1"/>
    </w:p>
    <w:p w14:paraId="741E0507" w14:textId="140CD9C7" w:rsidR="000748C7" w:rsidRDefault="00845C4A">
      <w:pPr>
        <w:pStyle w:val="TableofFigures"/>
        <w:tabs>
          <w:tab w:val="right" w:leader="dot" w:pos="8777"/>
        </w:tabs>
        <w:rPr>
          <w:rFonts w:asciiTheme="minorHAnsi" w:eastAsiaTheme="minorEastAsia" w:hAnsiTheme="minorHAnsi"/>
          <w:noProof/>
          <w:sz w:val="22"/>
          <w:szCs w:val="22"/>
          <w:lang w:val="en-US"/>
        </w:rPr>
      </w:pPr>
      <w:r>
        <w:rPr>
          <w:szCs w:val="26"/>
        </w:rPr>
        <w:fldChar w:fldCharType="begin"/>
      </w:r>
      <w:r>
        <w:rPr>
          <w:szCs w:val="26"/>
        </w:rPr>
        <w:instrText xml:space="preserve"> TOC \h \z \c "Hình" </w:instrText>
      </w:r>
      <w:r>
        <w:rPr>
          <w:szCs w:val="26"/>
        </w:rPr>
        <w:fldChar w:fldCharType="separate"/>
      </w:r>
      <w:hyperlink r:id="rId10" w:anchor="_Toc168479000" w:history="1">
        <w:r w:rsidR="000748C7" w:rsidRPr="00E205EE">
          <w:rPr>
            <w:rStyle w:val="Hyperlink"/>
            <w:noProof/>
          </w:rPr>
          <w:t>Hình 5.1</w:t>
        </w:r>
        <w:r w:rsidR="000748C7" w:rsidRPr="00E205EE">
          <w:rPr>
            <w:rStyle w:val="Hyperlink"/>
            <w:noProof/>
            <w:lang w:val="en-US"/>
          </w:rPr>
          <w:t xml:space="preserve"> –  </w:t>
        </w:r>
        <w:r w:rsidR="000748C7" w:rsidRPr="00E205EE">
          <w:rPr>
            <w:rStyle w:val="Hyperlink"/>
            <w:noProof/>
          </w:rPr>
          <w:t>Đồ thị ví dụ cho thuật toán Union-Find trong Kruskal</w:t>
        </w:r>
        <w:r w:rsidR="000748C7">
          <w:rPr>
            <w:noProof/>
            <w:webHidden/>
          </w:rPr>
          <w:tab/>
        </w:r>
        <w:r w:rsidR="000748C7">
          <w:rPr>
            <w:noProof/>
            <w:webHidden/>
          </w:rPr>
          <w:fldChar w:fldCharType="begin"/>
        </w:r>
        <w:r w:rsidR="000748C7">
          <w:rPr>
            <w:noProof/>
            <w:webHidden/>
          </w:rPr>
          <w:instrText xml:space="preserve"> PAGEREF _Toc168479000 \h </w:instrText>
        </w:r>
        <w:r w:rsidR="000748C7">
          <w:rPr>
            <w:noProof/>
            <w:webHidden/>
          </w:rPr>
        </w:r>
        <w:r w:rsidR="000748C7">
          <w:rPr>
            <w:noProof/>
            <w:webHidden/>
          </w:rPr>
          <w:fldChar w:fldCharType="separate"/>
        </w:r>
        <w:r w:rsidR="000748C7">
          <w:rPr>
            <w:noProof/>
            <w:webHidden/>
          </w:rPr>
          <w:t>10</w:t>
        </w:r>
        <w:r w:rsidR="000748C7">
          <w:rPr>
            <w:noProof/>
            <w:webHidden/>
          </w:rPr>
          <w:fldChar w:fldCharType="end"/>
        </w:r>
      </w:hyperlink>
    </w:p>
    <w:p w14:paraId="3EB3DA73" w14:textId="61815C88" w:rsidR="000748C7" w:rsidRDefault="00882050">
      <w:pPr>
        <w:pStyle w:val="TableofFigures"/>
        <w:tabs>
          <w:tab w:val="right" w:leader="dot" w:pos="8777"/>
        </w:tabs>
        <w:rPr>
          <w:rFonts w:asciiTheme="minorHAnsi" w:eastAsiaTheme="minorEastAsia" w:hAnsiTheme="minorHAnsi"/>
          <w:noProof/>
          <w:sz w:val="22"/>
          <w:szCs w:val="22"/>
          <w:lang w:val="en-US"/>
        </w:rPr>
      </w:pPr>
      <w:hyperlink r:id="rId11" w:anchor="_Toc168479001" w:history="1">
        <w:r w:rsidR="000748C7" w:rsidRPr="00E205EE">
          <w:rPr>
            <w:rStyle w:val="Hyperlink"/>
            <w:noProof/>
          </w:rPr>
          <w:t>Hình 6.1</w:t>
        </w:r>
        <w:r w:rsidR="000748C7" w:rsidRPr="00E205EE">
          <w:rPr>
            <w:rStyle w:val="Hyperlink"/>
            <w:noProof/>
            <w:lang w:val="en-US"/>
          </w:rPr>
          <w:t xml:space="preserve"> –  Đồ thị gốc</w:t>
        </w:r>
        <w:r w:rsidR="000748C7">
          <w:rPr>
            <w:noProof/>
            <w:webHidden/>
          </w:rPr>
          <w:tab/>
        </w:r>
        <w:r w:rsidR="000748C7">
          <w:rPr>
            <w:noProof/>
            <w:webHidden/>
          </w:rPr>
          <w:fldChar w:fldCharType="begin"/>
        </w:r>
        <w:r w:rsidR="000748C7">
          <w:rPr>
            <w:noProof/>
            <w:webHidden/>
          </w:rPr>
          <w:instrText xml:space="preserve"> PAGEREF _Toc168479001 \h </w:instrText>
        </w:r>
        <w:r w:rsidR="000748C7">
          <w:rPr>
            <w:noProof/>
            <w:webHidden/>
          </w:rPr>
        </w:r>
        <w:r w:rsidR="000748C7">
          <w:rPr>
            <w:noProof/>
            <w:webHidden/>
          </w:rPr>
          <w:fldChar w:fldCharType="separate"/>
        </w:r>
        <w:r w:rsidR="000748C7">
          <w:rPr>
            <w:noProof/>
            <w:webHidden/>
          </w:rPr>
          <w:t>15</w:t>
        </w:r>
        <w:r w:rsidR="000748C7">
          <w:rPr>
            <w:noProof/>
            <w:webHidden/>
          </w:rPr>
          <w:fldChar w:fldCharType="end"/>
        </w:r>
      </w:hyperlink>
    </w:p>
    <w:p w14:paraId="14D03FD4" w14:textId="4F9C7B6A" w:rsidR="000748C7" w:rsidRDefault="00882050">
      <w:pPr>
        <w:pStyle w:val="TableofFigures"/>
        <w:tabs>
          <w:tab w:val="right" w:leader="dot" w:pos="8777"/>
        </w:tabs>
        <w:rPr>
          <w:rFonts w:asciiTheme="minorHAnsi" w:eastAsiaTheme="minorEastAsia" w:hAnsiTheme="minorHAnsi"/>
          <w:noProof/>
          <w:sz w:val="22"/>
          <w:szCs w:val="22"/>
          <w:lang w:val="en-US"/>
        </w:rPr>
      </w:pPr>
      <w:hyperlink r:id="rId12" w:anchor="_Toc168479002" w:history="1">
        <w:r w:rsidR="000748C7" w:rsidRPr="00E205EE">
          <w:rPr>
            <w:rStyle w:val="Hyperlink"/>
            <w:noProof/>
          </w:rPr>
          <w:t>Hình 6.2</w:t>
        </w:r>
        <w:r w:rsidR="000748C7" w:rsidRPr="00E205EE">
          <w:rPr>
            <w:rStyle w:val="Hyperlink"/>
            <w:noProof/>
            <w:lang w:val="en-US"/>
          </w:rPr>
          <w:t xml:space="preserve"> –  Đồ thị có hướng</w:t>
        </w:r>
        <w:r w:rsidR="000748C7">
          <w:rPr>
            <w:noProof/>
            <w:webHidden/>
          </w:rPr>
          <w:tab/>
        </w:r>
        <w:r w:rsidR="000748C7">
          <w:rPr>
            <w:noProof/>
            <w:webHidden/>
          </w:rPr>
          <w:fldChar w:fldCharType="begin"/>
        </w:r>
        <w:r w:rsidR="000748C7">
          <w:rPr>
            <w:noProof/>
            <w:webHidden/>
          </w:rPr>
          <w:instrText xml:space="preserve"> PAGEREF _Toc168479002 \h </w:instrText>
        </w:r>
        <w:r w:rsidR="000748C7">
          <w:rPr>
            <w:noProof/>
            <w:webHidden/>
          </w:rPr>
        </w:r>
        <w:r w:rsidR="000748C7">
          <w:rPr>
            <w:noProof/>
            <w:webHidden/>
          </w:rPr>
          <w:fldChar w:fldCharType="separate"/>
        </w:r>
        <w:r w:rsidR="000748C7">
          <w:rPr>
            <w:noProof/>
            <w:webHidden/>
          </w:rPr>
          <w:t>16</w:t>
        </w:r>
        <w:r w:rsidR="000748C7">
          <w:rPr>
            <w:noProof/>
            <w:webHidden/>
          </w:rPr>
          <w:fldChar w:fldCharType="end"/>
        </w:r>
      </w:hyperlink>
    </w:p>
    <w:p w14:paraId="142D5786" w14:textId="1DC6278E" w:rsidR="000748C7" w:rsidRDefault="00882050">
      <w:pPr>
        <w:pStyle w:val="TableofFigures"/>
        <w:tabs>
          <w:tab w:val="right" w:leader="dot" w:pos="8777"/>
        </w:tabs>
        <w:rPr>
          <w:rFonts w:asciiTheme="minorHAnsi" w:eastAsiaTheme="minorEastAsia" w:hAnsiTheme="minorHAnsi"/>
          <w:noProof/>
          <w:sz w:val="22"/>
          <w:szCs w:val="22"/>
          <w:lang w:val="en-US"/>
        </w:rPr>
      </w:pPr>
      <w:hyperlink r:id="rId13" w:anchor="_Toc168479003" w:history="1">
        <w:r w:rsidR="000748C7" w:rsidRPr="00E205EE">
          <w:rPr>
            <w:rStyle w:val="Hyperlink"/>
            <w:noProof/>
          </w:rPr>
          <w:t>Hình 6.3</w:t>
        </w:r>
        <w:r w:rsidR="000748C7" w:rsidRPr="00E205EE">
          <w:rPr>
            <w:rStyle w:val="Hyperlink"/>
            <w:noProof/>
            <w:lang w:val="en-US"/>
          </w:rPr>
          <w:t xml:space="preserve"> – Đồ thị ví dụ cho thuật toán Hierholzer</w:t>
        </w:r>
        <w:r w:rsidR="000748C7">
          <w:rPr>
            <w:noProof/>
            <w:webHidden/>
          </w:rPr>
          <w:tab/>
        </w:r>
        <w:r w:rsidR="000748C7">
          <w:rPr>
            <w:noProof/>
            <w:webHidden/>
          </w:rPr>
          <w:fldChar w:fldCharType="begin"/>
        </w:r>
        <w:r w:rsidR="000748C7">
          <w:rPr>
            <w:noProof/>
            <w:webHidden/>
          </w:rPr>
          <w:instrText xml:space="preserve"> PAGEREF _Toc168479003 \h </w:instrText>
        </w:r>
        <w:r w:rsidR="000748C7">
          <w:rPr>
            <w:noProof/>
            <w:webHidden/>
          </w:rPr>
        </w:r>
        <w:r w:rsidR="000748C7">
          <w:rPr>
            <w:noProof/>
            <w:webHidden/>
          </w:rPr>
          <w:fldChar w:fldCharType="separate"/>
        </w:r>
        <w:r w:rsidR="000748C7">
          <w:rPr>
            <w:noProof/>
            <w:webHidden/>
          </w:rPr>
          <w:t>19</w:t>
        </w:r>
        <w:r w:rsidR="000748C7">
          <w:rPr>
            <w:noProof/>
            <w:webHidden/>
          </w:rPr>
          <w:fldChar w:fldCharType="end"/>
        </w:r>
      </w:hyperlink>
    </w:p>
    <w:p w14:paraId="2A83694D" w14:textId="149264D3" w:rsidR="000748C7" w:rsidRDefault="00882050">
      <w:pPr>
        <w:pStyle w:val="TableofFigures"/>
        <w:tabs>
          <w:tab w:val="right" w:leader="dot" w:pos="8777"/>
        </w:tabs>
        <w:rPr>
          <w:rFonts w:asciiTheme="minorHAnsi" w:eastAsiaTheme="minorEastAsia" w:hAnsiTheme="minorHAnsi"/>
          <w:noProof/>
          <w:sz w:val="22"/>
          <w:szCs w:val="22"/>
          <w:lang w:val="en-US"/>
        </w:rPr>
      </w:pPr>
      <w:hyperlink r:id="rId14" w:anchor="_Toc168479004" w:history="1">
        <w:r w:rsidR="000748C7" w:rsidRPr="00E205EE">
          <w:rPr>
            <w:rStyle w:val="Hyperlink"/>
            <w:noProof/>
          </w:rPr>
          <w:t>Hình 6.4</w:t>
        </w:r>
        <w:r w:rsidR="000748C7" w:rsidRPr="00E205EE">
          <w:rPr>
            <w:rStyle w:val="Hyperlink"/>
            <w:noProof/>
            <w:lang w:val="en-US"/>
          </w:rPr>
          <w:t xml:space="preserve"> – Đồ thị ví dụ cho thuật toán Hierholzer 1.1</w:t>
        </w:r>
        <w:r w:rsidR="000748C7">
          <w:rPr>
            <w:noProof/>
            <w:webHidden/>
          </w:rPr>
          <w:tab/>
        </w:r>
        <w:r w:rsidR="000748C7">
          <w:rPr>
            <w:noProof/>
            <w:webHidden/>
          </w:rPr>
          <w:fldChar w:fldCharType="begin"/>
        </w:r>
        <w:r w:rsidR="000748C7">
          <w:rPr>
            <w:noProof/>
            <w:webHidden/>
          </w:rPr>
          <w:instrText xml:space="preserve"> PAGEREF _Toc168479004 \h </w:instrText>
        </w:r>
        <w:r w:rsidR="000748C7">
          <w:rPr>
            <w:noProof/>
            <w:webHidden/>
          </w:rPr>
        </w:r>
        <w:r w:rsidR="000748C7">
          <w:rPr>
            <w:noProof/>
            <w:webHidden/>
          </w:rPr>
          <w:fldChar w:fldCharType="separate"/>
        </w:r>
        <w:r w:rsidR="000748C7">
          <w:rPr>
            <w:noProof/>
            <w:webHidden/>
          </w:rPr>
          <w:t>20</w:t>
        </w:r>
        <w:r w:rsidR="000748C7">
          <w:rPr>
            <w:noProof/>
            <w:webHidden/>
          </w:rPr>
          <w:fldChar w:fldCharType="end"/>
        </w:r>
      </w:hyperlink>
    </w:p>
    <w:p w14:paraId="0E6B7C9A" w14:textId="71C2909E" w:rsidR="000748C7" w:rsidRDefault="00882050">
      <w:pPr>
        <w:pStyle w:val="TableofFigures"/>
        <w:tabs>
          <w:tab w:val="right" w:leader="dot" w:pos="8777"/>
        </w:tabs>
        <w:rPr>
          <w:rFonts w:asciiTheme="minorHAnsi" w:eastAsiaTheme="minorEastAsia" w:hAnsiTheme="minorHAnsi"/>
          <w:noProof/>
          <w:sz w:val="22"/>
          <w:szCs w:val="22"/>
          <w:lang w:val="en-US"/>
        </w:rPr>
      </w:pPr>
      <w:hyperlink r:id="rId15" w:anchor="_Toc168479005" w:history="1">
        <w:r w:rsidR="000748C7" w:rsidRPr="00E205EE">
          <w:rPr>
            <w:rStyle w:val="Hyperlink"/>
            <w:noProof/>
          </w:rPr>
          <w:t>Hình 6.5</w:t>
        </w:r>
        <w:r w:rsidR="000748C7" w:rsidRPr="00E205EE">
          <w:rPr>
            <w:rStyle w:val="Hyperlink"/>
            <w:noProof/>
            <w:lang w:val="en-US"/>
          </w:rPr>
          <w:t xml:space="preserve"> – Đồ thị ví dụ cho thuật toán Hierholzer 1.2</w:t>
        </w:r>
        <w:r w:rsidR="000748C7">
          <w:rPr>
            <w:noProof/>
            <w:webHidden/>
          </w:rPr>
          <w:tab/>
        </w:r>
        <w:r w:rsidR="000748C7">
          <w:rPr>
            <w:noProof/>
            <w:webHidden/>
          </w:rPr>
          <w:fldChar w:fldCharType="begin"/>
        </w:r>
        <w:r w:rsidR="000748C7">
          <w:rPr>
            <w:noProof/>
            <w:webHidden/>
          </w:rPr>
          <w:instrText xml:space="preserve"> PAGEREF _Toc168479005 \h </w:instrText>
        </w:r>
        <w:r w:rsidR="000748C7">
          <w:rPr>
            <w:noProof/>
            <w:webHidden/>
          </w:rPr>
        </w:r>
        <w:r w:rsidR="000748C7">
          <w:rPr>
            <w:noProof/>
            <w:webHidden/>
          </w:rPr>
          <w:fldChar w:fldCharType="separate"/>
        </w:r>
        <w:r w:rsidR="000748C7">
          <w:rPr>
            <w:noProof/>
            <w:webHidden/>
          </w:rPr>
          <w:t>20</w:t>
        </w:r>
        <w:r w:rsidR="000748C7">
          <w:rPr>
            <w:noProof/>
            <w:webHidden/>
          </w:rPr>
          <w:fldChar w:fldCharType="end"/>
        </w:r>
      </w:hyperlink>
    </w:p>
    <w:p w14:paraId="4C97DA50" w14:textId="63E25DD3" w:rsidR="000748C7" w:rsidRDefault="00882050">
      <w:pPr>
        <w:pStyle w:val="TableofFigures"/>
        <w:tabs>
          <w:tab w:val="right" w:leader="dot" w:pos="8777"/>
        </w:tabs>
        <w:rPr>
          <w:rFonts w:asciiTheme="minorHAnsi" w:eastAsiaTheme="minorEastAsia" w:hAnsiTheme="minorHAnsi"/>
          <w:noProof/>
          <w:sz w:val="22"/>
          <w:szCs w:val="22"/>
          <w:lang w:val="en-US"/>
        </w:rPr>
      </w:pPr>
      <w:hyperlink r:id="rId16" w:anchor="_Toc168479006" w:history="1">
        <w:r w:rsidR="000748C7" w:rsidRPr="00E205EE">
          <w:rPr>
            <w:rStyle w:val="Hyperlink"/>
            <w:noProof/>
          </w:rPr>
          <w:t>Hình 6.6</w:t>
        </w:r>
        <w:r w:rsidR="000748C7" w:rsidRPr="00E205EE">
          <w:rPr>
            <w:rStyle w:val="Hyperlink"/>
            <w:noProof/>
            <w:lang w:val="en-US"/>
          </w:rPr>
          <w:t xml:space="preserve"> – Đồ thị ví dụ cho thuật toán Hierholzer 1.3</w:t>
        </w:r>
        <w:r w:rsidR="000748C7">
          <w:rPr>
            <w:noProof/>
            <w:webHidden/>
          </w:rPr>
          <w:tab/>
        </w:r>
        <w:r w:rsidR="000748C7">
          <w:rPr>
            <w:noProof/>
            <w:webHidden/>
          </w:rPr>
          <w:fldChar w:fldCharType="begin"/>
        </w:r>
        <w:r w:rsidR="000748C7">
          <w:rPr>
            <w:noProof/>
            <w:webHidden/>
          </w:rPr>
          <w:instrText xml:space="preserve"> PAGEREF _Toc168479006 \h </w:instrText>
        </w:r>
        <w:r w:rsidR="000748C7">
          <w:rPr>
            <w:noProof/>
            <w:webHidden/>
          </w:rPr>
        </w:r>
        <w:r w:rsidR="000748C7">
          <w:rPr>
            <w:noProof/>
            <w:webHidden/>
          </w:rPr>
          <w:fldChar w:fldCharType="separate"/>
        </w:r>
        <w:r w:rsidR="000748C7">
          <w:rPr>
            <w:noProof/>
            <w:webHidden/>
          </w:rPr>
          <w:t>21</w:t>
        </w:r>
        <w:r w:rsidR="000748C7">
          <w:rPr>
            <w:noProof/>
            <w:webHidden/>
          </w:rPr>
          <w:fldChar w:fldCharType="end"/>
        </w:r>
      </w:hyperlink>
    </w:p>
    <w:p w14:paraId="789F1C01" w14:textId="71E79384" w:rsidR="000748C7" w:rsidRDefault="00882050">
      <w:pPr>
        <w:pStyle w:val="TableofFigures"/>
        <w:tabs>
          <w:tab w:val="right" w:leader="dot" w:pos="8777"/>
        </w:tabs>
        <w:rPr>
          <w:rFonts w:asciiTheme="minorHAnsi" w:eastAsiaTheme="minorEastAsia" w:hAnsiTheme="minorHAnsi"/>
          <w:noProof/>
          <w:sz w:val="22"/>
          <w:szCs w:val="22"/>
          <w:lang w:val="en-US"/>
        </w:rPr>
      </w:pPr>
      <w:hyperlink r:id="rId17" w:anchor="_Toc168479007" w:history="1">
        <w:r w:rsidR="000748C7" w:rsidRPr="00E205EE">
          <w:rPr>
            <w:rStyle w:val="Hyperlink"/>
            <w:noProof/>
          </w:rPr>
          <w:t>Hình 6.7</w:t>
        </w:r>
        <w:r w:rsidR="000748C7" w:rsidRPr="00E205EE">
          <w:rPr>
            <w:rStyle w:val="Hyperlink"/>
            <w:noProof/>
            <w:lang w:val="en-US"/>
          </w:rPr>
          <w:t xml:space="preserve"> – Áp dụng thuật toán vào đồ thị gốc</w:t>
        </w:r>
        <w:r w:rsidR="000748C7">
          <w:rPr>
            <w:noProof/>
            <w:webHidden/>
          </w:rPr>
          <w:tab/>
        </w:r>
        <w:r w:rsidR="000748C7">
          <w:rPr>
            <w:noProof/>
            <w:webHidden/>
          </w:rPr>
          <w:fldChar w:fldCharType="begin"/>
        </w:r>
        <w:r w:rsidR="000748C7">
          <w:rPr>
            <w:noProof/>
            <w:webHidden/>
          </w:rPr>
          <w:instrText xml:space="preserve"> PAGEREF _Toc168479007 \h </w:instrText>
        </w:r>
        <w:r w:rsidR="000748C7">
          <w:rPr>
            <w:noProof/>
            <w:webHidden/>
          </w:rPr>
        </w:r>
        <w:r w:rsidR="000748C7">
          <w:rPr>
            <w:noProof/>
            <w:webHidden/>
          </w:rPr>
          <w:fldChar w:fldCharType="separate"/>
        </w:r>
        <w:r w:rsidR="000748C7">
          <w:rPr>
            <w:noProof/>
            <w:webHidden/>
          </w:rPr>
          <w:t>22</w:t>
        </w:r>
        <w:r w:rsidR="000748C7">
          <w:rPr>
            <w:noProof/>
            <w:webHidden/>
          </w:rPr>
          <w:fldChar w:fldCharType="end"/>
        </w:r>
      </w:hyperlink>
    </w:p>
    <w:p w14:paraId="0B02569E" w14:textId="2D1E523C" w:rsidR="000748C7" w:rsidRDefault="00882050">
      <w:pPr>
        <w:pStyle w:val="TableofFigures"/>
        <w:tabs>
          <w:tab w:val="right" w:leader="dot" w:pos="8777"/>
        </w:tabs>
        <w:rPr>
          <w:rFonts w:asciiTheme="minorHAnsi" w:eastAsiaTheme="minorEastAsia" w:hAnsiTheme="minorHAnsi"/>
          <w:noProof/>
          <w:sz w:val="22"/>
          <w:szCs w:val="22"/>
          <w:lang w:val="en-US"/>
        </w:rPr>
      </w:pPr>
      <w:hyperlink r:id="rId18" w:anchor="_Toc168479008" w:history="1">
        <w:r w:rsidR="000748C7" w:rsidRPr="00E205EE">
          <w:rPr>
            <w:rStyle w:val="Hyperlink"/>
            <w:noProof/>
          </w:rPr>
          <w:t>Hình 6.8</w:t>
        </w:r>
        <w:r w:rsidR="000748C7" w:rsidRPr="00E205EE">
          <w:rPr>
            <w:rStyle w:val="Hyperlink"/>
            <w:noProof/>
            <w:lang w:val="en-US"/>
          </w:rPr>
          <w:t xml:space="preserve"> Áp dụng thuật toán vào đồ thị gốc 1.1</w:t>
        </w:r>
        <w:r w:rsidR="000748C7">
          <w:rPr>
            <w:noProof/>
            <w:webHidden/>
          </w:rPr>
          <w:tab/>
        </w:r>
        <w:r w:rsidR="000748C7">
          <w:rPr>
            <w:noProof/>
            <w:webHidden/>
          </w:rPr>
          <w:fldChar w:fldCharType="begin"/>
        </w:r>
        <w:r w:rsidR="000748C7">
          <w:rPr>
            <w:noProof/>
            <w:webHidden/>
          </w:rPr>
          <w:instrText xml:space="preserve"> PAGEREF _Toc168479008 \h </w:instrText>
        </w:r>
        <w:r w:rsidR="000748C7">
          <w:rPr>
            <w:noProof/>
            <w:webHidden/>
          </w:rPr>
        </w:r>
        <w:r w:rsidR="000748C7">
          <w:rPr>
            <w:noProof/>
            <w:webHidden/>
          </w:rPr>
          <w:fldChar w:fldCharType="separate"/>
        </w:r>
        <w:r w:rsidR="000748C7">
          <w:rPr>
            <w:noProof/>
            <w:webHidden/>
          </w:rPr>
          <w:t>22</w:t>
        </w:r>
        <w:r w:rsidR="000748C7">
          <w:rPr>
            <w:noProof/>
            <w:webHidden/>
          </w:rPr>
          <w:fldChar w:fldCharType="end"/>
        </w:r>
      </w:hyperlink>
    </w:p>
    <w:p w14:paraId="73C18F70" w14:textId="54D5479B" w:rsidR="000748C7" w:rsidRDefault="00882050">
      <w:pPr>
        <w:pStyle w:val="TableofFigures"/>
        <w:tabs>
          <w:tab w:val="right" w:leader="dot" w:pos="8777"/>
        </w:tabs>
        <w:rPr>
          <w:rFonts w:asciiTheme="minorHAnsi" w:eastAsiaTheme="minorEastAsia" w:hAnsiTheme="minorHAnsi"/>
          <w:noProof/>
          <w:sz w:val="22"/>
          <w:szCs w:val="22"/>
          <w:lang w:val="en-US"/>
        </w:rPr>
      </w:pPr>
      <w:hyperlink r:id="rId19" w:anchor="_Toc168479009" w:history="1">
        <w:r w:rsidR="000748C7" w:rsidRPr="00E205EE">
          <w:rPr>
            <w:rStyle w:val="Hyperlink"/>
            <w:noProof/>
          </w:rPr>
          <w:t>Hình 6.9</w:t>
        </w:r>
        <w:r w:rsidR="000748C7" w:rsidRPr="00E205EE">
          <w:rPr>
            <w:rStyle w:val="Hyperlink"/>
            <w:noProof/>
            <w:lang w:val="en-US"/>
          </w:rPr>
          <w:t xml:space="preserve"> – Áp dụng thuật toán vào đồ thị gốc 1.2</w:t>
        </w:r>
        <w:r w:rsidR="000748C7">
          <w:rPr>
            <w:noProof/>
            <w:webHidden/>
          </w:rPr>
          <w:tab/>
        </w:r>
        <w:r w:rsidR="000748C7">
          <w:rPr>
            <w:noProof/>
            <w:webHidden/>
          </w:rPr>
          <w:fldChar w:fldCharType="begin"/>
        </w:r>
        <w:r w:rsidR="000748C7">
          <w:rPr>
            <w:noProof/>
            <w:webHidden/>
          </w:rPr>
          <w:instrText xml:space="preserve"> PAGEREF _Toc168479009 \h </w:instrText>
        </w:r>
        <w:r w:rsidR="000748C7">
          <w:rPr>
            <w:noProof/>
            <w:webHidden/>
          </w:rPr>
        </w:r>
        <w:r w:rsidR="000748C7">
          <w:rPr>
            <w:noProof/>
            <w:webHidden/>
          </w:rPr>
          <w:fldChar w:fldCharType="separate"/>
        </w:r>
        <w:r w:rsidR="000748C7">
          <w:rPr>
            <w:noProof/>
            <w:webHidden/>
          </w:rPr>
          <w:t>23</w:t>
        </w:r>
        <w:r w:rsidR="000748C7">
          <w:rPr>
            <w:noProof/>
            <w:webHidden/>
          </w:rPr>
          <w:fldChar w:fldCharType="end"/>
        </w:r>
      </w:hyperlink>
    </w:p>
    <w:p w14:paraId="63A8A3B0" w14:textId="5579E760" w:rsidR="000748C7" w:rsidRDefault="00882050">
      <w:pPr>
        <w:pStyle w:val="TableofFigures"/>
        <w:tabs>
          <w:tab w:val="right" w:leader="dot" w:pos="8777"/>
        </w:tabs>
        <w:rPr>
          <w:rFonts w:asciiTheme="minorHAnsi" w:eastAsiaTheme="minorEastAsia" w:hAnsiTheme="minorHAnsi"/>
          <w:noProof/>
          <w:sz w:val="22"/>
          <w:szCs w:val="22"/>
          <w:lang w:val="en-US"/>
        </w:rPr>
      </w:pPr>
      <w:hyperlink r:id="rId20" w:anchor="_Toc168479010" w:history="1">
        <w:r w:rsidR="000748C7" w:rsidRPr="00E205EE">
          <w:rPr>
            <w:rStyle w:val="Hyperlink"/>
            <w:noProof/>
          </w:rPr>
          <w:t>Hình 6.10</w:t>
        </w:r>
        <w:r w:rsidR="000748C7" w:rsidRPr="00E205EE">
          <w:rPr>
            <w:rStyle w:val="Hyperlink"/>
            <w:noProof/>
            <w:lang w:val="en-US"/>
          </w:rPr>
          <w:t xml:space="preserve"> – Áp dụng thuật toán vào đồ thị gốc 1.3</w:t>
        </w:r>
        <w:r w:rsidR="000748C7">
          <w:rPr>
            <w:noProof/>
            <w:webHidden/>
          </w:rPr>
          <w:tab/>
        </w:r>
        <w:r w:rsidR="000748C7">
          <w:rPr>
            <w:noProof/>
            <w:webHidden/>
          </w:rPr>
          <w:fldChar w:fldCharType="begin"/>
        </w:r>
        <w:r w:rsidR="000748C7">
          <w:rPr>
            <w:noProof/>
            <w:webHidden/>
          </w:rPr>
          <w:instrText xml:space="preserve"> PAGEREF _Toc168479010 \h </w:instrText>
        </w:r>
        <w:r w:rsidR="000748C7">
          <w:rPr>
            <w:noProof/>
            <w:webHidden/>
          </w:rPr>
        </w:r>
        <w:r w:rsidR="000748C7">
          <w:rPr>
            <w:noProof/>
            <w:webHidden/>
          </w:rPr>
          <w:fldChar w:fldCharType="separate"/>
        </w:r>
        <w:r w:rsidR="000748C7">
          <w:rPr>
            <w:noProof/>
            <w:webHidden/>
          </w:rPr>
          <w:t>23</w:t>
        </w:r>
        <w:r w:rsidR="000748C7">
          <w:rPr>
            <w:noProof/>
            <w:webHidden/>
          </w:rPr>
          <w:fldChar w:fldCharType="end"/>
        </w:r>
      </w:hyperlink>
    </w:p>
    <w:p w14:paraId="579C7545" w14:textId="5F7B47B1" w:rsidR="000748C7" w:rsidRDefault="00882050">
      <w:pPr>
        <w:pStyle w:val="TableofFigures"/>
        <w:tabs>
          <w:tab w:val="right" w:leader="dot" w:pos="8777"/>
        </w:tabs>
        <w:rPr>
          <w:rFonts w:asciiTheme="minorHAnsi" w:eastAsiaTheme="minorEastAsia" w:hAnsiTheme="minorHAnsi"/>
          <w:noProof/>
          <w:sz w:val="22"/>
          <w:szCs w:val="22"/>
          <w:lang w:val="en-US"/>
        </w:rPr>
      </w:pPr>
      <w:hyperlink r:id="rId21" w:anchor="_Toc168479011" w:history="1">
        <w:r w:rsidR="000748C7" w:rsidRPr="00E205EE">
          <w:rPr>
            <w:rStyle w:val="Hyperlink"/>
            <w:noProof/>
          </w:rPr>
          <w:t>Hình 6.11</w:t>
        </w:r>
        <w:r w:rsidR="000748C7" w:rsidRPr="00E205EE">
          <w:rPr>
            <w:rStyle w:val="Hyperlink"/>
            <w:noProof/>
            <w:lang w:val="en-US"/>
          </w:rPr>
          <w:t xml:space="preserve"> – Áp dụng thuật toán vào đồ thị gốc 1.4</w:t>
        </w:r>
        <w:r w:rsidR="000748C7">
          <w:rPr>
            <w:noProof/>
            <w:webHidden/>
          </w:rPr>
          <w:tab/>
        </w:r>
        <w:r w:rsidR="000748C7">
          <w:rPr>
            <w:noProof/>
            <w:webHidden/>
          </w:rPr>
          <w:fldChar w:fldCharType="begin"/>
        </w:r>
        <w:r w:rsidR="000748C7">
          <w:rPr>
            <w:noProof/>
            <w:webHidden/>
          </w:rPr>
          <w:instrText xml:space="preserve"> PAGEREF _Toc168479011 \h </w:instrText>
        </w:r>
        <w:r w:rsidR="000748C7">
          <w:rPr>
            <w:noProof/>
            <w:webHidden/>
          </w:rPr>
        </w:r>
        <w:r w:rsidR="000748C7">
          <w:rPr>
            <w:noProof/>
            <w:webHidden/>
          </w:rPr>
          <w:fldChar w:fldCharType="separate"/>
        </w:r>
        <w:r w:rsidR="000748C7">
          <w:rPr>
            <w:noProof/>
            <w:webHidden/>
          </w:rPr>
          <w:t>24</w:t>
        </w:r>
        <w:r w:rsidR="000748C7">
          <w:rPr>
            <w:noProof/>
            <w:webHidden/>
          </w:rPr>
          <w:fldChar w:fldCharType="end"/>
        </w:r>
      </w:hyperlink>
    </w:p>
    <w:p w14:paraId="284BCC35" w14:textId="13E64824" w:rsidR="000748C7" w:rsidRDefault="00882050">
      <w:pPr>
        <w:pStyle w:val="TableofFigures"/>
        <w:tabs>
          <w:tab w:val="right" w:leader="dot" w:pos="8777"/>
        </w:tabs>
        <w:rPr>
          <w:rFonts w:asciiTheme="minorHAnsi" w:eastAsiaTheme="minorEastAsia" w:hAnsiTheme="minorHAnsi"/>
          <w:noProof/>
          <w:sz w:val="22"/>
          <w:szCs w:val="22"/>
          <w:lang w:val="en-US"/>
        </w:rPr>
      </w:pPr>
      <w:hyperlink r:id="rId22" w:anchor="_Toc168479012" w:history="1">
        <w:r w:rsidR="000748C7" w:rsidRPr="00E205EE">
          <w:rPr>
            <w:rStyle w:val="Hyperlink"/>
            <w:noProof/>
          </w:rPr>
          <w:t>Hình 6.12</w:t>
        </w:r>
        <w:r w:rsidR="000748C7" w:rsidRPr="00E205EE">
          <w:rPr>
            <w:rStyle w:val="Hyperlink"/>
            <w:noProof/>
            <w:lang w:val="en-US"/>
          </w:rPr>
          <w:t xml:space="preserve"> – Áp dụng thuật toán vào đồ thị gốc 1.5</w:t>
        </w:r>
        <w:r w:rsidR="000748C7">
          <w:rPr>
            <w:noProof/>
            <w:webHidden/>
          </w:rPr>
          <w:tab/>
        </w:r>
        <w:r w:rsidR="000748C7">
          <w:rPr>
            <w:noProof/>
            <w:webHidden/>
          </w:rPr>
          <w:fldChar w:fldCharType="begin"/>
        </w:r>
        <w:r w:rsidR="000748C7">
          <w:rPr>
            <w:noProof/>
            <w:webHidden/>
          </w:rPr>
          <w:instrText xml:space="preserve"> PAGEREF _Toc168479012 \h </w:instrText>
        </w:r>
        <w:r w:rsidR="000748C7">
          <w:rPr>
            <w:noProof/>
            <w:webHidden/>
          </w:rPr>
        </w:r>
        <w:r w:rsidR="000748C7">
          <w:rPr>
            <w:noProof/>
            <w:webHidden/>
          </w:rPr>
          <w:fldChar w:fldCharType="separate"/>
        </w:r>
        <w:r w:rsidR="000748C7">
          <w:rPr>
            <w:noProof/>
            <w:webHidden/>
          </w:rPr>
          <w:t>24</w:t>
        </w:r>
        <w:r w:rsidR="000748C7">
          <w:rPr>
            <w:noProof/>
            <w:webHidden/>
          </w:rPr>
          <w:fldChar w:fldCharType="end"/>
        </w:r>
      </w:hyperlink>
    </w:p>
    <w:p w14:paraId="7EE5D58E" w14:textId="49106186" w:rsidR="000748C7" w:rsidRDefault="00882050">
      <w:pPr>
        <w:pStyle w:val="TableofFigures"/>
        <w:tabs>
          <w:tab w:val="right" w:leader="dot" w:pos="8777"/>
        </w:tabs>
        <w:rPr>
          <w:rFonts w:asciiTheme="minorHAnsi" w:eastAsiaTheme="minorEastAsia" w:hAnsiTheme="minorHAnsi"/>
          <w:noProof/>
          <w:sz w:val="22"/>
          <w:szCs w:val="22"/>
          <w:lang w:val="en-US"/>
        </w:rPr>
      </w:pPr>
      <w:hyperlink r:id="rId23" w:anchor="_Toc168479013" w:history="1">
        <w:r w:rsidR="000748C7" w:rsidRPr="00E205EE">
          <w:rPr>
            <w:rStyle w:val="Hyperlink"/>
            <w:noProof/>
          </w:rPr>
          <w:t>Hình 6.13</w:t>
        </w:r>
        <w:r w:rsidR="000748C7" w:rsidRPr="00E205EE">
          <w:rPr>
            <w:rStyle w:val="Hyperlink"/>
            <w:noProof/>
            <w:lang w:val="en-US"/>
          </w:rPr>
          <w:t xml:space="preserve"> – Áp dụng thuật toán vào đồ thị gốc 1.6</w:t>
        </w:r>
        <w:r w:rsidR="000748C7">
          <w:rPr>
            <w:noProof/>
            <w:webHidden/>
          </w:rPr>
          <w:tab/>
        </w:r>
        <w:r w:rsidR="000748C7">
          <w:rPr>
            <w:noProof/>
            <w:webHidden/>
          </w:rPr>
          <w:fldChar w:fldCharType="begin"/>
        </w:r>
        <w:r w:rsidR="000748C7">
          <w:rPr>
            <w:noProof/>
            <w:webHidden/>
          </w:rPr>
          <w:instrText xml:space="preserve"> PAGEREF _Toc168479013 \h </w:instrText>
        </w:r>
        <w:r w:rsidR="000748C7">
          <w:rPr>
            <w:noProof/>
            <w:webHidden/>
          </w:rPr>
        </w:r>
        <w:r w:rsidR="000748C7">
          <w:rPr>
            <w:noProof/>
            <w:webHidden/>
          </w:rPr>
          <w:fldChar w:fldCharType="separate"/>
        </w:r>
        <w:r w:rsidR="000748C7">
          <w:rPr>
            <w:noProof/>
            <w:webHidden/>
          </w:rPr>
          <w:t>25</w:t>
        </w:r>
        <w:r w:rsidR="000748C7">
          <w:rPr>
            <w:noProof/>
            <w:webHidden/>
          </w:rPr>
          <w:fldChar w:fldCharType="end"/>
        </w:r>
      </w:hyperlink>
    </w:p>
    <w:p w14:paraId="523EB3A7" w14:textId="63FF113A" w:rsidR="000748C7" w:rsidRDefault="00882050">
      <w:pPr>
        <w:pStyle w:val="TableofFigures"/>
        <w:tabs>
          <w:tab w:val="right" w:leader="dot" w:pos="8777"/>
        </w:tabs>
        <w:rPr>
          <w:rFonts w:asciiTheme="minorHAnsi" w:eastAsiaTheme="minorEastAsia" w:hAnsiTheme="minorHAnsi"/>
          <w:noProof/>
          <w:sz w:val="22"/>
          <w:szCs w:val="22"/>
          <w:lang w:val="en-US"/>
        </w:rPr>
      </w:pPr>
      <w:hyperlink r:id="rId24" w:anchor="_Toc168479014" w:history="1">
        <w:r w:rsidR="000748C7" w:rsidRPr="00E205EE">
          <w:rPr>
            <w:rStyle w:val="Hyperlink"/>
            <w:noProof/>
          </w:rPr>
          <w:t>Hình 6.14</w:t>
        </w:r>
        <w:r w:rsidR="000748C7" w:rsidRPr="00E205EE">
          <w:rPr>
            <w:rStyle w:val="Hyperlink"/>
            <w:noProof/>
            <w:lang w:val="en-US"/>
          </w:rPr>
          <w:t xml:space="preserve"> – Áp dụng thuật toán vào đồ thị gốc 1.7</w:t>
        </w:r>
        <w:r w:rsidR="000748C7">
          <w:rPr>
            <w:noProof/>
            <w:webHidden/>
          </w:rPr>
          <w:tab/>
        </w:r>
        <w:r w:rsidR="000748C7">
          <w:rPr>
            <w:noProof/>
            <w:webHidden/>
          </w:rPr>
          <w:fldChar w:fldCharType="begin"/>
        </w:r>
        <w:r w:rsidR="000748C7">
          <w:rPr>
            <w:noProof/>
            <w:webHidden/>
          </w:rPr>
          <w:instrText xml:space="preserve"> PAGEREF _Toc168479014 \h </w:instrText>
        </w:r>
        <w:r w:rsidR="000748C7">
          <w:rPr>
            <w:noProof/>
            <w:webHidden/>
          </w:rPr>
        </w:r>
        <w:r w:rsidR="000748C7">
          <w:rPr>
            <w:noProof/>
            <w:webHidden/>
          </w:rPr>
          <w:fldChar w:fldCharType="separate"/>
        </w:r>
        <w:r w:rsidR="000748C7">
          <w:rPr>
            <w:noProof/>
            <w:webHidden/>
          </w:rPr>
          <w:t>25</w:t>
        </w:r>
        <w:r w:rsidR="000748C7">
          <w:rPr>
            <w:noProof/>
            <w:webHidden/>
          </w:rPr>
          <w:fldChar w:fldCharType="end"/>
        </w:r>
      </w:hyperlink>
    </w:p>
    <w:p w14:paraId="4A7EEC4D" w14:textId="6B9F6541" w:rsidR="000748C7" w:rsidRDefault="00882050">
      <w:pPr>
        <w:pStyle w:val="TableofFigures"/>
        <w:tabs>
          <w:tab w:val="right" w:leader="dot" w:pos="8777"/>
        </w:tabs>
        <w:rPr>
          <w:rFonts w:asciiTheme="minorHAnsi" w:eastAsiaTheme="minorEastAsia" w:hAnsiTheme="minorHAnsi"/>
          <w:noProof/>
          <w:sz w:val="22"/>
          <w:szCs w:val="22"/>
          <w:lang w:val="en-US"/>
        </w:rPr>
      </w:pPr>
      <w:hyperlink r:id="rId25" w:anchor="_Toc168479015" w:history="1">
        <w:r w:rsidR="000748C7" w:rsidRPr="00E205EE">
          <w:rPr>
            <w:rStyle w:val="Hyperlink"/>
            <w:noProof/>
          </w:rPr>
          <w:t>Hình 6.15</w:t>
        </w:r>
        <w:r w:rsidR="000748C7" w:rsidRPr="00E205EE">
          <w:rPr>
            <w:rStyle w:val="Hyperlink"/>
            <w:noProof/>
            <w:lang w:val="en-US"/>
          </w:rPr>
          <w:t xml:space="preserve"> – Áp dụng thuật toán vào đồ thị gốc 1.8</w:t>
        </w:r>
        <w:r w:rsidR="000748C7">
          <w:rPr>
            <w:noProof/>
            <w:webHidden/>
          </w:rPr>
          <w:tab/>
        </w:r>
        <w:r w:rsidR="000748C7">
          <w:rPr>
            <w:noProof/>
            <w:webHidden/>
          </w:rPr>
          <w:fldChar w:fldCharType="begin"/>
        </w:r>
        <w:r w:rsidR="000748C7">
          <w:rPr>
            <w:noProof/>
            <w:webHidden/>
          </w:rPr>
          <w:instrText xml:space="preserve"> PAGEREF _Toc168479015 \h </w:instrText>
        </w:r>
        <w:r w:rsidR="000748C7">
          <w:rPr>
            <w:noProof/>
            <w:webHidden/>
          </w:rPr>
        </w:r>
        <w:r w:rsidR="000748C7">
          <w:rPr>
            <w:noProof/>
            <w:webHidden/>
          </w:rPr>
          <w:fldChar w:fldCharType="separate"/>
        </w:r>
        <w:r w:rsidR="000748C7">
          <w:rPr>
            <w:noProof/>
            <w:webHidden/>
          </w:rPr>
          <w:t>26</w:t>
        </w:r>
        <w:r w:rsidR="000748C7">
          <w:rPr>
            <w:noProof/>
            <w:webHidden/>
          </w:rPr>
          <w:fldChar w:fldCharType="end"/>
        </w:r>
      </w:hyperlink>
    </w:p>
    <w:p w14:paraId="023C2FA0" w14:textId="41C89090" w:rsidR="000748C7" w:rsidRDefault="00882050">
      <w:pPr>
        <w:pStyle w:val="TableofFigures"/>
        <w:tabs>
          <w:tab w:val="right" w:leader="dot" w:pos="8777"/>
        </w:tabs>
        <w:rPr>
          <w:rFonts w:asciiTheme="minorHAnsi" w:eastAsiaTheme="minorEastAsia" w:hAnsiTheme="minorHAnsi"/>
          <w:noProof/>
          <w:sz w:val="22"/>
          <w:szCs w:val="22"/>
          <w:lang w:val="en-US"/>
        </w:rPr>
      </w:pPr>
      <w:hyperlink r:id="rId26" w:anchor="_Toc168479016" w:history="1">
        <w:r w:rsidR="000748C7" w:rsidRPr="00E205EE">
          <w:rPr>
            <w:rStyle w:val="Hyperlink"/>
            <w:noProof/>
          </w:rPr>
          <w:t>Hình 6.16</w:t>
        </w:r>
        <w:r w:rsidR="000748C7" w:rsidRPr="00E205EE">
          <w:rPr>
            <w:rStyle w:val="Hyperlink"/>
            <w:noProof/>
            <w:lang w:val="en-US"/>
          </w:rPr>
          <w:t xml:space="preserve"> – Áp dụng thuật toán vào đồ thị gốc 1.9</w:t>
        </w:r>
        <w:r w:rsidR="000748C7">
          <w:rPr>
            <w:noProof/>
            <w:webHidden/>
          </w:rPr>
          <w:tab/>
        </w:r>
        <w:r w:rsidR="000748C7">
          <w:rPr>
            <w:noProof/>
            <w:webHidden/>
          </w:rPr>
          <w:fldChar w:fldCharType="begin"/>
        </w:r>
        <w:r w:rsidR="000748C7">
          <w:rPr>
            <w:noProof/>
            <w:webHidden/>
          </w:rPr>
          <w:instrText xml:space="preserve"> PAGEREF _Toc168479016 \h </w:instrText>
        </w:r>
        <w:r w:rsidR="000748C7">
          <w:rPr>
            <w:noProof/>
            <w:webHidden/>
          </w:rPr>
        </w:r>
        <w:r w:rsidR="000748C7">
          <w:rPr>
            <w:noProof/>
            <w:webHidden/>
          </w:rPr>
          <w:fldChar w:fldCharType="separate"/>
        </w:r>
        <w:r w:rsidR="000748C7">
          <w:rPr>
            <w:noProof/>
            <w:webHidden/>
          </w:rPr>
          <w:t>26</w:t>
        </w:r>
        <w:r w:rsidR="000748C7">
          <w:rPr>
            <w:noProof/>
            <w:webHidden/>
          </w:rPr>
          <w:fldChar w:fldCharType="end"/>
        </w:r>
      </w:hyperlink>
    </w:p>
    <w:p w14:paraId="59FBC4F2" w14:textId="582050BE" w:rsidR="000748C7" w:rsidRDefault="00882050">
      <w:pPr>
        <w:pStyle w:val="TableofFigures"/>
        <w:tabs>
          <w:tab w:val="right" w:leader="dot" w:pos="8777"/>
        </w:tabs>
        <w:rPr>
          <w:rFonts w:asciiTheme="minorHAnsi" w:eastAsiaTheme="minorEastAsia" w:hAnsiTheme="minorHAnsi"/>
          <w:noProof/>
          <w:sz w:val="22"/>
          <w:szCs w:val="22"/>
          <w:lang w:val="en-US"/>
        </w:rPr>
      </w:pPr>
      <w:hyperlink r:id="rId27" w:anchor="_Toc168479017" w:history="1">
        <w:r w:rsidR="000748C7" w:rsidRPr="00E205EE">
          <w:rPr>
            <w:rStyle w:val="Hyperlink"/>
            <w:noProof/>
          </w:rPr>
          <w:t>Hình 6.17</w:t>
        </w:r>
        <w:r w:rsidR="000748C7" w:rsidRPr="00E205EE">
          <w:rPr>
            <w:rStyle w:val="Hyperlink"/>
            <w:noProof/>
            <w:lang w:val="en-US"/>
          </w:rPr>
          <w:t xml:space="preserve"> – Áp dụng thuật toán vào đồ thị gốc 1.10</w:t>
        </w:r>
        <w:r w:rsidR="000748C7">
          <w:rPr>
            <w:noProof/>
            <w:webHidden/>
          </w:rPr>
          <w:tab/>
        </w:r>
        <w:r w:rsidR="000748C7">
          <w:rPr>
            <w:noProof/>
            <w:webHidden/>
          </w:rPr>
          <w:fldChar w:fldCharType="begin"/>
        </w:r>
        <w:r w:rsidR="000748C7">
          <w:rPr>
            <w:noProof/>
            <w:webHidden/>
          </w:rPr>
          <w:instrText xml:space="preserve"> PAGEREF _Toc168479017 \h </w:instrText>
        </w:r>
        <w:r w:rsidR="000748C7">
          <w:rPr>
            <w:noProof/>
            <w:webHidden/>
          </w:rPr>
        </w:r>
        <w:r w:rsidR="000748C7">
          <w:rPr>
            <w:noProof/>
            <w:webHidden/>
          </w:rPr>
          <w:fldChar w:fldCharType="separate"/>
        </w:r>
        <w:r w:rsidR="000748C7">
          <w:rPr>
            <w:noProof/>
            <w:webHidden/>
          </w:rPr>
          <w:t>27</w:t>
        </w:r>
        <w:r w:rsidR="000748C7">
          <w:rPr>
            <w:noProof/>
            <w:webHidden/>
          </w:rPr>
          <w:fldChar w:fldCharType="end"/>
        </w:r>
      </w:hyperlink>
    </w:p>
    <w:p w14:paraId="2ABF5E1F" w14:textId="69A4E897" w:rsidR="000748C7" w:rsidRDefault="00882050">
      <w:pPr>
        <w:pStyle w:val="TableofFigures"/>
        <w:tabs>
          <w:tab w:val="right" w:leader="dot" w:pos="8777"/>
        </w:tabs>
        <w:rPr>
          <w:rFonts w:asciiTheme="minorHAnsi" w:eastAsiaTheme="minorEastAsia" w:hAnsiTheme="minorHAnsi"/>
          <w:noProof/>
          <w:sz w:val="22"/>
          <w:szCs w:val="22"/>
          <w:lang w:val="en-US"/>
        </w:rPr>
      </w:pPr>
      <w:hyperlink r:id="rId28" w:anchor="_Toc168479018" w:history="1">
        <w:r w:rsidR="000748C7" w:rsidRPr="00E205EE">
          <w:rPr>
            <w:rStyle w:val="Hyperlink"/>
            <w:noProof/>
          </w:rPr>
          <w:t>Hình 6.18</w:t>
        </w:r>
        <w:r w:rsidR="000748C7" w:rsidRPr="00E205EE">
          <w:rPr>
            <w:rStyle w:val="Hyperlink"/>
            <w:noProof/>
            <w:lang w:val="en-US"/>
          </w:rPr>
          <w:t xml:space="preserve"> – Áp dụng thuật toán vào đồ thị gốc 1.11</w:t>
        </w:r>
        <w:r w:rsidR="000748C7">
          <w:rPr>
            <w:noProof/>
            <w:webHidden/>
          </w:rPr>
          <w:tab/>
        </w:r>
        <w:r w:rsidR="000748C7">
          <w:rPr>
            <w:noProof/>
            <w:webHidden/>
          </w:rPr>
          <w:fldChar w:fldCharType="begin"/>
        </w:r>
        <w:r w:rsidR="000748C7">
          <w:rPr>
            <w:noProof/>
            <w:webHidden/>
          </w:rPr>
          <w:instrText xml:space="preserve"> PAGEREF _Toc168479018 \h </w:instrText>
        </w:r>
        <w:r w:rsidR="000748C7">
          <w:rPr>
            <w:noProof/>
            <w:webHidden/>
          </w:rPr>
        </w:r>
        <w:r w:rsidR="000748C7">
          <w:rPr>
            <w:noProof/>
            <w:webHidden/>
          </w:rPr>
          <w:fldChar w:fldCharType="separate"/>
        </w:r>
        <w:r w:rsidR="000748C7">
          <w:rPr>
            <w:noProof/>
            <w:webHidden/>
          </w:rPr>
          <w:t>27</w:t>
        </w:r>
        <w:r w:rsidR="000748C7">
          <w:rPr>
            <w:noProof/>
            <w:webHidden/>
          </w:rPr>
          <w:fldChar w:fldCharType="end"/>
        </w:r>
      </w:hyperlink>
    </w:p>
    <w:p w14:paraId="0A8A8C74" w14:textId="234DD9EC" w:rsidR="000748C7" w:rsidRDefault="00882050">
      <w:pPr>
        <w:pStyle w:val="TableofFigures"/>
        <w:tabs>
          <w:tab w:val="right" w:leader="dot" w:pos="8777"/>
        </w:tabs>
        <w:rPr>
          <w:rFonts w:asciiTheme="minorHAnsi" w:eastAsiaTheme="minorEastAsia" w:hAnsiTheme="minorHAnsi"/>
          <w:noProof/>
          <w:sz w:val="22"/>
          <w:szCs w:val="22"/>
          <w:lang w:val="en-US"/>
        </w:rPr>
      </w:pPr>
      <w:hyperlink r:id="rId29" w:anchor="_Toc168479019" w:history="1">
        <w:r w:rsidR="000748C7" w:rsidRPr="00E205EE">
          <w:rPr>
            <w:rStyle w:val="Hyperlink"/>
            <w:noProof/>
          </w:rPr>
          <w:t>Hình 6.19</w:t>
        </w:r>
        <w:r w:rsidR="000748C7" w:rsidRPr="00E205EE">
          <w:rPr>
            <w:rStyle w:val="Hyperlink"/>
            <w:noProof/>
            <w:lang w:val="en-US"/>
          </w:rPr>
          <w:t xml:space="preserve"> – Áp dụng thuật toán vào đồ thị gốc 1.12</w:t>
        </w:r>
        <w:r w:rsidR="000748C7">
          <w:rPr>
            <w:noProof/>
            <w:webHidden/>
          </w:rPr>
          <w:tab/>
        </w:r>
        <w:r w:rsidR="000748C7">
          <w:rPr>
            <w:noProof/>
            <w:webHidden/>
          </w:rPr>
          <w:fldChar w:fldCharType="begin"/>
        </w:r>
        <w:r w:rsidR="000748C7">
          <w:rPr>
            <w:noProof/>
            <w:webHidden/>
          </w:rPr>
          <w:instrText xml:space="preserve"> PAGEREF _Toc168479019 \h </w:instrText>
        </w:r>
        <w:r w:rsidR="000748C7">
          <w:rPr>
            <w:noProof/>
            <w:webHidden/>
          </w:rPr>
        </w:r>
        <w:r w:rsidR="000748C7">
          <w:rPr>
            <w:noProof/>
            <w:webHidden/>
          </w:rPr>
          <w:fldChar w:fldCharType="separate"/>
        </w:r>
        <w:r w:rsidR="000748C7">
          <w:rPr>
            <w:noProof/>
            <w:webHidden/>
          </w:rPr>
          <w:t>28</w:t>
        </w:r>
        <w:r w:rsidR="000748C7">
          <w:rPr>
            <w:noProof/>
            <w:webHidden/>
          </w:rPr>
          <w:fldChar w:fldCharType="end"/>
        </w:r>
      </w:hyperlink>
    </w:p>
    <w:p w14:paraId="003AF2AB" w14:textId="05B22598" w:rsidR="000748C7" w:rsidRDefault="00882050">
      <w:pPr>
        <w:pStyle w:val="TableofFigures"/>
        <w:tabs>
          <w:tab w:val="right" w:leader="dot" w:pos="8777"/>
        </w:tabs>
        <w:rPr>
          <w:rFonts w:asciiTheme="minorHAnsi" w:eastAsiaTheme="minorEastAsia" w:hAnsiTheme="minorHAnsi"/>
          <w:noProof/>
          <w:sz w:val="22"/>
          <w:szCs w:val="22"/>
          <w:lang w:val="en-US"/>
        </w:rPr>
      </w:pPr>
      <w:hyperlink r:id="rId30" w:anchor="_Toc168479020" w:history="1">
        <w:r w:rsidR="000748C7" w:rsidRPr="00E205EE">
          <w:rPr>
            <w:rStyle w:val="Hyperlink"/>
            <w:noProof/>
          </w:rPr>
          <w:t>Hình 6.20</w:t>
        </w:r>
        <w:r w:rsidR="000748C7" w:rsidRPr="00E205EE">
          <w:rPr>
            <w:rStyle w:val="Hyperlink"/>
            <w:noProof/>
            <w:lang w:val="en-US"/>
          </w:rPr>
          <w:t xml:space="preserve"> – Áp dụng thuật toán vào đồ thị gốc 1.13</w:t>
        </w:r>
        <w:r w:rsidR="000748C7">
          <w:rPr>
            <w:noProof/>
            <w:webHidden/>
          </w:rPr>
          <w:tab/>
        </w:r>
        <w:r w:rsidR="000748C7">
          <w:rPr>
            <w:noProof/>
            <w:webHidden/>
          </w:rPr>
          <w:fldChar w:fldCharType="begin"/>
        </w:r>
        <w:r w:rsidR="000748C7">
          <w:rPr>
            <w:noProof/>
            <w:webHidden/>
          </w:rPr>
          <w:instrText xml:space="preserve"> PAGEREF _Toc168479020 \h </w:instrText>
        </w:r>
        <w:r w:rsidR="000748C7">
          <w:rPr>
            <w:noProof/>
            <w:webHidden/>
          </w:rPr>
        </w:r>
        <w:r w:rsidR="000748C7">
          <w:rPr>
            <w:noProof/>
            <w:webHidden/>
          </w:rPr>
          <w:fldChar w:fldCharType="separate"/>
        </w:r>
        <w:r w:rsidR="000748C7">
          <w:rPr>
            <w:noProof/>
            <w:webHidden/>
          </w:rPr>
          <w:t>28</w:t>
        </w:r>
        <w:r w:rsidR="000748C7">
          <w:rPr>
            <w:noProof/>
            <w:webHidden/>
          </w:rPr>
          <w:fldChar w:fldCharType="end"/>
        </w:r>
      </w:hyperlink>
    </w:p>
    <w:p w14:paraId="707C4A42" w14:textId="3BE24058" w:rsidR="000748C7" w:rsidRDefault="00882050">
      <w:pPr>
        <w:pStyle w:val="TableofFigures"/>
        <w:tabs>
          <w:tab w:val="right" w:leader="dot" w:pos="8777"/>
        </w:tabs>
        <w:rPr>
          <w:rFonts w:asciiTheme="minorHAnsi" w:eastAsiaTheme="minorEastAsia" w:hAnsiTheme="minorHAnsi"/>
          <w:noProof/>
          <w:sz w:val="22"/>
          <w:szCs w:val="22"/>
          <w:lang w:val="en-US"/>
        </w:rPr>
      </w:pPr>
      <w:hyperlink r:id="rId31" w:anchor="_Toc168479021" w:history="1">
        <w:r w:rsidR="000748C7" w:rsidRPr="00E205EE">
          <w:rPr>
            <w:rStyle w:val="Hyperlink"/>
            <w:noProof/>
          </w:rPr>
          <w:t>Hình 6.21</w:t>
        </w:r>
        <w:r w:rsidR="000748C7" w:rsidRPr="00E205EE">
          <w:rPr>
            <w:rStyle w:val="Hyperlink"/>
            <w:noProof/>
            <w:lang w:val="en-US"/>
          </w:rPr>
          <w:t xml:space="preserve"> – Áp dụng thuật toán vào đồ thị gốc 1.14</w:t>
        </w:r>
        <w:r w:rsidR="000748C7">
          <w:rPr>
            <w:noProof/>
            <w:webHidden/>
          </w:rPr>
          <w:tab/>
        </w:r>
        <w:r w:rsidR="000748C7">
          <w:rPr>
            <w:noProof/>
            <w:webHidden/>
          </w:rPr>
          <w:fldChar w:fldCharType="begin"/>
        </w:r>
        <w:r w:rsidR="000748C7">
          <w:rPr>
            <w:noProof/>
            <w:webHidden/>
          </w:rPr>
          <w:instrText xml:space="preserve"> PAGEREF _Toc168479021 \h </w:instrText>
        </w:r>
        <w:r w:rsidR="000748C7">
          <w:rPr>
            <w:noProof/>
            <w:webHidden/>
          </w:rPr>
        </w:r>
        <w:r w:rsidR="000748C7">
          <w:rPr>
            <w:noProof/>
            <w:webHidden/>
          </w:rPr>
          <w:fldChar w:fldCharType="separate"/>
        </w:r>
        <w:r w:rsidR="000748C7">
          <w:rPr>
            <w:noProof/>
            <w:webHidden/>
          </w:rPr>
          <w:t>29</w:t>
        </w:r>
        <w:r w:rsidR="000748C7">
          <w:rPr>
            <w:noProof/>
            <w:webHidden/>
          </w:rPr>
          <w:fldChar w:fldCharType="end"/>
        </w:r>
      </w:hyperlink>
    </w:p>
    <w:p w14:paraId="6B39B266" w14:textId="2EC906B7" w:rsidR="000748C7" w:rsidRDefault="00882050">
      <w:pPr>
        <w:pStyle w:val="TableofFigures"/>
        <w:tabs>
          <w:tab w:val="right" w:leader="dot" w:pos="8777"/>
        </w:tabs>
        <w:rPr>
          <w:rFonts w:asciiTheme="minorHAnsi" w:eastAsiaTheme="minorEastAsia" w:hAnsiTheme="minorHAnsi"/>
          <w:noProof/>
          <w:sz w:val="22"/>
          <w:szCs w:val="22"/>
          <w:lang w:val="en-US"/>
        </w:rPr>
      </w:pPr>
      <w:hyperlink r:id="rId32" w:anchor="_Toc168479022" w:history="1">
        <w:r w:rsidR="000748C7" w:rsidRPr="00E205EE">
          <w:rPr>
            <w:rStyle w:val="Hyperlink"/>
            <w:noProof/>
          </w:rPr>
          <w:t>Hình 6.22</w:t>
        </w:r>
        <w:r w:rsidR="000748C7" w:rsidRPr="00E205EE">
          <w:rPr>
            <w:rStyle w:val="Hyperlink"/>
            <w:noProof/>
            <w:lang w:val="en-US"/>
          </w:rPr>
          <w:t xml:space="preserve"> – Áp dụng thuật toán vào đồ thị gốc 1.15</w:t>
        </w:r>
        <w:r w:rsidR="000748C7">
          <w:rPr>
            <w:noProof/>
            <w:webHidden/>
          </w:rPr>
          <w:tab/>
        </w:r>
        <w:r w:rsidR="000748C7">
          <w:rPr>
            <w:noProof/>
            <w:webHidden/>
          </w:rPr>
          <w:fldChar w:fldCharType="begin"/>
        </w:r>
        <w:r w:rsidR="000748C7">
          <w:rPr>
            <w:noProof/>
            <w:webHidden/>
          </w:rPr>
          <w:instrText xml:space="preserve"> PAGEREF _Toc168479022 \h </w:instrText>
        </w:r>
        <w:r w:rsidR="000748C7">
          <w:rPr>
            <w:noProof/>
            <w:webHidden/>
          </w:rPr>
        </w:r>
        <w:r w:rsidR="000748C7">
          <w:rPr>
            <w:noProof/>
            <w:webHidden/>
          </w:rPr>
          <w:fldChar w:fldCharType="separate"/>
        </w:r>
        <w:r w:rsidR="000748C7">
          <w:rPr>
            <w:noProof/>
            <w:webHidden/>
          </w:rPr>
          <w:t>29</w:t>
        </w:r>
        <w:r w:rsidR="000748C7">
          <w:rPr>
            <w:noProof/>
            <w:webHidden/>
          </w:rPr>
          <w:fldChar w:fldCharType="end"/>
        </w:r>
      </w:hyperlink>
    </w:p>
    <w:p w14:paraId="1F7DD4FD" w14:textId="7A671778" w:rsidR="000748C7" w:rsidRDefault="00882050">
      <w:pPr>
        <w:pStyle w:val="TableofFigures"/>
        <w:tabs>
          <w:tab w:val="right" w:leader="dot" w:pos="8777"/>
        </w:tabs>
        <w:rPr>
          <w:rFonts w:asciiTheme="minorHAnsi" w:eastAsiaTheme="minorEastAsia" w:hAnsiTheme="minorHAnsi"/>
          <w:noProof/>
          <w:sz w:val="22"/>
          <w:szCs w:val="22"/>
          <w:lang w:val="en-US"/>
        </w:rPr>
      </w:pPr>
      <w:hyperlink r:id="rId33" w:anchor="_Toc168479023" w:history="1">
        <w:r w:rsidR="000748C7" w:rsidRPr="00E205EE">
          <w:rPr>
            <w:rStyle w:val="Hyperlink"/>
            <w:noProof/>
          </w:rPr>
          <w:t>Hình 6.23</w:t>
        </w:r>
        <w:r w:rsidR="000748C7" w:rsidRPr="00E205EE">
          <w:rPr>
            <w:rStyle w:val="Hyperlink"/>
            <w:noProof/>
            <w:lang w:val="en-US"/>
          </w:rPr>
          <w:t xml:space="preserve"> – Áp dụng thuật toán vào đồ thị gốc 1.16</w:t>
        </w:r>
        <w:r w:rsidR="000748C7">
          <w:rPr>
            <w:noProof/>
            <w:webHidden/>
          </w:rPr>
          <w:tab/>
        </w:r>
        <w:r w:rsidR="000748C7">
          <w:rPr>
            <w:noProof/>
            <w:webHidden/>
          </w:rPr>
          <w:fldChar w:fldCharType="begin"/>
        </w:r>
        <w:r w:rsidR="000748C7">
          <w:rPr>
            <w:noProof/>
            <w:webHidden/>
          </w:rPr>
          <w:instrText xml:space="preserve"> PAGEREF _Toc168479023 \h </w:instrText>
        </w:r>
        <w:r w:rsidR="000748C7">
          <w:rPr>
            <w:noProof/>
            <w:webHidden/>
          </w:rPr>
        </w:r>
        <w:r w:rsidR="000748C7">
          <w:rPr>
            <w:noProof/>
            <w:webHidden/>
          </w:rPr>
          <w:fldChar w:fldCharType="separate"/>
        </w:r>
        <w:r w:rsidR="000748C7">
          <w:rPr>
            <w:noProof/>
            <w:webHidden/>
          </w:rPr>
          <w:t>30</w:t>
        </w:r>
        <w:r w:rsidR="000748C7">
          <w:rPr>
            <w:noProof/>
            <w:webHidden/>
          </w:rPr>
          <w:fldChar w:fldCharType="end"/>
        </w:r>
      </w:hyperlink>
    </w:p>
    <w:p w14:paraId="3960B0F9" w14:textId="75778C15" w:rsidR="000748C7" w:rsidRDefault="00882050">
      <w:pPr>
        <w:pStyle w:val="TableofFigures"/>
        <w:tabs>
          <w:tab w:val="right" w:leader="dot" w:pos="8777"/>
        </w:tabs>
        <w:rPr>
          <w:rFonts w:asciiTheme="minorHAnsi" w:eastAsiaTheme="minorEastAsia" w:hAnsiTheme="minorHAnsi"/>
          <w:noProof/>
          <w:sz w:val="22"/>
          <w:szCs w:val="22"/>
          <w:lang w:val="en-US"/>
        </w:rPr>
      </w:pPr>
      <w:hyperlink r:id="rId34" w:anchor="_Toc168479024" w:history="1">
        <w:r w:rsidR="000748C7" w:rsidRPr="00E205EE">
          <w:rPr>
            <w:rStyle w:val="Hyperlink"/>
            <w:noProof/>
          </w:rPr>
          <w:t>Hình 6.24</w:t>
        </w:r>
        <w:r w:rsidR="000748C7" w:rsidRPr="00E205EE">
          <w:rPr>
            <w:rStyle w:val="Hyperlink"/>
            <w:noProof/>
            <w:lang w:val="en-US"/>
          </w:rPr>
          <w:t xml:space="preserve"> – Áp dụng thuật toán vào đồ thị gốc 1.17</w:t>
        </w:r>
        <w:r w:rsidR="000748C7">
          <w:rPr>
            <w:noProof/>
            <w:webHidden/>
          </w:rPr>
          <w:tab/>
        </w:r>
        <w:r w:rsidR="000748C7">
          <w:rPr>
            <w:noProof/>
            <w:webHidden/>
          </w:rPr>
          <w:fldChar w:fldCharType="begin"/>
        </w:r>
        <w:r w:rsidR="000748C7">
          <w:rPr>
            <w:noProof/>
            <w:webHidden/>
          </w:rPr>
          <w:instrText xml:space="preserve"> PAGEREF _Toc168479024 \h </w:instrText>
        </w:r>
        <w:r w:rsidR="000748C7">
          <w:rPr>
            <w:noProof/>
            <w:webHidden/>
          </w:rPr>
        </w:r>
        <w:r w:rsidR="000748C7">
          <w:rPr>
            <w:noProof/>
            <w:webHidden/>
          </w:rPr>
          <w:fldChar w:fldCharType="separate"/>
        </w:r>
        <w:r w:rsidR="000748C7">
          <w:rPr>
            <w:noProof/>
            <w:webHidden/>
          </w:rPr>
          <w:t>30</w:t>
        </w:r>
        <w:r w:rsidR="000748C7">
          <w:rPr>
            <w:noProof/>
            <w:webHidden/>
          </w:rPr>
          <w:fldChar w:fldCharType="end"/>
        </w:r>
      </w:hyperlink>
    </w:p>
    <w:p w14:paraId="4D7209BD" w14:textId="65AD6A5A" w:rsidR="000748C7" w:rsidRDefault="00882050">
      <w:pPr>
        <w:pStyle w:val="TableofFigures"/>
        <w:tabs>
          <w:tab w:val="right" w:leader="dot" w:pos="8777"/>
        </w:tabs>
        <w:rPr>
          <w:rFonts w:asciiTheme="minorHAnsi" w:eastAsiaTheme="minorEastAsia" w:hAnsiTheme="minorHAnsi"/>
          <w:noProof/>
          <w:sz w:val="22"/>
          <w:szCs w:val="22"/>
          <w:lang w:val="en-US"/>
        </w:rPr>
      </w:pPr>
      <w:hyperlink r:id="rId35" w:anchor="_Toc168479025" w:history="1">
        <w:r w:rsidR="000748C7" w:rsidRPr="00E205EE">
          <w:rPr>
            <w:rStyle w:val="Hyperlink"/>
            <w:noProof/>
          </w:rPr>
          <w:t>Hình 6.25</w:t>
        </w:r>
        <w:r w:rsidR="000748C7" w:rsidRPr="00E205EE">
          <w:rPr>
            <w:rStyle w:val="Hyperlink"/>
            <w:noProof/>
            <w:lang w:val="en-US"/>
          </w:rPr>
          <w:t xml:space="preserve"> – Áp dụng thuật toán vào đồ thị gốc 1.18</w:t>
        </w:r>
        <w:r w:rsidR="000748C7">
          <w:rPr>
            <w:noProof/>
            <w:webHidden/>
          </w:rPr>
          <w:tab/>
        </w:r>
        <w:r w:rsidR="000748C7">
          <w:rPr>
            <w:noProof/>
            <w:webHidden/>
          </w:rPr>
          <w:fldChar w:fldCharType="begin"/>
        </w:r>
        <w:r w:rsidR="000748C7">
          <w:rPr>
            <w:noProof/>
            <w:webHidden/>
          </w:rPr>
          <w:instrText xml:space="preserve"> PAGEREF _Toc168479025 \h </w:instrText>
        </w:r>
        <w:r w:rsidR="000748C7">
          <w:rPr>
            <w:noProof/>
            <w:webHidden/>
          </w:rPr>
        </w:r>
        <w:r w:rsidR="000748C7">
          <w:rPr>
            <w:noProof/>
            <w:webHidden/>
          </w:rPr>
          <w:fldChar w:fldCharType="separate"/>
        </w:r>
        <w:r w:rsidR="000748C7">
          <w:rPr>
            <w:noProof/>
            <w:webHidden/>
          </w:rPr>
          <w:t>31</w:t>
        </w:r>
        <w:r w:rsidR="000748C7">
          <w:rPr>
            <w:noProof/>
            <w:webHidden/>
          </w:rPr>
          <w:fldChar w:fldCharType="end"/>
        </w:r>
      </w:hyperlink>
    </w:p>
    <w:p w14:paraId="2AEC63DD" w14:textId="3F7B77D7" w:rsidR="000748C7" w:rsidRDefault="00882050">
      <w:pPr>
        <w:pStyle w:val="TableofFigures"/>
        <w:tabs>
          <w:tab w:val="right" w:leader="dot" w:pos="8777"/>
        </w:tabs>
        <w:rPr>
          <w:rFonts w:asciiTheme="minorHAnsi" w:eastAsiaTheme="minorEastAsia" w:hAnsiTheme="minorHAnsi"/>
          <w:noProof/>
          <w:sz w:val="22"/>
          <w:szCs w:val="22"/>
          <w:lang w:val="en-US"/>
        </w:rPr>
      </w:pPr>
      <w:hyperlink r:id="rId36" w:anchor="_Toc168479026" w:history="1">
        <w:r w:rsidR="000748C7" w:rsidRPr="00E205EE">
          <w:rPr>
            <w:rStyle w:val="Hyperlink"/>
            <w:noProof/>
          </w:rPr>
          <w:t>Hình 6.26</w:t>
        </w:r>
        <w:r w:rsidR="000748C7" w:rsidRPr="00E205EE">
          <w:rPr>
            <w:rStyle w:val="Hyperlink"/>
            <w:noProof/>
            <w:lang w:val="en-US"/>
          </w:rPr>
          <w:t xml:space="preserve"> – Áp dụng thuật toán vào đồ thị gốc 1.19</w:t>
        </w:r>
        <w:r w:rsidR="000748C7">
          <w:rPr>
            <w:noProof/>
            <w:webHidden/>
          </w:rPr>
          <w:tab/>
        </w:r>
        <w:r w:rsidR="000748C7">
          <w:rPr>
            <w:noProof/>
            <w:webHidden/>
          </w:rPr>
          <w:fldChar w:fldCharType="begin"/>
        </w:r>
        <w:r w:rsidR="000748C7">
          <w:rPr>
            <w:noProof/>
            <w:webHidden/>
          </w:rPr>
          <w:instrText xml:space="preserve"> PAGEREF _Toc168479026 \h </w:instrText>
        </w:r>
        <w:r w:rsidR="000748C7">
          <w:rPr>
            <w:noProof/>
            <w:webHidden/>
          </w:rPr>
        </w:r>
        <w:r w:rsidR="000748C7">
          <w:rPr>
            <w:noProof/>
            <w:webHidden/>
          </w:rPr>
          <w:fldChar w:fldCharType="separate"/>
        </w:r>
        <w:r w:rsidR="000748C7">
          <w:rPr>
            <w:noProof/>
            <w:webHidden/>
          </w:rPr>
          <w:t>31</w:t>
        </w:r>
        <w:r w:rsidR="000748C7">
          <w:rPr>
            <w:noProof/>
            <w:webHidden/>
          </w:rPr>
          <w:fldChar w:fldCharType="end"/>
        </w:r>
      </w:hyperlink>
    </w:p>
    <w:p w14:paraId="49BFE4B5" w14:textId="1D4781CC" w:rsidR="000748C7" w:rsidRDefault="00882050">
      <w:pPr>
        <w:pStyle w:val="TableofFigures"/>
        <w:tabs>
          <w:tab w:val="right" w:leader="dot" w:pos="8777"/>
        </w:tabs>
        <w:rPr>
          <w:rFonts w:asciiTheme="minorHAnsi" w:eastAsiaTheme="minorEastAsia" w:hAnsiTheme="minorHAnsi"/>
          <w:noProof/>
          <w:sz w:val="22"/>
          <w:szCs w:val="22"/>
          <w:lang w:val="en-US"/>
        </w:rPr>
      </w:pPr>
      <w:hyperlink r:id="rId37" w:anchor="_Toc168479027" w:history="1">
        <w:r w:rsidR="000748C7" w:rsidRPr="00E205EE">
          <w:rPr>
            <w:rStyle w:val="Hyperlink"/>
            <w:noProof/>
          </w:rPr>
          <w:t>Hình 6.27</w:t>
        </w:r>
        <w:r w:rsidR="000748C7" w:rsidRPr="00E205EE">
          <w:rPr>
            <w:rStyle w:val="Hyperlink"/>
            <w:noProof/>
            <w:lang w:val="en-US"/>
          </w:rPr>
          <w:t xml:space="preserve"> – Áp dụng thuật toán vào đồ thị gốc 1.20</w:t>
        </w:r>
        <w:r w:rsidR="000748C7">
          <w:rPr>
            <w:noProof/>
            <w:webHidden/>
          </w:rPr>
          <w:tab/>
        </w:r>
        <w:r w:rsidR="000748C7">
          <w:rPr>
            <w:noProof/>
            <w:webHidden/>
          </w:rPr>
          <w:fldChar w:fldCharType="begin"/>
        </w:r>
        <w:r w:rsidR="000748C7">
          <w:rPr>
            <w:noProof/>
            <w:webHidden/>
          </w:rPr>
          <w:instrText xml:space="preserve"> PAGEREF _Toc168479027 \h </w:instrText>
        </w:r>
        <w:r w:rsidR="000748C7">
          <w:rPr>
            <w:noProof/>
            <w:webHidden/>
          </w:rPr>
        </w:r>
        <w:r w:rsidR="000748C7">
          <w:rPr>
            <w:noProof/>
            <w:webHidden/>
          </w:rPr>
          <w:fldChar w:fldCharType="separate"/>
        </w:r>
        <w:r w:rsidR="000748C7">
          <w:rPr>
            <w:noProof/>
            <w:webHidden/>
          </w:rPr>
          <w:t>32</w:t>
        </w:r>
        <w:r w:rsidR="000748C7">
          <w:rPr>
            <w:noProof/>
            <w:webHidden/>
          </w:rPr>
          <w:fldChar w:fldCharType="end"/>
        </w:r>
      </w:hyperlink>
    </w:p>
    <w:p w14:paraId="61B5E245" w14:textId="6A754F9E" w:rsidR="000748C7" w:rsidRDefault="00882050">
      <w:pPr>
        <w:pStyle w:val="TableofFigures"/>
        <w:tabs>
          <w:tab w:val="right" w:leader="dot" w:pos="8777"/>
        </w:tabs>
        <w:rPr>
          <w:rFonts w:asciiTheme="minorHAnsi" w:eastAsiaTheme="minorEastAsia" w:hAnsiTheme="minorHAnsi"/>
          <w:noProof/>
          <w:sz w:val="22"/>
          <w:szCs w:val="22"/>
          <w:lang w:val="en-US"/>
        </w:rPr>
      </w:pPr>
      <w:hyperlink r:id="rId38" w:anchor="_Toc168479028" w:history="1">
        <w:r w:rsidR="000748C7" w:rsidRPr="00E205EE">
          <w:rPr>
            <w:rStyle w:val="Hyperlink"/>
            <w:noProof/>
          </w:rPr>
          <w:t>Hình 6.28</w:t>
        </w:r>
        <w:r w:rsidR="000748C7" w:rsidRPr="00E205EE">
          <w:rPr>
            <w:rStyle w:val="Hyperlink"/>
            <w:noProof/>
            <w:lang w:val="en-US"/>
          </w:rPr>
          <w:t xml:space="preserve"> – Áp dụng thuật toán vào đồ thị gốc 1.21</w:t>
        </w:r>
        <w:r w:rsidR="000748C7">
          <w:rPr>
            <w:noProof/>
            <w:webHidden/>
          </w:rPr>
          <w:tab/>
        </w:r>
        <w:r w:rsidR="000748C7">
          <w:rPr>
            <w:noProof/>
            <w:webHidden/>
          </w:rPr>
          <w:fldChar w:fldCharType="begin"/>
        </w:r>
        <w:r w:rsidR="000748C7">
          <w:rPr>
            <w:noProof/>
            <w:webHidden/>
          </w:rPr>
          <w:instrText xml:space="preserve"> PAGEREF _Toc168479028 \h </w:instrText>
        </w:r>
        <w:r w:rsidR="000748C7">
          <w:rPr>
            <w:noProof/>
            <w:webHidden/>
          </w:rPr>
        </w:r>
        <w:r w:rsidR="000748C7">
          <w:rPr>
            <w:noProof/>
            <w:webHidden/>
          </w:rPr>
          <w:fldChar w:fldCharType="separate"/>
        </w:r>
        <w:r w:rsidR="000748C7">
          <w:rPr>
            <w:noProof/>
            <w:webHidden/>
          </w:rPr>
          <w:t>32</w:t>
        </w:r>
        <w:r w:rsidR="000748C7">
          <w:rPr>
            <w:noProof/>
            <w:webHidden/>
          </w:rPr>
          <w:fldChar w:fldCharType="end"/>
        </w:r>
      </w:hyperlink>
    </w:p>
    <w:p w14:paraId="19B66E33" w14:textId="14CFE45F" w:rsidR="000748C7" w:rsidRDefault="00882050">
      <w:pPr>
        <w:pStyle w:val="TableofFigures"/>
        <w:tabs>
          <w:tab w:val="right" w:leader="dot" w:pos="8777"/>
        </w:tabs>
        <w:rPr>
          <w:rFonts w:asciiTheme="minorHAnsi" w:eastAsiaTheme="minorEastAsia" w:hAnsiTheme="minorHAnsi"/>
          <w:noProof/>
          <w:sz w:val="22"/>
          <w:szCs w:val="22"/>
          <w:lang w:val="en-US"/>
        </w:rPr>
      </w:pPr>
      <w:hyperlink r:id="rId39" w:anchor="_Toc168479029" w:history="1">
        <w:r w:rsidR="000748C7" w:rsidRPr="00E205EE">
          <w:rPr>
            <w:rStyle w:val="Hyperlink"/>
            <w:noProof/>
          </w:rPr>
          <w:t>Hình 6.29</w:t>
        </w:r>
        <w:r w:rsidR="000748C7" w:rsidRPr="00E205EE">
          <w:rPr>
            <w:rStyle w:val="Hyperlink"/>
            <w:noProof/>
            <w:lang w:val="en-US"/>
          </w:rPr>
          <w:t xml:space="preserve"> – Áp dụng thuật toán vào đồ thị gốc 1.22</w:t>
        </w:r>
        <w:r w:rsidR="000748C7">
          <w:rPr>
            <w:noProof/>
            <w:webHidden/>
          </w:rPr>
          <w:tab/>
        </w:r>
        <w:r w:rsidR="000748C7">
          <w:rPr>
            <w:noProof/>
            <w:webHidden/>
          </w:rPr>
          <w:fldChar w:fldCharType="begin"/>
        </w:r>
        <w:r w:rsidR="000748C7">
          <w:rPr>
            <w:noProof/>
            <w:webHidden/>
          </w:rPr>
          <w:instrText xml:space="preserve"> PAGEREF _Toc168479029 \h </w:instrText>
        </w:r>
        <w:r w:rsidR="000748C7">
          <w:rPr>
            <w:noProof/>
            <w:webHidden/>
          </w:rPr>
        </w:r>
        <w:r w:rsidR="000748C7">
          <w:rPr>
            <w:noProof/>
            <w:webHidden/>
          </w:rPr>
          <w:fldChar w:fldCharType="separate"/>
        </w:r>
        <w:r w:rsidR="000748C7">
          <w:rPr>
            <w:noProof/>
            <w:webHidden/>
          </w:rPr>
          <w:t>33</w:t>
        </w:r>
        <w:r w:rsidR="000748C7">
          <w:rPr>
            <w:noProof/>
            <w:webHidden/>
          </w:rPr>
          <w:fldChar w:fldCharType="end"/>
        </w:r>
      </w:hyperlink>
    </w:p>
    <w:p w14:paraId="06AE5B0B" w14:textId="1533B1CF" w:rsidR="000748C7" w:rsidRDefault="00882050">
      <w:pPr>
        <w:pStyle w:val="TableofFigures"/>
        <w:tabs>
          <w:tab w:val="right" w:leader="dot" w:pos="8777"/>
        </w:tabs>
        <w:rPr>
          <w:rFonts w:asciiTheme="minorHAnsi" w:eastAsiaTheme="minorEastAsia" w:hAnsiTheme="minorHAnsi"/>
          <w:noProof/>
          <w:sz w:val="22"/>
          <w:szCs w:val="22"/>
          <w:lang w:val="en-US"/>
        </w:rPr>
      </w:pPr>
      <w:hyperlink r:id="rId40" w:anchor="_Toc168479030" w:history="1">
        <w:r w:rsidR="000748C7" w:rsidRPr="00E205EE">
          <w:rPr>
            <w:rStyle w:val="Hyperlink"/>
            <w:noProof/>
          </w:rPr>
          <w:t>Hình 6.30</w:t>
        </w:r>
        <w:r w:rsidR="000748C7" w:rsidRPr="00E205EE">
          <w:rPr>
            <w:rStyle w:val="Hyperlink"/>
            <w:noProof/>
            <w:lang w:val="en-US"/>
          </w:rPr>
          <w:t xml:space="preserve"> – Áp dụng thuật toán vào đồ thị gốc 1.23</w:t>
        </w:r>
        <w:r w:rsidR="000748C7">
          <w:rPr>
            <w:noProof/>
            <w:webHidden/>
          </w:rPr>
          <w:tab/>
        </w:r>
        <w:r w:rsidR="000748C7">
          <w:rPr>
            <w:noProof/>
            <w:webHidden/>
          </w:rPr>
          <w:fldChar w:fldCharType="begin"/>
        </w:r>
        <w:r w:rsidR="000748C7">
          <w:rPr>
            <w:noProof/>
            <w:webHidden/>
          </w:rPr>
          <w:instrText xml:space="preserve"> PAGEREF _Toc168479030 \h </w:instrText>
        </w:r>
        <w:r w:rsidR="000748C7">
          <w:rPr>
            <w:noProof/>
            <w:webHidden/>
          </w:rPr>
        </w:r>
        <w:r w:rsidR="000748C7">
          <w:rPr>
            <w:noProof/>
            <w:webHidden/>
          </w:rPr>
          <w:fldChar w:fldCharType="separate"/>
        </w:r>
        <w:r w:rsidR="000748C7">
          <w:rPr>
            <w:noProof/>
            <w:webHidden/>
          </w:rPr>
          <w:t>33</w:t>
        </w:r>
        <w:r w:rsidR="000748C7">
          <w:rPr>
            <w:noProof/>
            <w:webHidden/>
          </w:rPr>
          <w:fldChar w:fldCharType="end"/>
        </w:r>
      </w:hyperlink>
    </w:p>
    <w:p w14:paraId="69E77788" w14:textId="13216831" w:rsidR="000748C7" w:rsidRDefault="00882050">
      <w:pPr>
        <w:pStyle w:val="TableofFigures"/>
        <w:tabs>
          <w:tab w:val="right" w:leader="dot" w:pos="8777"/>
        </w:tabs>
        <w:rPr>
          <w:rFonts w:asciiTheme="minorHAnsi" w:eastAsiaTheme="minorEastAsia" w:hAnsiTheme="minorHAnsi"/>
          <w:noProof/>
          <w:sz w:val="22"/>
          <w:szCs w:val="22"/>
          <w:lang w:val="en-US"/>
        </w:rPr>
      </w:pPr>
      <w:hyperlink r:id="rId41" w:anchor="_Toc168479031" w:history="1">
        <w:r w:rsidR="000748C7" w:rsidRPr="00E205EE">
          <w:rPr>
            <w:rStyle w:val="Hyperlink"/>
            <w:noProof/>
          </w:rPr>
          <w:t>Hình 6.31</w:t>
        </w:r>
        <w:r w:rsidR="000748C7" w:rsidRPr="00E205EE">
          <w:rPr>
            <w:rStyle w:val="Hyperlink"/>
            <w:noProof/>
            <w:lang w:val="en-US"/>
          </w:rPr>
          <w:t xml:space="preserve"> – Áp dụng thuật toán vào đồ thị gốc 1.24</w:t>
        </w:r>
        <w:r w:rsidR="000748C7">
          <w:rPr>
            <w:noProof/>
            <w:webHidden/>
          </w:rPr>
          <w:tab/>
        </w:r>
        <w:r w:rsidR="000748C7">
          <w:rPr>
            <w:noProof/>
            <w:webHidden/>
          </w:rPr>
          <w:fldChar w:fldCharType="begin"/>
        </w:r>
        <w:r w:rsidR="000748C7">
          <w:rPr>
            <w:noProof/>
            <w:webHidden/>
          </w:rPr>
          <w:instrText xml:space="preserve"> PAGEREF _Toc168479031 \h </w:instrText>
        </w:r>
        <w:r w:rsidR="000748C7">
          <w:rPr>
            <w:noProof/>
            <w:webHidden/>
          </w:rPr>
        </w:r>
        <w:r w:rsidR="000748C7">
          <w:rPr>
            <w:noProof/>
            <w:webHidden/>
          </w:rPr>
          <w:fldChar w:fldCharType="separate"/>
        </w:r>
        <w:r w:rsidR="000748C7">
          <w:rPr>
            <w:noProof/>
            <w:webHidden/>
          </w:rPr>
          <w:t>34</w:t>
        </w:r>
        <w:r w:rsidR="000748C7">
          <w:rPr>
            <w:noProof/>
            <w:webHidden/>
          </w:rPr>
          <w:fldChar w:fldCharType="end"/>
        </w:r>
      </w:hyperlink>
    </w:p>
    <w:p w14:paraId="6FE181A2" w14:textId="233175E8" w:rsidR="000748C7" w:rsidRDefault="00882050">
      <w:pPr>
        <w:pStyle w:val="TableofFigures"/>
        <w:tabs>
          <w:tab w:val="right" w:leader="dot" w:pos="8777"/>
        </w:tabs>
        <w:rPr>
          <w:rFonts w:asciiTheme="minorHAnsi" w:eastAsiaTheme="minorEastAsia" w:hAnsiTheme="minorHAnsi"/>
          <w:noProof/>
          <w:sz w:val="22"/>
          <w:szCs w:val="22"/>
          <w:lang w:val="en-US"/>
        </w:rPr>
      </w:pPr>
      <w:hyperlink r:id="rId42" w:anchor="_Toc168479032" w:history="1">
        <w:r w:rsidR="000748C7" w:rsidRPr="00E205EE">
          <w:rPr>
            <w:rStyle w:val="Hyperlink"/>
            <w:noProof/>
          </w:rPr>
          <w:t>Hình 8.1</w:t>
        </w:r>
        <w:r w:rsidR="000748C7" w:rsidRPr="00E205EE">
          <w:rPr>
            <w:rStyle w:val="Hyperlink"/>
            <w:noProof/>
            <w:lang w:val="en-US"/>
          </w:rPr>
          <w:t xml:space="preserve"> –</w:t>
        </w:r>
        <w:r w:rsidR="000748C7" w:rsidRPr="00E205EE">
          <w:rPr>
            <w:rStyle w:val="Hyperlink"/>
            <w:noProof/>
          </w:rPr>
          <w:t xml:space="preserve"> Code hiện thực tìm modulo nghịch đảo n</w:t>
        </w:r>
        <w:r w:rsidR="000748C7">
          <w:rPr>
            <w:noProof/>
            <w:webHidden/>
          </w:rPr>
          <w:tab/>
        </w:r>
        <w:r w:rsidR="000748C7">
          <w:rPr>
            <w:noProof/>
            <w:webHidden/>
          </w:rPr>
          <w:fldChar w:fldCharType="begin"/>
        </w:r>
        <w:r w:rsidR="000748C7">
          <w:rPr>
            <w:noProof/>
            <w:webHidden/>
          </w:rPr>
          <w:instrText xml:space="preserve"> PAGEREF _Toc168479032 \h </w:instrText>
        </w:r>
        <w:r w:rsidR="000748C7">
          <w:rPr>
            <w:noProof/>
            <w:webHidden/>
          </w:rPr>
        </w:r>
        <w:r w:rsidR="000748C7">
          <w:rPr>
            <w:noProof/>
            <w:webHidden/>
          </w:rPr>
          <w:fldChar w:fldCharType="separate"/>
        </w:r>
        <w:r w:rsidR="000748C7">
          <w:rPr>
            <w:noProof/>
            <w:webHidden/>
          </w:rPr>
          <w:t>47</w:t>
        </w:r>
        <w:r w:rsidR="000748C7">
          <w:rPr>
            <w:noProof/>
            <w:webHidden/>
          </w:rPr>
          <w:fldChar w:fldCharType="end"/>
        </w:r>
      </w:hyperlink>
    </w:p>
    <w:p w14:paraId="39370CE7" w14:textId="4C52348C" w:rsidR="000748C7" w:rsidRDefault="00882050">
      <w:pPr>
        <w:pStyle w:val="TableofFigures"/>
        <w:tabs>
          <w:tab w:val="right" w:leader="dot" w:pos="8777"/>
        </w:tabs>
        <w:rPr>
          <w:rFonts w:asciiTheme="minorHAnsi" w:eastAsiaTheme="minorEastAsia" w:hAnsiTheme="minorHAnsi"/>
          <w:noProof/>
          <w:sz w:val="22"/>
          <w:szCs w:val="22"/>
          <w:lang w:val="en-US"/>
        </w:rPr>
      </w:pPr>
      <w:hyperlink r:id="rId43" w:anchor="_Toc168479033" w:history="1">
        <w:r w:rsidR="000748C7" w:rsidRPr="00E205EE">
          <w:rPr>
            <w:rStyle w:val="Hyperlink"/>
            <w:noProof/>
          </w:rPr>
          <w:t>Hình 8.2</w:t>
        </w:r>
        <w:r w:rsidR="000748C7" w:rsidRPr="00E205EE">
          <w:rPr>
            <w:rStyle w:val="Hyperlink"/>
            <w:noProof/>
            <w:lang w:val="en-US"/>
          </w:rPr>
          <w:t xml:space="preserve"> –</w:t>
        </w:r>
        <w:r w:rsidR="000748C7" w:rsidRPr="00E205EE">
          <w:rPr>
            <w:rStyle w:val="Hyperlink"/>
            <w:noProof/>
          </w:rPr>
          <w:t xml:space="preserve"> Code kiểm  tra chương trình bằng dữ liệu mẫu</w:t>
        </w:r>
        <w:r w:rsidR="000748C7">
          <w:rPr>
            <w:noProof/>
            <w:webHidden/>
          </w:rPr>
          <w:tab/>
        </w:r>
        <w:r w:rsidR="000748C7">
          <w:rPr>
            <w:noProof/>
            <w:webHidden/>
          </w:rPr>
          <w:fldChar w:fldCharType="begin"/>
        </w:r>
        <w:r w:rsidR="000748C7">
          <w:rPr>
            <w:noProof/>
            <w:webHidden/>
          </w:rPr>
          <w:instrText xml:space="preserve"> PAGEREF _Toc168479033 \h </w:instrText>
        </w:r>
        <w:r w:rsidR="000748C7">
          <w:rPr>
            <w:noProof/>
            <w:webHidden/>
          </w:rPr>
        </w:r>
        <w:r w:rsidR="000748C7">
          <w:rPr>
            <w:noProof/>
            <w:webHidden/>
          </w:rPr>
          <w:fldChar w:fldCharType="separate"/>
        </w:r>
        <w:r w:rsidR="000748C7">
          <w:rPr>
            <w:noProof/>
            <w:webHidden/>
          </w:rPr>
          <w:t>48</w:t>
        </w:r>
        <w:r w:rsidR="000748C7">
          <w:rPr>
            <w:noProof/>
            <w:webHidden/>
          </w:rPr>
          <w:fldChar w:fldCharType="end"/>
        </w:r>
      </w:hyperlink>
    </w:p>
    <w:p w14:paraId="0FF6C6DF" w14:textId="6161B95E" w:rsidR="000748C7" w:rsidRDefault="00882050">
      <w:pPr>
        <w:pStyle w:val="TableofFigures"/>
        <w:tabs>
          <w:tab w:val="right" w:leader="dot" w:pos="8777"/>
        </w:tabs>
        <w:rPr>
          <w:rFonts w:asciiTheme="minorHAnsi" w:eastAsiaTheme="minorEastAsia" w:hAnsiTheme="minorHAnsi"/>
          <w:noProof/>
          <w:sz w:val="22"/>
          <w:szCs w:val="22"/>
          <w:lang w:val="en-US"/>
        </w:rPr>
      </w:pPr>
      <w:hyperlink r:id="rId44" w:anchor="_Toc168479034" w:history="1">
        <w:r w:rsidR="000748C7" w:rsidRPr="00E205EE">
          <w:rPr>
            <w:rStyle w:val="Hyperlink"/>
            <w:noProof/>
          </w:rPr>
          <w:t>Hình 8.3</w:t>
        </w:r>
        <w:r w:rsidR="000748C7" w:rsidRPr="00E205EE">
          <w:rPr>
            <w:rStyle w:val="Hyperlink"/>
            <w:noProof/>
            <w:lang w:val="en-US"/>
          </w:rPr>
          <w:t xml:space="preserve"> –</w:t>
        </w:r>
        <w:r w:rsidR="000748C7" w:rsidRPr="00E205EE">
          <w:rPr>
            <w:rStyle w:val="Hyperlink"/>
            <w:noProof/>
          </w:rPr>
          <w:t xml:space="preserve"> Kết quả chạy của bài toán 13</w:t>
        </w:r>
        <w:r w:rsidR="000748C7" w:rsidRPr="00E205EE">
          <w:rPr>
            <w:rStyle w:val="Hyperlink"/>
            <w:noProof/>
            <w:vertAlign w:val="superscript"/>
          </w:rPr>
          <w:t>-1</w:t>
        </w:r>
        <w:r w:rsidR="000748C7" w:rsidRPr="00E205EE">
          <w:rPr>
            <w:rStyle w:val="Hyperlink"/>
            <w:noProof/>
          </w:rPr>
          <w:t xml:space="preserve"> mod 97</w:t>
        </w:r>
        <w:r w:rsidR="000748C7">
          <w:rPr>
            <w:noProof/>
            <w:webHidden/>
          </w:rPr>
          <w:tab/>
        </w:r>
        <w:r w:rsidR="000748C7">
          <w:rPr>
            <w:noProof/>
            <w:webHidden/>
          </w:rPr>
          <w:fldChar w:fldCharType="begin"/>
        </w:r>
        <w:r w:rsidR="000748C7">
          <w:rPr>
            <w:noProof/>
            <w:webHidden/>
          </w:rPr>
          <w:instrText xml:space="preserve"> PAGEREF _Toc168479034 \h </w:instrText>
        </w:r>
        <w:r w:rsidR="000748C7">
          <w:rPr>
            <w:noProof/>
            <w:webHidden/>
          </w:rPr>
        </w:r>
        <w:r w:rsidR="000748C7">
          <w:rPr>
            <w:noProof/>
            <w:webHidden/>
          </w:rPr>
          <w:fldChar w:fldCharType="separate"/>
        </w:r>
        <w:r w:rsidR="000748C7">
          <w:rPr>
            <w:noProof/>
            <w:webHidden/>
          </w:rPr>
          <w:t>48</w:t>
        </w:r>
        <w:r w:rsidR="000748C7">
          <w:rPr>
            <w:noProof/>
            <w:webHidden/>
          </w:rPr>
          <w:fldChar w:fldCharType="end"/>
        </w:r>
      </w:hyperlink>
    </w:p>
    <w:p w14:paraId="09382165" w14:textId="3BC6A5F0" w:rsidR="000748C7" w:rsidRDefault="00882050">
      <w:pPr>
        <w:pStyle w:val="TableofFigures"/>
        <w:tabs>
          <w:tab w:val="right" w:leader="dot" w:pos="8777"/>
        </w:tabs>
        <w:rPr>
          <w:rFonts w:asciiTheme="minorHAnsi" w:eastAsiaTheme="minorEastAsia" w:hAnsiTheme="minorHAnsi"/>
          <w:noProof/>
          <w:sz w:val="22"/>
          <w:szCs w:val="22"/>
          <w:lang w:val="en-US"/>
        </w:rPr>
      </w:pPr>
      <w:hyperlink r:id="rId45" w:anchor="_Toc168479035" w:history="1">
        <w:r w:rsidR="000748C7" w:rsidRPr="00E205EE">
          <w:rPr>
            <w:rStyle w:val="Hyperlink"/>
            <w:noProof/>
          </w:rPr>
          <w:t>Hình 8.4</w:t>
        </w:r>
        <w:r w:rsidR="000748C7" w:rsidRPr="00E205EE">
          <w:rPr>
            <w:rStyle w:val="Hyperlink"/>
            <w:noProof/>
            <w:lang w:val="en-US"/>
          </w:rPr>
          <w:t xml:space="preserve"> –</w:t>
        </w:r>
        <w:r w:rsidR="000748C7" w:rsidRPr="00E205EE">
          <w:rPr>
            <w:rStyle w:val="Hyperlink"/>
            <w:noProof/>
          </w:rPr>
          <w:t xml:space="preserve"> Code hậu kiểm kết quả thực thi</w:t>
        </w:r>
        <w:r w:rsidR="000748C7">
          <w:rPr>
            <w:noProof/>
            <w:webHidden/>
          </w:rPr>
          <w:tab/>
        </w:r>
        <w:r w:rsidR="000748C7">
          <w:rPr>
            <w:noProof/>
            <w:webHidden/>
          </w:rPr>
          <w:fldChar w:fldCharType="begin"/>
        </w:r>
        <w:r w:rsidR="000748C7">
          <w:rPr>
            <w:noProof/>
            <w:webHidden/>
          </w:rPr>
          <w:instrText xml:space="preserve"> PAGEREF _Toc168479035 \h </w:instrText>
        </w:r>
        <w:r w:rsidR="000748C7">
          <w:rPr>
            <w:noProof/>
            <w:webHidden/>
          </w:rPr>
        </w:r>
        <w:r w:rsidR="000748C7">
          <w:rPr>
            <w:noProof/>
            <w:webHidden/>
          </w:rPr>
          <w:fldChar w:fldCharType="separate"/>
        </w:r>
        <w:r w:rsidR="000748C7">
          <w:rPr>
            <w:noProof/>
            <w:webHidden/>
          </w:rPr>
          <w:t>48</w:t>
        </w:r>
        <w:r w:rsidR="000748C7">
          <w:rPr>
            <w:noProof/>
            <w:webHidden/>
          </w:rPr>
          <w:fldChar w:fldCharType="end"/>
        </w:r>
      </w:hyperlink>
    </w:p>
    <w:p w14:paraId="4965E500" w14:textId="344BAB51" w:rsidR="000748C7" w:rsidRDefault="00882050">
      <w:pPr>
        <w:pStyle w:val="TableofFigures"/>
        <w:tabs>
          <w:tab w:val="right" w:leader="dot" w:pos="8777"/>
        </w:tabs>
        <w:rPr>
          <w:rFonts w:asciiTheme="minorHAnsi" w:eastAsiaTheme="minorEastAsia" w:hAnsiTheme="minorHAnsi"/>
          <w:noProof/>
          <w:sz w:val="22"/>
          <w:szCs w:val="22"/>
          <w:lang w:val="en-US"/>
        </w:rPr>
      </w:pPr>
      <w:hyperlink r:id="rId46" w:anchor="_Toc168479036" w:history="1">
        <w:r w:rsidR="000748C7" w:rsidRPr="00E205EE">
          <w:rPr>
            <w:rStyle w:val="Hyperlink"/>
            <w:noProof/>
          </w:rPr>
          <w:t>Hình 8.5</w:t>
        </w:r>
        <w:r w:rsidR="000748C7" w:rsidRPr="00E205EE">
          <w:rPr>
            <w:rStyle w:val="Hyperlink"/>
            <w:noProof/>
            <w:lang w:val="en-US"/>
          </w:rPr>
          <w:t xml:space="preserve"> –</w:t>
        </w:r>
        <w:r w:rsidR="000748C7" w:rsidRPr="00E205EE">
          <w:rPr>
            <w:rStyle w:val="Hyperlink"/>
            <w:noProof/>
          </w:rPr>
          <w:t xml:space="preserve"> Kết quả chạy hậu kiểm của bài toán 13</w:t>
        </w:r>
        <w:r w:rsidR="000748C7" w:rsidRPr="00E205EE">
          <w:rPr>
            <w:rStyle w:val="Hyperlink"/>
            <w:noProof/>
            <w:vertAlign w:val="superscript"/>
          </w:rPr>
          <w:t>-1</w:t>
        </w:r>
        <w:r w:rsidR="000748C7" w:rsidRPr="00E205EE">
          <w:rPr>
            <w:rStyle w:val="Hyperlink"/>
            <w:noProof/>
          </w:rPr>
          <w:t xml:space="preserve"> mod 13</w:t>
        </w:r>
        <w:r w:rsidR="000748C7">
          <w:rPr>
            <w:noProof/>
            <w:webHidden/>
          </w:rPr>
          <w:tab/>
        </w:r>
        <w:r w:rsidR="000748C7">
          <w:rPr>
            <w:noProof/>
            <w:webHidden/>
          </w:rPr>
          <w:fldChar w:fldCharType="begin"/>
        </w:r>
        <w:r w:rsidR="000748C7">
          <w:rPr>
            <w:noProof/>
            <w:webHidden/>
          </w:rPr>
          <w:instrText xml:space="preserve"> PAGEREF _Toc168479036 \h </w:instrText>
        </w:r>
        <w:r w:rsidR="000748C7">
          <w:rPr>
            <w:noProof/>
            <w:webHidden/>
          </w:rPr>
        </w:r>
        <w:r w:rsidR="000748C7">
          <w:rPr>
            <w:noProof/>
            <w:webHidden/>
          </w:rPr>
          <w:fldChar w:fldCharType="separate"/>
        </w:r>
        <w:r w:rsidR="000748C7">
          <w:rPr>
            <w:noProof/>
            <w:webHidden/>
          </w:rPr>
          <w:t>49</w:t>
        </w:r>
        <w:r w:rsidR="000748C7">
          <w:rPr>
            <w:noProof/>
            <w:webHidden/>
          </w:rPr>
          <w:fldChar w:fldCharType="end"/>
        </w:r>
      </w:hyperlink>
    </w:p>
    <w:p w14:paraId="650F0B83" w14:textId="4AC6EB28" w:rsidR="000748C7" w:rsidRDefault="00882050">
      <w:pPr>
        <w:pStyle w:val="TableofFigures"/>
        <w:tabs>
          <w:tab w:val="right" w:leader="dot" w:pos="8777"/>
        </w:tabs>
        <w:rPr>
          <w:rFonts w:asciiTheme="minorHAnsi" w:eastAsiaTheme="minorEastAsia" w:hAnsiTheme="minorHAnsi"/>
          <w:noProof/>
          <w:sz w:val="22"/>
          <w:szCs w:val="22"/>
          <w:lang w:val="en-US"/>
        </w:rPr>
      </w:pPr>
      <w:hyperlink r:id="rId47" w:anchor="_Toc168479037" w:history="1">
        <w:r w:rsidR="000748C7" w:rsidRPr="00E205EE">
          <w:rPr>
            <w:rStyle w:val="Hyperlink"/>
            <w:noProof/>
          </w:rPr>
          <w:t>Hình 8.6</w:t>
        </w:r>
        <w:r w:rsidR="000748C7" w:rsidRPr="00E205EE">
          <w:rPr>
            <w:rStyle w:val="Hyperlink"/>
            <w:noProof/>
            <w:lang w:val="en-US"/>
          </w:rPr>
          <w:t xml:space="preserve"> –</w:t>
        </w:r>
        <w:r w:rsidR="000748C7" w:rsidRPr="00E205EE">
          <w:rPr>
            <w:rStyle w:val="Hyperlink"/>
            <w:noProof/>
          </w:rPr>
          <w:t xml:space="preserve"> Kết quả chạy hậu kiểm của bài toán 8</w:t>
        </w:r>
        <w:r w:rsidR="000748C7" w:rsidRPr="00E205EE">
          <w:rPr>
            <w:rStyle w:val="Hyperlink"/>
            <w:noProof/>
            <w:vertAlign w:val="superscript"/>
          </w:rPr>
          <w:t>-1</w:t>
        </w:r>
        <w:r w:rsidR="000748C7" w:rsidRPr="00E205EE">
          <w:rPr>
            <w:rStyle w:val="Hyperlink"/>
            <w:noProof/>
          </w:rPr>
          <w:t xml:space="preserve"> mod 12</w:t>
        </w:r>
        <w:r w:rsidR="000748C7">
          <w:rPr>
            <w:noProof/>
            <w:webHidden/>
          </w:rPr>
          <w:tab/>
        </w:r>
        <w:r w:rsidR="000748C7">
          <w:rPr>
            <w:noProof/>
            <w:webHidden/>
          </w:rPr>
          <w:fldChar w:fldCharType="begin"/>
        </w:r>
        <w:r w:rsidR="000748C7">
          <w:rPr>
            <w:noProof/>
            <w:webHidden/>
          </w:rPr>
          <w:instrText xml:space="preserve"> PAGEREF _Toc168479037 \h </w:instrText>
        </w:r>
        <w:r w:rsidR="000748C7">
          <w:rPr>
            <w:noProof/>
            <w:webHidden/>
          </w:rPr>
        </w:r>
        <w:r w:rsidR="000748C7">
          <w:rPr>
            <w:noProof/>
            <w:webHidden/>
          </w:rPr>
          <w:fldChar w:fldCharType="separate"/>
        </w:r>
        <w:r w:rsidR="000748C7">
          <w:rPr>
            <w:noProof/>
            <w:webHidden/>
          </w:rPr>
          <w:t>49</w:t>
        </w:r>
        <w:r w:rsidR="000748C7">
          <w:rPr>
            <w:noProof/>
            <w:webHidden/>
          </w:rPr>
          <w:fldChar w:fldCharType="end"/>
        </w:r>
      </w:hyperlink>
    </w:p>
    <w:p w14:paraId="0D398A9E" w14:textId="554A1D3A" w:rsidR="000748C7" w:rsidRDefault="00882050">
      <w:pPr>
        <w:pStyle w:val="TableofFigures"/>
        <w:tabs>
          <w:tab w:val="right" w:leader="dot" w:pos="8777"/>
        </w:tabs>
        <w:rPr>
          <w:rFonts w:asciiTheme="minorHAnsi" w:eastAsiaTheme="minorEastAsia" w:hAnsiTheme="minorHAnsi"/>
          <w:noProof/>
          <w:sz w:val="22"/>
          <w:szCs w:val="22"/>
          <w:lang w:val="en-US"/>
        </w:rPr>
      </w:pPr>
      <w:hyperlink r:id="rId48" w:anchor="_Toc168479038" w:history="1">
        <w:r w:rsidR="000748C7" w:rsidRPr="00E205EE">
          <w:rPr>
            <w:rStyle w:val="Hyperlink"/>
            <w:noProof/>
          </w:rPr>
          <w:t>Hình 8.7</w:t>
        </w:r>
        <w:r w:rsidR="000748C7" w:rsidRPr="00E205EE">
          <w:rPr>
            <w:rStyle w:val="Hyperlink"/>
            <w:noProof/>
            <w:lang w:val="en-US"/>
          </w:rPr>
          <w:t xml:space="preserve"> –</w:t>
        </w:r>
        <w:r w:rsidR="000748C7" w:rsidRPr="00E205EE">
          <w:rPr>
            <w:rStyle w:val="Hyperlink"/>
            <w:noProof/>
          </w:rPr>
          <w:t xml:space="preserve"> Kết quả chạy hậu kiểm của bài toán 13</w:t>
        </w:r>
        <w:r w:rsidR="000748C7" w:rsidRPr="00E205EE">
          <w:rPr>
            <w:rStyle w:val="Hyperlink"/>
            <w:noProof/>
            <w:vertAlign w:val="superscript"/>
          </w:rPr>
          <w:t>-1</w:t>
        </w:r>
        <w:r w:rsidR="000748C7" w:rsidRPr="00E205EE">
          <w:rPr>
            <w:rStyle w:val="Hyperlink"/>
            <w:noProof/>
          </w:rPr>
          <w:t xml:space="preserve"> mod 97</w:t>
        </w:r>
        <w:r w:rsidR="000748C7">
          <w:rPr>
            <w:noProof/>
            <w:webHidden/>
          </w:rPr>
          <w:tab/>
        </w:r>
        <w:r w:rsidR="000748C7">
          <w:rPr>
            <w:noProof/>
            <w:webHidden/>
          </w:rPr>
          <w:fldChar w:fldCharType="begin"/>
        </w:r>
        <w:r w:rsidR="000748C7">
          <w:rPr>
            <w:noProof/>
            <w:webHidden/>
          </w:rPr>
          <w:instrText xml:space="preserve"> PAGEREF _Toc168479038 \h </w:instrText>
        </w:r>
        <w:r w:rsidR="000748C7">
          <w:rPr>
            <w:noProof/>
            <w:webHidden/>
          </w:rPr>
        </w:r>
        <w:r w:rsidR="000748C7">
          <w:rPr>
            <w:noProof/>
            <w:webHidden/>
          </w:rPr>
          <w:fldChar w:fldCharType="separate"/>
        </w:r>
        <w:r w:rsidR="000748C7">
          <w:rPr>
            <w:noProof/>
            <w:webHidden/>
          </w:rPr>
          <w:t>49</w:t>
        </w:r>
        <w:r w:rsidR="000748C7">
          <w:rPr>
            <w:noProof/>
            <w:webHidden/>
          </w:rPr>
          <w:fldChar w:fldCharType="end"/>
        </w:r>
      </w:hyperlink>
    </w:p>
    <w:p w14:paraId="738783B2" w14:textId="15BA06E8" w:rsidR="000748C7" w:rsidRDefault="00882050">
      <w:pPr>
        <w:pStyle w:val="TableofFigures"/>
        <w:tabs>
          <w:tab w:val="right" w:leader="dot" w:pos="8777"/>
        </w:tabs>
        <w:rPr>
          <w:rFonts w:asciiTheme="minorHAnsi" w:eastAsiaTheme="minorEastAsia" w:hAnsiTheme="minorHAnsi"/>
          <w:noProof/>
          <w:sz w:val="22"/>
          <w:szCs w:val="22"/>
          <w:lang w:val="en-US"/>
        </w:rPr>
      </w:pPr>
      <w:hyperlink r:id="rId49" w:anchor="_Toc168479039" w:history="1">
        <w:r w:rsidR="000748C7" w:rsidRPr="00E205EE">
          <w:rPr>
            <w:rStyle w:val="Hyperlink"/>
            <w:noProof/>
          </w:rPr>
          <w:t>Hình 9.1</w:t>
        </w:r>
        <w:r w:rsidR="000748C7" w:rsidRPr="00E205EE">
          <w:rPr>
            <w:rStyle w:val="Hyperlink"/>
            <w:noProof/>
            <w:lang w:val="en-US"/>
          </w:rPr>
          <w:t xml:space="preserve"> –</w:t>
        </w:r>
        <w:r w:rsidR="000748C7" w:rsidRPr="00E205EE">
          <w:rPr>
            <w:rStyle w:val="Hyperlink"/>
            <w:noProof/>
          </w:rPr>
          <w:t xml:space="preserve"> Code hiện thực quy trình tạo khóa công khai và khóa bí mật</w:t>
        </w:r>
        <w:r w:rsidR="000748C7">
          <w:rPr>
            <w:noProof/>
            <w:webHidden/>
          </w:rPr>
          <w:tab/>
        </w:r>
        <w:r w:rsidR="000748C7">
          <w:rPr>
            <w:noProof/>
            <w:webHidden/>
          </w:rPr>
          <w:fldChar w:fldCharType="begin"/>
        </w:r>
        <w:r w:rsidR="000748C7">
          <w:rPr>
            <w:noProof/>
            <w:webHidden/>
          </w:rPr>
          <w:instrText xml:space="preserve"> PAGEREF _Toc168479039 \h </w:instrText>
        </w:r>
        <w:r w:rsidR="000748C7">
          <w:rPr>
            <w:noProof/>
            <w:webHidden/>
          </w:rPr>
        </w:r>
        <w:r w:rsidR="000748C7">
          <w:rPr>
            <w:noProof/>
            <w:webHidden/>
          </w:rPr>
          <w:fldChar w:fldCharType="separate"/>
        </w:r>
        <w:r w:rsidR="000748C7">
          <w:rPr>
            <w:noProof/>
            <w:webHidden/>
          </w:rPr>
          <w:t>52</w:t>
        </w:r>
        <w:r w:rsidR="000748C7">
          <w:rPr>
            <w:noProof/>
            <w:webHidden/>
          </w:rPr>
          <w:fldChar w:fldCharType="end"/>
        </w:r>
      </w:hyperlink>
    </w:p>
    <w:p w14:paraId="30D43BA0" w14:textId="51E62E35" w:rsidR="000748C7" w:rsidRDefault="00882050">
      <w:pPr>
        <w:pStyle w:val="TableofFigures"/>
        <w:tabs>
          <w:tab w:val="right" w:leader="dot" w:pos="8777"/>
        </w:tabs>
        <w:rPr>
          <w:rFonts w:asciiTheme="minorHAnsi" w:eastAsiaTheme="minorEastAsia" w:hAnsiTheme="minorHAnsi"/>
          <w:noProof/>
          <w:sz w:val="22"/>
          <w:szCs w:val="22"/>
          <w:lang w:val="en-US"/>
        </w:rPr>
      </w:pPr>
      <w:hyperlink r:id="rId50" w:anchor="_Toc168479040" w:history="1">
        <w:r w:rsidR="000748C7" w:rsidRPr="00E205EE">
          <w:rPr>
            <w:rStyle w:val="Hyperlink"/>
            <w:noProof/>
          </w:rPr>
          <w:t>Hình 9.2</w:t>
        </w:r>
        <w:r w:rsidR="000748C7" w:rsidRPr="00E205EE">
          <w:rPr>
            <w:rStyle w:val="Hyperlink"/>
            <w:noProof/>
            <w:lang w:val="en-US"/>
          </w:rPr>
          <w:t xml:space="preserve"> –</w:t>
        </w:r>
        <w:r w:rsidR="000748C7" w:rsidRPr="00E205EE">
          <w:rPr>
            <w:rStyle w:val="Hyperlink"/>
            <w:noProof/>
          </w:rPr>
          <w:t xml:space="preserve"> Kiểm thử &amp; mã hóa và giải mã thông điệp</w:t>
        </w:r>
        <w:r w:rsidR="000748C7">
          <w:rPr>
            <w:noProof/>
            <w:webHidden/>
          </w:rPr>
          <w:tab/>
        </w:r>
        <w:r w:rsidR="000748C7">
          <w:rPr>
            <w:noProof/>
            <w:webHidden/>
          </w:rPr>
          <w:fldChar w:fldCharType="begin"/>
        </w:r>
        <w:r w:rsidR="000748C7">
          <w:rPr>
            <w:noProof/>
            <w:webHidden/>
          </w:rPr>
          <w:instrText xml:space="preserve"> PAGEREF _Toc168479040 \h </w:instrText>
        </w:r>
        <w:r w:rsidR="000748C7">
          <w:rPr>
            <w:noProof/>
            <w:webHidden/>
          </w:rPr>
        </w:r>
        <w:r w:rsidR="000748C7">
          <w:rPr>
            <w:noProof/>
            <w:webHidden/>
          </w:rPr>
          <w:fldChar w:fldCharType="separate"/>
        </w:r>
        <w:r w:rsidR="000748C7">
          <w:rPr>
            <w:noProof/>
            <w:webHidden/>
          </w:rPr>
          <w:t>53</w:t>
        </w:r>
        <w:r w:rsidR="000748C7">
          <w:rPr>
            <w:noProof/>
            <w:webHidden/>
          </w:rPr>
          <w:fldChar w:fldCharType="end"/>
        </w:r>
      </w:hyperlink>
    </w:p>
    <w:p w14:paraId="59003B9F" w14:textId="176F33E6" w:rsidR="000748C7" w:rsidRDefault="00882050">
      <w:pPr>
        <w:pStyle w:val="TableofFigures"/>
        <w:tabs>
          <w:tab w:val="right" w:leader="dot" w:pos="8777"/>
        </w:tabs>
        <w:rPr>
          <w:rFonts w:asciiTheme="minorHAnsi" w:eastAsiaTheme="minorEastAsia" w:hAnsiTheme="minorHAnsi"/>
          <w:noProof/>
          <w:sz w:val="22"/>
          <w:szCs w:val="22"/>
          <w:lang w:val="en-US"/>
        </w:rPr>
      </w:pPr>
      <w:hyperlink r:id="rId51" w:anchor="_Toc168479041" w:history="1">
        <w:r w:rsidR="000748C7" w:rsidRPr="00E205EE">
          <w:rPr>
            <w:rStyle w:val="Hyperlink"/>
            <w:noProof/>
          </w:rPr>
          <w:t>Hình 9.3</w:t>
        </w:r>
        <w:r w:rsidR="000748C7" w:rsidRPr="00E205EE">
          <w:rPr>
            <w:rStyle w:val="Hyperlink"/>
            <w:noProof/>
            <w:lang w:val="en-US"/>
          </w:rPr>
          <w:t xml:space="preserve"> –</w:t>
        </w:r>
        <w:r w:rsidR="000748C7" w:rsidRPr="00E205EE">
          <w:rPr>
            <w:rStyle w:val="Hyperlink"/>
            <w:noProof/>
          </w:rPr>
          <w:t xml:space="preserve"> Kết quả quy trình mã hóa &amp; giải mã</w:t>
        </w:r>
        <w:r w:rsidR="000748C7">
          <w:rPr>
            <w:noProof/>
            <w:webHidden/>
          </w:rPr>
          <w:tab/>
        </w:r>
        <w:r w:rsidR="000748C7">
          <w:rPr>
            <w:noProof/>
            <w:webHidden/>
          </w:rPr>
          <w:fldChar w:fldCharType="begin"/>
        </w:r>
        <w:r w:rsidR="000748C7">
          <w:rPr>
            <w:noProof/>
            <w:webHidden/>
          </w:rPr>
          <w:instrText xml:space="preserve"> PAGEREF _Toc168479041 \h </w:instrText>
        </w:r>
        <w:r w:rsidR="000748C7">
          <w:rPr>
            <w:noProof/>
            <w:webHidden/>
          </w:rPr>
        </w:r>
        <w:r w:rsidR="000748C7">
          <w:rPr>
            <w:noProof/>
            <w:webHidden/>
          </w:rPr>
          <w:fldChar w:fldCharType="separate"/>
        </w:r>
        <w:r w:rsidR="000748C7">
          <w:rPr>
            <w:noProof/>
            <w:webHidden/>
          </w:rPr>
          <w:t>54</w:t>
        </w:r>
        <w:r w:rsidR="000748C7">
          <w:rPr>
            <w:noProof/>
            <w:webHidden/>
          </w:rPr>
          <w:fldChar w:fldCharType="end"/>
        </w:r>
      </w:hyperlink>
    </w:p>
    <w:p w14:paraId="78FC1C13" w14:textId="52E7DAFE" w:rsidR="000748C7" w:rsidRDefault="00882050">
      <w:pPr>
        <w:pStyle w:val="TableofFigures"/>
        <w:tabs>
          <w:tab w:val="right" w:leader="dot" w:pos="8777"/>
        </w:tabs>
        <w:rPr>
          <w:rFonts w:asciiTheme="minorHAnsi" w:eastAsiaTheme="minorEastAsia" w:hAnsiTheme="minorHAnsi"/>
          <w:noProof/>
          <w:sz w:val="22"/>
          <w:szCs w:val="22"/>
          <w:lang w:val="en-US"/>
        </w:rPr>
      </w:pPr>
      <w:hyperlink r:id="rId52" w:anchor="_Toc168479042" w:history="1">
        <w:r w:rsidR="000748C7" w:rsidRPr="00E205EE">
          <w:rPr>
            <w:rStyle w:val="Hyperlink"/>
            <w:noProof/>
          </w:rPr>
          <w:t>Hình 9.4</w:t>
        </w:r>
        <w:r w:rsidR="000748C7" w:rsidRPr="00E205EE">
          <w:rPr>
            <w:rStyle w:val="Hyperlink"/>
            <w:noProof/>
            <w:lang w:val="en-US"/>
          </w:rPr>
          <w:t xml:space="preserve"> –</w:t>
        </w:r>
        <w:r w:rsidR="000748C7" w:rsidRPr="00E205EE">
          <w:rPr>
            <w:rStyle w:val="Hyperlink"/>
            <w:noProof/>
          </w:rPr>
          <w:t xml:space="preserve"> Code xác minh lại tính đúng đắn của thuật toán</w:t>
        </w:r>
        <w:r w:rsidR="000748C7">
          <w:rPr>
            <w:noProof/>
            <w:webHidden/>
          </w:rPr>
          <w:tab/>
        </w:r>
        <w:r w:rsidR="000748C7">
          <w:rPr>
            <w:noProof/>
            <w:webHidden/>
          </w:rPr>
          <w:fldChar w:fldCharType="begin"/>
        </w:r>
        <w:r w:rsidR="000748C7">
          <w:rPr>
            <w:noProof/>
            <w:webHidden/>
          </w:rPr>
          <w:instrText xml:space="preserve"> PAGEREF _Toc168479042 \h </w:instrText>
        </w:r>
        <w:r w:rsidR="000748C7">
          <w:rPr>
            <w:noProof/>
            <w:webHidden/>
          </w:rPr>
        </w:r>
        <w:r w:rsidR="000748C7">
          <w:rPr>
            <w:noProof/>
            <w:webHidden/>
          </w:rPr>
          <w:fldChar w:fldCharType="separate"/>
        </w:r>
        <w:r w:rsidR="000748C7">
          <w:rPr>
            <w:noProof/>
            <w:webHidden/>
          </w:rPr>
          <w:t>54</w:t>
        </w:r>
        <w:r w:rsidR="000748C7">
          <w:rPr>
            <w:noProof/>
            <w:webHidden/>
          </w:rPr>
          <w:fldChar w:fldCharType="end"/>
        </w:r>
      </w:hyperlink>
    </w:p>
    <w:p w14:paraId="7ACDF285" w14:textId="2548DDAA" w:rsidR="000748C7" w:rsidRDefault="00882050">
      <w:pPr>
        <w:pStyle w:val="TableofFigures"/>
        <w:tabs>
          <w:tab w:val="right" w:leader="dot" w:pos="8777"/>
        </w:tabs>
        <w:rPr>
          <w:rFonts w:asciiTheme="minorHAnsi" w:eastAsiaTheme="minorEastAsia" w:hAnsiTheme="minorHAnsi"/>
          <w:noProof/>
          <w:sz w:val="22"/>
          <w:szCs w:val="22"/>
          <w:lang w:val="en-US"/>
        </w:rPr>
      </w:pPr>
      <w:hyperlink r:id="rId53" w:anchor="_Toc168479043" w:history="1">
        <w:r w:rsidR="000748C7" w:rsidRPr="00E205EE">
          <w:rPr>
            <w:rStyle w:val="Hyperlink"/>
            <w:noProof/>
          </w:rPr>
          <w:t>Hình 9.5</w:t>
        </w:r>
        <w:r w:rsidR="000748C7" w:rsidRPr="00E205EE">
          <w:rPr>
            <w:rStyle w:val="Hyperlink"/>
            <w:noProof/>
            <w:lang w:val="en-US"/>
          </w:rPr>
          <w:t xml:space="preserve"> –</w:t>
        </w:r>
        <w:r w:rsidR="000748C7" w:rsidRPr="00E205EE">
          <w:rPr>
            <w:rStyle w:val="Hyperlink"/>
            <w:noProof/>
          </w:rPr>
          <w:t xml:space="preserve"> Kết quả xác minh quy trình giải mã</w:t>
        </w:r>
        <w:r w:rsidR="000748C7">
          <w:rPr>
            <w:noProof/>
            <w:webHidden/>
          </w:rPr>
          <w:tab/>
        </w:r>
        <w:r w:rsidR="000748C7">
          <w:rPr>
            <w:noProof/>
            <w:webHidden/>
          </w:rPr>
          <w:fldChar w:fldCharType="begin"/>
        </w:r>
        <w:r w:rsidR="000748C7">
          <w:rPr>
            <w:noProof/>
            <w:webHidden/>
          </w:rPr>
          <w:instrText xml:space="preserve"> PAGEREF _Toc168479043 \h </w:instrText>
        </w:r>
        <w:r w:rsidR="000748C7">
          <w:rPr>
            <w:noProof/>
            <w:webHidden/>
          </w:rPr>
        </w:r>
        <w:r w:rsidR="000748C7">
          <w:rPr>
            <w:noProof/>
            <w:webHidden/>
          </w:rPr>
          <w:fldChar w:fldCharType="separate"/>
        </w:r>
        <w:r w:rsidR="000748C7">
          <w:rPr>
            <w:noProof/>
            <w:webHidden/>
          </w:rPr>
          <w:t>54</w:t>
        </w:r>
        <w:r w:rsidR="000748C7">
          <w:rPr>
            <w:noProof/>
            <w:webHidden/>
          </w:rPr>
          <w:fldChar w:fldCharType="end"/>
        </w:r>
      </w:hyperlink>
    </w:p>
    <w:p w14:paraId="6C9B148C" w14:textId="566ECF92" w:rsidR="007E6AB9" w:rsidRPr="000C4696" w:rsidRDefault="00845C4A" w:rsidP="0091100B">
      <w:pPr>
        <w:spacing w:after="200" w:line="360" w:lineRule="auto"/>
        <w:rPr>
          <w:sz w:val="26"/>
          <w:szCs w:val="26"/>
        </w:rPr>
      </w:pPr>
      <w:r>
        <w:rPr>
          <w:sz w:val="26"/>
          <w:szCs w:val="26"/>
        </w:rPr>
        <w:fldChar w:fldCharType="end"/>
      </w:r>
    </w:p>
    <w:p w14:paraId="2C171546" w14:textId="77777777" w:rsidR="00F772AD" w:rsidRPr="000C4696" w:rsidRDefault="000044BC" w:rsidP="0091100B">
      <w:pPr>
        <w:pStyle w:val="Heading1"/>
        <w:numPr>
          <w:ilvl w:val="0"/>
          <w:numId w:val="0"/>
        </w:numPr>
        <w:jc w:val="center"/>
      </w:pPr>
      <w:bookmarkStart w:id="2" w:name="_Toc168478681"/>
      <w:r w:rsidRPr="000C4696">
        <w:lastRenderedPageBreak/>
        <w:t>DANH MỤC BẢNG BIỂU</w:t>
      </w:r>
      <w:bookmarkEnd w:id="2"/>
    </w:p>
    <w:p w14:paraId="32491392" w14:textId="1CF4A206" w:rsidR="00C82911" w:rsidRDefault="00574A4F">
      <w:pPr>
        <w:pStyle w:val="TableofFigures"/>
        <w:tabs>
          <w:tab w:val="right" w:leader="dot" w:pos="8777"/>
        </w:tabs>
        <w:rPr>
          <w:rFonts w:asciiTheme="minorHAnsi" w:eastAsiaTheme="minorEastAsia" w:hAnsiTheme="minorHAnsi"/>
          <w:noProof/>
          <w:sz w:val="22"/>
          <w:szCs w:val="22"/>
          <w:lang w:val="en-US"/>
        </w:rPr>
      </w:pPr>
      <w:r w:rsidRPr="00E50202">
        <w:fldChar w:fldCharType="begin"/>
      </w:r>
      <w:r w:rsidRPr="00E50202">
        <w:instrText xml:space="preserve"> TOC \h \z \c "Bảng" </w:instrText>
      </w:r>
      <w:r w:rsidRPr="00E50202">
        <w:fldChar w:fldCharType="separate"/>
      </w:r>
      <w:hyperlink w:anchor="_Toc168478807" w:history="1">
        <w:r w:rsidR="00C82911" w:rsidRPr="00A856AB">
          <w:rPr>
            <w:rStyle w:val="Hyperlink"/>
            <w:noProof/>
          </w:rPr>
          <w:t>Bảng 5.1</w:t>
        </w:r>
        <w:r w:rsidR="00C82911" w:rsidRPr="00A856AB">
          <w:rPr>
            <w:rStyle w:val="Hyperlink"/>
            <w:noProof/>
            <w:lang w:val="en-US"/>
          </w:rPr>
          <w:t xml:space="preserve"> – </w:t>
        </w:r>
        <w:r w:rsidR="00C82911" w:rsidRPr="00A856AB">
          <w:rPr>
            <w:rStyle w:val="Hyperlink"/>
            <w:noProof/>
          </w:rPr>
          <w:t xml:space="preserve"> Danh sách cạnh ban đầu</w:t>
        </w:r>
        <w:r w:rsidR="00C82911">
          <w:rPr>
            <w:noProof/>
            <w:webHidden/>
          </w:rPr>
          <w:tab/>
        </w:r>
        <w:r w:rsidR="00C82911">
          <w:rPr>
            <w:noProof/>
            <w:webHidden/>
          </w:rPr>
          <w:fldChar w:fldCharType="begin"/>
        </w:r>
        <w:r w:rsidR="00C82911">
          <w:rPr>
            <w:noProof/>
            <w:webHidden/>
          </w:rPr>
          <w:instrText xml:space="preserve"> PAGEREF _Toc168478807 \h </w:instrText>
        </w:r>
        <w:r w:rsidR="00C82911">
          <w:rPr>
            <w:noProof/>
            <w:webHidden/>
          </w:rPr>
        </w:r>
        <w:r w:rsidR="00C82911">
          <w:rPr>
            <w:noProof/>
            <w:webHidden/>
          </w:rPr>
          <w:fldChar w:fldCharType="separate"/>
        </w:r>
        <w:r w:rsidR="00C82911">
          <w:rPr>
            <w:noProof/>
            <w:webHidden/>
          </w:rPr>
          <w:t>10</w:t>
        </w:r>
        <w:r w:rsidR="00C82911">
          <w:rPr>
            <w:noProof/>
            <w:webHidden/>
          </w:rPr>
          <w:fldChar w:fldCharType="end"/>
        </w:r>
      </w:hyperlink>
    </w:p>
    <w:p w14:paraId="388097EA" w14:textId="0B6B7774" w:rsidR="00C82911" w:rsidRDefault="00882050">
      <w:pPr>
        <w:pStyle w:val="TableofFigures"/>
        <w:tabs>
          <w:tab w:val="right" w:leader="dot" w:pos="8777"/>
        </w:tabs>
        <w:rPr>
          <w:rFonts w:asciiTheme="minorHAnsi" w:eastAsiaTheme="minorEastAsia" w:hAnsiTheme="minorHAnsi"/>
          <w:noProof/>
          <w:sz w:val="22"/>
          <w:szCs w:val="22"/>
          <w:lang w:val="en-US"/>
        </w:rPr>
      </w:pPr>
      <w:hyperlink w:anchor="_Toc168478808" w:history="1">
        <w:r w:rsidR="00C82911" w:rsidRPr="00A856AB">
          <w:rPr>
            <w:rStyle w:val="Hyperlink"/>
            <w:noProof/>
          </w:rPr>
          <w:t>Bảng 5.2</w:t>
        </w:r>
        <w:r w:rsidR="00C82911" w:rsidRPr="00A856AB">
          <w:rPr>
            <w:rStyle w:val="Hyperlink"/>
            <w:noProof/>
            <w:lang w:val="en-US"/>
          </w:rPr>
          <w:t xml:space="preserve"> –  </w:t>
        </w:r>
        <w:r w:rsidR="00C82911" w:rsidRPr="00A856AB">
          <w:rPr>
            <w:rStyle w:val="Hyperlink"/>
            <w:noProof/>
          </w:rPr>
          <w:t>Danh sách cạnh đã sắp xếp</w:t>
        </w:r>
        <w:r w:rsidR="00C82911">
          <w:rPr>
            <w:noProof/>
            <w:webHidden/>
          </w:rPr>
          <w:tab/>
        </w:r>
        <w:r w:rsidR="00C82911">
          <w:rPr>
            <w:noProof/>
            <w:webHidden/>
          </w:rPr>
          <w:fldChar w:fldCharType="begin"/>
        </w:r>
        <w:r w:rsidR="00C82911">
          <w:rPr>
            <w:noProof/>
            <w:webHidden/>
          </w:rPr>
          <w:instrText xml:space="preserve"> PAGEREF _Toc168478808 \h </w:instrText>
        </w:r>
        <w:r w:rsidR="00C82911">
          <w:rPr>
            <w:noProof/>
            <w:webHidden/>
          </w:rPr>
        </w:r>
        <w:r w:rsidR="00C82911">
          <w:rPr>
            <w:noProof/>
            <w:webHidden/>
          </w:rPr>
          <w:fldChar w:fldCharType="separate"/>
        </w:r>
        <w:r w:rsidR="00C82911">
          <w:rPr>
            <w:noProof/>
            <w:webHidden/>
          </w:rPr>
          <w:t>11</w:t>
        </w:r>
        <w:r w:rsidR="00C82911">
          <w:rPr>
            <w:noProof/>
            <w:webHidden/>
          </w:rPr>
          <w:fldChar w:fldCharType="end"/>
        </w:r>
      </w:hyperlink>
    </w:p>
    <w:p w14:paraId="3850B79C" w14:textId="14294C7C" w:rsidR="00C82911" w:rsidRDefault="00882050">
      <w:pPr>
        <w:pStyle w:val="TableofFigures"/>
        <w:tabs>
          <w:tab w:val="right" w:leader="dot" w:pos="8777"/>
        </w:tabs>
        <w:rPr>
          <w:rFonts w:asciiTheme="minorHAnsi" w:eastAsiaTheme="minorEastAsia" w:hAnsiTheme="minorHAnsi"/>
          <w:noProof/>
          <w:sz w:val="22"/>
          <w:szCs w:val="22"/>
          <w:lang w:val="en-US"/>
        </w:rPr>
      </w:pPr>
      <w:hyperlink w:anchor="_Toc168478809" w:history="1">
        <w:r w:rsidR="00C82911" w:rsidRPr="00A856AB">
          <w:rPr>
            <w:rStyle w:val="Hyperlink"/>
            <w:noProof/>
          </w:rPr>
          <w:t>Bảng 5.3</w:t>
        </w:r>
        <w:r w:rsidR="00C82911" w:rsidRPr="00A856AB">
          <w:rPr>
            <w:rStyle w:val="Hyperlink"/>
            <w:noProof/>
            <w:lang w:val="en-US"/>
          </w:rPr>
          <w:t xml:space="preserve"> – </w:t>
        </w:r>
        <w:r w:rsidR="00C82911" w:rsidRPr="00A856AB">
          <w:rPr>
            <w:rStyle w:val="Hyperlink"/>
            <w:noProof/>
          </w:rPr>
          <w:t xml:space="preserve"> Bảng Union-Find 1.1</w:t>
        </w:r>
        <w:r w:rsidR="00C82911">
          <w:rPr>
            <w:noProof/>
            <w:webHidden/>
          </w:rPr>
          <w:tab/>
        </w:r>
        <w:r w:rsidR="00C82911">
          <w:rPr>
            <w:noProof/>
            <w:webHidden/>
          </w:rPr>
          <w:fldChar w:fldCharType="begin"/>
        </w:r>
        <w:r w:rsidR="00C82911">
          <w:rPr>
            <w:noProof/>
            <w:webHidden/>
          </w:rPr>
          <w:instrText xml:space="preserve"> PAGEREF _Toc168478809 \h </w:instrText>
        </w:r>
        <w:r w:rsidR="00C82911">
          <w:rPr>
            <w:noProof/>
            <w:webHidden/>
          </w:rPr>
        </w:r>
        <w:r w:rsidR="00C82911">
          <w:rPr>
            <w:noProof/>
            <w:webHidden/>
          </w:rPr>
          <w:fldChar w:fldCharType="separate"/>
        </w:r>
        <w:r w:rsidR="00C82911">
          <w:rPr>
            <w:noProof/>
            <w:webHidden/>
          </w:rPr>
          <w:t>11</w:t>
        </w:r>
        <w:r w:rsidR="00C82911">
          <w:rPr>
            <w:noProof/>
            <w:webHidden/>
          </w:rPr>
          <w:fldChar w:fldCharType="end"/>
        </w:r>
      </w:hyperlink>
    </w:p>
    <w:p w14:paraId="0BA0C014" w14:textId="0A3FFBF1" w:rsidR="00C82911" w:rsidRDefault="00882050">
      <w:pPr>
        <w:pStyle w:val="TableofFigures"/>
        <w:tabs>
          <w:tab w:val="right" w:leader="dot" w:pos="8777"/>
        </w:tabs>
        <w:rPr>
          <w:rFonts w:asciiTheme="minorHAnsi" w:eastAsiaTheme="minorEastAsia" w:hAnsiTheme="minorHAnsi"/>
          <w:noProof/>
          <w:sz w:val="22"/>
          <w:szCs w:val="22"/>
          <w:lang w:val="en-US"/>
        </w:rPr>
      </w:pPr>
      <w:hyperlink w:anchor="_Toc168478810" w:history="1">
        <w:r w:rsidR="00C82911" w:rsidRPr="00A856AB">
          <w:rPr>
            <w:rStyle w:val="Hyperlink"/>
            <w:noProof/>
          </w:rPr>
          <w:t>Bảng 5.4</w:t>
        </w:r>
        <w:r w:rsidR="00C82911" w:rsidRPr="00A856AB">
          <w:rPr>
            <w:rStyle w:val="Hyperlink"/>
            <w:noProof/>
            <w:lang w:val="en-US"/>
          </w:rPr>
          <w:t xml:space="preserve"> – </w:t>
        </w:r>
        <w:r w:rsidR="00C82911" w:rsidRPr="00A856AB">
          <w:rPr>
            <w:rStyle w:val="Hyperlink"/>
            <w:noProof/>
          </w:rPr>
          <w:t xml:space="preserve"> Bảng Union-Find 1.2</w:t>
        </w:r>
        <w:r w:rsidR="00C82911">
          <w:rPr>
            <w:noProof/>
            <w:webHidden/>
          </w:rPr>
          <w:tab/>
        </w:r>
        <w:r w:rsidR="00C82911">
          <w:rPr>
            <w:noProof/>
            <w:webHidden/>
          </w:rPr>
          <w:fldChar w:fldCharType="begin"/>
        </w:r>
        <w:r w:rsidR="00C82911">
          <w:rPr>
            <w:noProof/>
            <w:webHidden/>
          </w:rPr>
          <w:instrText xml:space="preserve"> PAGEREF _Toc168478810 \h </w:instrText>
        </w:r>
        <w:r w:rsidR="00C82911">
          <w:rPr>
            <w:noProof/>
            <w:webHidden/>
          </w:rPr>
        </w:r>
        <w:r w:rsidR="00C82911">
          <w:rPr>
            <w:noProof/>
            <w:webHidden/>
          </w:rPr>
          <w:fldChar w:fldCharType="separate"/>
        </w:r>
        <w:r w:rsidR="00C82911">
          <w:rPr>
            <w:noProof/>
            <w:webHidden/>
          </w:rPr>
          <w:t>12</w:t>
        </w:r>
        <w:r w:rsidR="00C82911">
          <w:rPr>
            <w:noProof/>
            <w:webHidden/>
          </w:rPr>
          <w:fldChar w:fldCharType="end"/>
        </w:r>
      </w:hyperlink>
    </w:p>
    <w:p w14:paraId="30F58207" w14:textId="1F63C4B1" w:rsidR="00C82911" w:rsidRDefault="00882050">
      <w:pPr>
        <w:pStyle w:val="TableofFigures"/>
        <w:tabs>
          <w:tab w:val="right" w:leader="dot" w:pos="8777"/>
        </w:tabs>
        <w:rPr>
          <w:rFonts w:asciiTheme="minorHAnsi" w:eastAsiaTheme="minorEastAsia" w:hAnsiTheme="minorHAnsi"/>
          <w:noProof/>
          <w:sz w:val="22"/>
          <w:szCs w:val="22"/>
          <w:lang w:val="en-US"/>
        </w:rPr>
      </w:pPr>
      <w:hyperlink w:anchor="_Toc168478811" w:history="1">
        <w:r w:rsidR="00C82911" w:rsidRPr="00A856AB">
          <w:rPr>
            <w:rStyle w:val="Hyperlink"/>
            <w:noProof/>
          </w:rPr>
          <w:t>Bảng 5.5</w:t>
        </w:r>
        <w:r w:rsidR="00C82911" w:rsidRPr="00A856AB">
          <w:rPr>
            <w:rStyle w:val="Hyperlink"/>
            <w:noProof/>
            <w:lang w:val="en-US"/>
          </w:rPr>
          <w:t xml:space="preserve"> – </w:t>
        </w:r>
        <w:r w:rsidR="00C82911" w:rsidRPr="00A856AB">
          <w:rPr>
            <w:rStyle w:val="Hyperlink"/>
            <w:noProof/>
          </w:rPr>
          <w:t xml:space="preserve"> Bảng Union-Find 1.2</w:t>
        </w:r>
        <w:r w:rsidR="00C82911">
          <w:rPr>
            <w:noProof/>
            <w:webHidden/>
          </w:rPr>
          <w:tab/>
        </w:r>
        <w:r w:rsidR="00C82911">
          <w:rPr>
            <w:noProof/>
            <w:webHidden/>
          </w:rPr>
          <w:fldChar w:fldCharType="begin"/>
        </w:r>
        <w:r w:rsidR="00C82911">
          <w:rPr>
            <w:noProof/>
            <w:webHidden/>
          </w:rPr>
          <w:instrText xml:space="preserve"> PAGEREF _Toc168478811 \h </w:instrText>
        </w:r>
        <w:r w:rsidR="00C82911">
          <w:rPr>
            <w:noProof/>
            <w:webHidden/>
          </w:rPr>
        </w:r>
        <w:r w:rsidR="00C82911">
          <w:rPr>
            <w:noProof/>
            <w:webHidden/>
          </w:rPr>
          <w:fldChar w:fldCharType="separate"/>
        </w:r>
        <w:r w:rsidR="00C82911">
          <w:rPr>
            <w:noProof/>
            <w:webHidden/>
          </w:rPr>
          <w:t>12</w:t>
        </w:r>
        <w:r w:rsidR="00C82911">
          <w:rPr>
            <w:noProof/>
            <w:webHidden/>
          </w:rPr>
          <w:fldChar w:fldCharType="end"/>
        </w:r>
      </w:hyperlink>
    </w:p>
    <w:p w14:paraId="558A1A50" w14:textId="4B437114" w:rsidR="00C82911" w:rsidRDefault="00882050">
      <w:pPr>
        <w:pStyle w:val="TableofFigures"/>
        <w:tabs>
          <w:tab w:val="right" w:leader="dot" w:pos="8777"/>
        </w:tabs>
        <w:rPr>
          <w:rFonts w:asciiTheme="minorHAnsi" w:eastAsiaTheme="minorEastAsia" w:hAnsiTheme="minorHAnsi"/>
          <w:noProof/>
          <w:sz w:val="22"/>
          <w:szCs w:val="22"/>
          <w:lang w:val="en-US"/>
        </w:rPr>
      </w:pPr>
      <w:hyperlink w:anchor="_Toc168478812" w:history="1">
        <w:r w:rsidR="00C82911" w:rsidRPr="00A856AB">
          <w:rPr>
            <w:rStyle w:val="Hyperlink"/>
            <w:noProof/>
          </w:rPr>
          <w:t>Bảng 5.6</w:t>
        </w:r>
        <w:r w:rsidR="00C82911" w:rsidRPr="00A856AB">
          <w:rPr>
            <w:rStyle w:val="Hyperlink"/>
            <w:noProof/>
            <w:lang w:val="en-US"/>
          </w:rPr>
          <w:t xml:space="preserve"> – </w:t>
        </w:r>
        <w:r w:rsidR="00C82911" w:rsidRPr="00A856AB">
          <w:rPr>
            <w:rStyle w:val="Hyperlink"/>
            <w:noProof/>
          </w:rPr>
          <w:t xml:space="preserve"> Bảng Union-Find 1.3</w:t>
        </w:r>
        <w:r w:rsidR="00C82911">
          <w:rPr>
            <w:noProof/>
            <w:webHidden/>
          </w:rPr>
          <w:tab/>
        </w:r>
        <w:r w:rsidR="00C82911">
          <w:rPr>
            <w:noProof/>
            <w:webHidden/>
          </w:rPr>
          <w:fldChar w:fldCharType="begin"/>
        </w:r>
        <w:r w:rsidR="00C82911">
          <w:rPr>
            <w:noProof/>
            <w:webHidden/>
          </w:rPr>
          <w:instrText xml:space="preserve"> PAGEREF _Toc168478812 \h </w:instrText>
        </w:r>
        <w:r w:rsidR="00C82911">
          <w:rPr>
            <w:noProof/>
            <w:webHidden/>
          </w:rPr>
        </w:r>
        <w:r w:rsidR="00C82911">
          <w:rPr>
            <w:noProof/>
            <w:webHidden/>
          </w:rPr>
          <w:fldChar w:fldCharType="separate"/>
        </w:r>
        <w:r w:rsidR="00C82911">
          <w:rPr>
            <w:noProof/>
            <w:webHidden/>
          </w:rPr>
          <w:t>13</w:t>
        </w:r>
        <w:r w:rsidR="00C82911">
          <w:rPr>
            <w:noProof/>
            <w:webHidden/>
          </w:rPr>
          <w:fldChar w:fldCharType="end"/>
        </w:r>
      </w:hyperlink>
    </w:p>
    <w:p w14:paraId="2E204BC0" w14:textId="3467EB5B" w:rsidR="00C82911" w:rsidRDefault="00882050">
      <w:pPr>
        <w:pStyle w:val="TableofFigures"/>
        <w:tabs>
          <w:tab w:val="right" w:leader="dot" w:pos="8777"/>
        </w:tabs>
        <w:rPr>
          <w:rFonts w:asciiTheme="minorHAnsi" w:eastAsiaTheme="minorEastAsia" w:hAnsiTheme="minorHAnsi"/>
          <w:noProof/>
          <w:sz w:val="22"/>
          <w:szCs w:val="22"/>
          <w:lang w:val="en-US"/>
        </w:rPr>
      </w:pPr>
      <w:hyperlink w:anchor="_Toc168478813" w:history="1">
        <w:r w:rsidR="00C82911" w:rsidRPr="00A856AB">
          <w:rPr>
            <w:rStyle w:val="Hyperlink"/>
            <w:noProof/>
          </w:rPr>
          <w:t>Bảng 5.7</w:t>
        </w:r>
        <w:r w:rsidR="00C82911" w:rsidRPr="00A856AB">
          <w:rPr>
            <w:rStyle w:val="Hyperlink"/>
            <w:noProof/>
            <w:lang w:val="en-US"/>
          </w:rPr>
          <w:t xml:space="preserve"> – </w:t>
        </w:r>
        <w:r w:rsidR="00C82911" w:rsidRPr="00A856AB">
          <w:rPr>
            <w:rStyle w:val="Hyperlink"/>
            <w:noProof/>
          </w:rPr>
          <w:t xml:space="preserve"> Bảng Union-Find 1.3</w:t>
        </w:r>
        <w:r w:rsidR="00C82911">
          <w:rPr>
            <w:noProof/>
            <w:webHidden/>
          </w:rPr>
          <w:tab/>
        </w:r>
        <w:r w:rsidR="00C82911">
          <w:rPr>
            <w:noProof/>
            <w:webHidden/>
          </w:rPr>
          <w:fldChar w:fldCharType="begin"/>
        </w:r>
        <w:r w:rsidR="00C82911">
          <w:rPr>
            <w:noProof/>
            <w:webHidden/>
          </w:rPr>
          <w:instrText xml:space="preserve"> PAGEREF _Toc168478813 \h </w:instrText>
        </w:r>
        <w:r w:rsidR="00C82911">
          <w:rPr>
            <w:noProof/>
            <w:webHidden/>
          </w:rPr>
        </w:r>
        <w:r w:rsidR="00C82911">
          <w:rPr>
            <w:noProof/>
            <w:webHidden/>
          </w:rPr>
          <w:fldChar w:fldCharType="separate"/>
        </w:r>
        <w:r w:rsidR="00C82911">
          <w:rPr>
            <w:noProof/>
            <w:webHidden/>
          </w:rPr>
          <w:t>13</w:t>
        </w:r>
        <w:r w:rsidR="00C82911">
          <w:rPr>
            <w:noProof/>
            <w:webHidden/>
          </w:rPr>
          <w:fldChar w:fldCharType="end"/>
        </w:r>
      </w:hyperlink>
    </w:p>
    <w:p w14:paraId="2806D2AD" w14:textId="72C5F907" w:rsidR="00C82911" w:rsidRDefault="00882050">
      <w:pPr>
        <w:pStyle w:val="TableofFigures"/>
        <w:tabs>
          <w:tab w:val="right" w:leader="dot" w:pos="8777"/>
        </w:tabs>
        <w:rPr>
          <w:rFonts w:asciiTheme="minorHAnsi" w:eastAsiaTheme="minorEastAsia" w:hAnsiTheme="minorHAnsi"/>
          <w:noProof/>
          <w:sz w:val="22"/>
          <w:szCs w:val="22"/>
          <w:lang w:val="en-US"/>
        </w:rPr>
      </w:pPr>
      <w:hyperlink w:anchor="_Toc168478814" w:history="1">
        <w:r w:rsidR="00C82911" w:rsidRPr="00A856AB">
          <w:rPr>
            <w:rStyle w:val="Hyperlink"/>
            <w:noProof/>
          </w:rPr>
          <w:t>Bảng 7.1</w:t>
        </w:r>
        <w:r w:rsidR="00C82911" w:rsidRPr="00A856AB">
          <w:rPr>
            <w:rStyle w:val="Hyperlink"/>
            <w:noProof/>
            <w:lang w:val="en-US"/>
          </w:rPr>
          <w:t xml:space="preserve"> –</w:t>
        </w:r>
        <w:r w:rsidR="00C82911" w:rsidRPr="00A856AB">
          <w:rPr>
            <w:rStyle w:val="Hyperlink"/>
            <w:noProof/>
          </w:rPr>
          <w:t xml:space="preserve"> Danh sách các tỉnh có trong biểu đồ</w:t>
        </w:r>
        <w:r w:rsidR="00C82911">
          <w:rPr>
            <w:noProof/>
            <w:webHidden/>
          </w:rPr>
          <w:tab/>
        </w:r>
        <w:r w:rsidR="00C82911">
          <w:rPr>
            <w:noProof/>
            <w:webHidden/>
          </w:rPr>
          <w:fldChar w:fldCharType="begin"/>
        </w:r>
        <w:r w:rsidR="00C82911">
          <w:rPr>
            <w:noProof/>
            <w:webHidden/>
          </w:rPr>
          <w:instrText xml:space="preserve"> PAGEREF _Toc168478814 \h </w:instrText>
        </w:r>
        <w:r w:rsidR="00C82911">
          <w:rPr>
            <w:noProof/>
            <w:webHidden/>
          </w:rPr>
        </w:r>
        <w:r w:rsidR="00C82911">
          <w:rPr>
            <w:noProof/>
            <w:webHidden/>
          </w:rPr>
          <w:fldChar w:fldCharType="separate"/>
        </w:r>
        <w:r w:rsidR="00C82911">
          <w:rPr>
            <w:noProof/>
            <w:webHidden/>
          </w:rPr>
          <w:t>36</w:t>
        </w:r>
        <w:r w:rsidR="00C82911">
          <w:rPr>
            <w:noProof/>
            <w:webHidden/>
          </w:rPr>
          <w:fldChar w:fldCharType="end"/>
        </w:r>
      </w:hyperlink>
    </w:p>
    <w:p w14:paraId="28CD0D18" w14:textId="10094BEB" w:rsidR="00C82911" w:rsidRDefault="00882050">
      <w:pPr>
        <w:pStyle w:val="TableofFigures"/>
        <w:tabs>
          <w:tab w:val="right" w:leader="dot" w:pos="8777"/>
        </w:tabs>
        <w:rPr>
          <w:rFonts w:asciiTheme="minorHAnsi" w:eastAsiaTheme="minorEastAsia" w:hAnsiTheme="minorHAnsi"/>
          <w:noProof/>
          <w:sz w:val="22"/>
          <w:szCs w:val="22"/>
          <w:lang w:val="en-US"/>
        </w:rPr>
      </w:pPr>
      <w:hyperlink w:anchor="_Toc168478815" w:history="1">
        <w:r w:rsidR="00C82911" w:rsidRPr="00A856AB">
          <w:rPr>
            <w:rStyle w:val="Hyperlink"/>
            <w:noProof/>
          </w:rPr>
          <w:t>Bảng 7.2</w:t>
        </w:r>
        <w:r w:rsidR="00C82911" w:rsidRPr="00A856AB">
          <w:rPr>
            <w:rStyle w:val="Hyperlink"/>
            <w:noProof/>
            <w:lang w:val="en-US"/>
          </w:rPr>
          <w:t xml:space="preserve"> –</w:t>
        </w:r>
        <w:r w:rsidR="00C82911" w:rsidRPr="00A856AB">
          <w:rPr>
            <w:rStyle w:val="Hyperlink"/>
            <w:noProof/>
          </w:rPr>
          <w:t xml:space="preserve"> Danh sách bảng màu</w:t>
        </w:r>
        <w:r w:rsidR="00C82911">
          <w:rPr>
            <w:noProof/>
            <w:webHidden/>
          </w:rPr>
          <w:tab/>
        </w:r>
        <w:r w:rsidR="00C82911">
          <w:rPr>
            <w:noProof/>
            <w:webHidden/>
          </w:rPr>
          <w:fldChar w:fldCharType="begin"/>
        </w:r>
        <w:r w:rsidR="00C82911">
          <w:rPr>
            <w:noProof/>
            <w:webHidden/>
          </w:rPr>
          <w:instrText xml:space="preserve"> PAGEREF _Toc168478815 \h </w:instrText>
        </w:r>
        <w:r w:rsidR="00C82911">
          <w:rPr>
            <w:noProof/>
            <w:webHidden/>
          </w:rPr>
        </w:r>
        <w:r w:rsidR="00C82911">
          <w:rPr>
            <w:noProof/>
            <w:webHidden/>
          </w:rPr>
          <w:fldChar w:fldCharType="separate"/>
        </w:r>
        <w:r w:rsidR="00C82911">
          <w:rPr>
            <w:noProof/>
            <w:webHidden/>
          </w:rPr>
          <w:t>40</w:t>
        </w:r>
        <w:r w:rsidR="00C82911">
          <w:rPr>
            <w:noProof/>
            <w:webHidden/>
          </w:rPr>
          <w:fldChar w:fldCharType="end"/>
        </w:r>
      </w:hyperlink>
    </w:p>
    <w:p w14:paraId="5D7C07D1" w14:textId="05B451BE" w:rsidR="00C82911" w:rsidRDefault="00882050">
      <w:pPr>
        <w:pStyle w:val="TableofFigures"/>
        <w:tabs>
          <w:tab w:val="right" w:leader="dot" w:pos="8777"/>
        </w:tabs>
        <w:rPr>
          <w:rFonts w:asciiTheme="minorHAnsi" w:eastAsiaTheme="minorEastAsia" w:hAnsiTheme="minorHAnsi"/>
          <w:noProof/>
          <w:sz w:val="22"/>
          <w:szCs w:val="22"/>
          <w:lang w:val="en-US"/>
        </w:rPr>
      </w:pPr>
      <w:hyperlink w:anchor="_Toc168478816" w:history="1">
        <w:r w:rsidR="00C82911" w:rsidRPr="00A856AB">
          <w:rPr>
            <w:rStyle w:val="Hyperlink"/>
            <w:noProof/>
          </w:rPr>
          <w:t>Bảng 7.3</w:t>
        </w:r>
        <w:r w:rsidR="00C82911" w:rsidRPr="00A856AB">
          <w:rPr>
            <w:rStyle w:val="Hyperlink"/>
            <w:noProof/>
            <w:lang w:val="en-US"/>
          </w:rPr>
          <w:t xml:space="preserve"> –</w:t>
        </w:r>
        <w:r w:rsidR="00C82911" w:rsidRPr="00A856AB">
          <w:rPr>
            <w:rStyle w:val="Hyperlink"/>
            <w:noProof/>
          </w:rPr>
          <w:t xml:space="preserve"> Các bước tô màu đồ thị</w:t>
        </w:r>
        <w:r w:rsidR="00C82911">
          <w:rPr>
            <w:noProof/>
            <w:webHidden/>
          </w:rPr>
          <w:tab/>
        </w:r>
        <w:r w:rsidR="00C82911">
          <w:rPr>
            <w:noProof/>
            <w:webHidden/>
          </w:rPr>
          <w:fldChar w:fldCharType="begin"/>
        </w:r>
        <w:r w:rsidR="00C82911">
          <w:rPr>
            <w:noProof/>
            <w:webHidden/>
          </w:rPr>
          <w:instrText xml:space="preserve"> PAGEREF _Toc168478816 \h </w:instrText>
        </w:r>
        <w:r w:rsidR="00C82911">
          <w:rPr>
            <w:noProof/>
            <w:webHidden/>
          </w:rPr>
        </w:r>
        <w:r w:rsidR="00C82911">
          <w:rPr>
            <w:noProof/>
            <w:webHidden/>
          </w:rPr>
          <w:fldChar w:fldCharType="separate"/>
        </w:r>
        <w:r w:rsidR="00C82911">
          <w:rPr>
            <w:noProof/>
            <w:webHidden/>
          </w:rPr>
          <w:t>43</w:t>
        </w:r>
        <w:r w:rsidR="00C82911">
          <w:rPr>
            <w:noProof/>
            <w:webHidden/>
          </w:rPr>
          <w:fldChar w:fldCharType="end"/>
        </w:r>
      </w:hyperlink>
    </w:p>
    <w:p w14:paraId="25659971" w14:textId="4CE6188F" w:rsidR="00D013C2" w:rsidRPr="000C4696" w:rsidRDefault="00574A4F" w:rsidP="0091100B">
      <w:pPr>
        <w:spacing w:before="0" w:after="200" w:line="360" w:lineRule="auto"/>
        <w:rPr>
          <w:b/>
          <w:sz w:val="32"/>
          <w:szCs w:val="32"/>
        </w:rPr>
      </w:pPr>
      <w:r w:rsidRPr="00E50202">
        <w:fldChar w:fldCharType="end"/>
      </w:r>
      <w:r w:rsidR="00D013C2" w:rsidRPr="000C4696">
        <w:br w:type="page"/>
      </w:r>
    </w:p>
    <w:p w14:paraId="62EFAD97" w14:textId="33A40C40" w:rsidR="00DB2364" w:rsidRPr="004678A4" w:rsidRDefault="000044BC" w:rsidP="004678A4">
      <w:pPr>
        <w:pStyle w:val="Heading1"/>
        <w:numPr>
          <w:ilvl w:val="0"/>
          <w:numId w:val="0"/>
        </w:numPr>
        <w:jc w:val="center"/>
      </w:pPr>
      <w:bookmarkStart w:id="3" w:name="_Toc168478682"/>
      <w:r w:rsidRPr="000C4696">
        <w:lastRenderedPageBreak/>
        <w:t>DANH MỤC CÁC CHỮ VIẾT TẮT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0"/>
        <w:gridCol w:w="5937"/>
      </w:tblGrid>
      <w:tr w:rsidR="005530F2" w:rsidRPr="000C4696" w14:paraId="609EE573" w14:textId="77777777" w:rsidTr="00BF5209">
        <w:tc>
          <w:tcPr>
            <w:tcW w:w="2850" w:type="dxa"/>
          </w:tcPr>
          <w:p w14:paraId="1FE35EC9" w14:textId="43CDF6A4" w:rsidR="005530F2" w:rsidRPr="000C4696" w:rsidRDefault="00A46425" w:rsidP="0091100B">
            <w:pPr>
              <w:spacing w:line="360" w:lineRule="auto"/>
              <w:rPr>
                <w:sz w:val="26"/>
                <w:szCs w:val="26"/>
              </w:rPr>
            </w:pPr>
            <w:r w:rsidRPr="000C4696">
              <w:rPr>
                <w:sz w:val="26"/>
                <w:szCs w:val="26"/>
              </w:rPr>
              <w:t>ƯCLN</w:t>
            </w:r>
          </w:p>
        </w:tc>
        <w:tc>
          <w:tcPr>
            <w:tcW w:w="5937" w:type="dxa"/>
          </w:tcPr>
          <w:p w14:paraId="70B81231" w14:textId="5BCF4822" w:rsidR="005530F2" w:rsidRPr="000C4696" w:rsidRDefault="00A46425" w:rsidP="0091100B">
            <w:pPr>
              <w:spacing w:line="360" w:lineRule="auto"/>
              <w:rPr>
                <w:sz w:val="26"/>
                <w:szCs w:val="26"/>
              </w:rPr>
            </w:pPr>
            <w:r w:rsidRPr="000C4696">
              <w:rPr>
                <w:sz w:val="26"/>
                <w:szCs w:val="26"/>
              </w:rPr>
              <w:t>Ước chung lớn nhất</w:t>
            </w:r>
          </w:p>
        </w:tc>
      </w:tr>
      <w:tr w:rsidR="005530F2" w:rsidRPr="000C4696" w14:paraId="32A840D7" w14:textId="77777777" w:rsidTr="00BF5209">
        <w:tc>
          <w:tcPr>
            <w:tcW w:w="2850" w:type="dxa"/>
          </w:tcPr>
          <w:p w14:paraId="4AD54C29" w14:textId="5BEBD136" w:rsidR="005530F2" w:rsidRPr="000C4696" w:rsidRDefault="00A46425" w:rsidP="0091100B">
            <w:pPr>
              <w:spacing w:line="360" w:lineRule="auto"/>
              <w:rPr>
                <w:sz w:val="26"/>
                <w:szCs w:val="26"/>
              </w:rPr>
            </w:pPr>
            <w:r w:rsidRPr="000C4696">
              <w:rPr>
                <w:sz w:val="26"/>
                <w:szCs w:val="26"/>
              </w:rPr>
              <w:t>GCD</w:t>
            </w:r>
          </w:p>
        </w:tc>
        <w:tc>
          <w:tcPr>
            <w:tcW w:w="5937" w:type="dxa"/>
          </w:tcPr>
          <w:p w14:paraId="73D7A37F" w14:textId="4B4E902A" w:rsidR="005530F2" w:rsidRPr="000C4696" w:rsidRDefault="00A46425" w:rsidP="0091100B">
            <w:pPr>
              <w:spacing w:line="360" w:lineRule="auto"/>
              <w:rPr>
                <w:sz w:val="26"/>
                <w:szCs w:val="26"/>
              </w:rPr>
            </w:pPr>
            <w:r w:rsidRPr="000C4696">
              <w:rPr>
                <w:sz w:val="26"/>
                <w:szCs w:val="26"/>
              </w:rPr>
              <w:t xml:space="preserve">Greatest common </w:t>
            </w:r>
            <w:r w:rsidR="008C0B0E" w:rsidRPr="000C4696">
              <w:rPr>
                <w:sz w:val="26"/>
                <w:szCs w:val="26"/>
              </w:rPr>
              <w:t>divisor</w:t>
            </w:r>
          </w:p>
        </w:tc>
      </w:tr>
      <w:tr w:rsidR="005530F2" w:rsidRPr="000C4696" w14:paraId="3DE41E65" w14:textId="77777777" w:rsidTr="00BF5209">
        <w:tc>
          <w:tcPr>
            <w:tcW w:w="2850" w:type="dxa"/>
          </w:tcPr>
          <w:p w14:paraId="7BCC3BC3" w14:textId="069DA5CD" w:rsidR="005530F2" w:rsidRPr="000C4696" w:rsidRDefault="00433DE2" w:rsidP="0091100B">
            <w:pPr>
              <w:spacing w:line="360" w:lineRule="auto"/>
              <w:rPr>
                <w:sz w:val="26"/>
                <w:szCs w:val="26"/>
              </w:rPr>
            </w:pPr>
            <w:r w:rsidRPr="000C4696">
              <w:rPr>
                <w:sz w:val="26"/>
                <w:szCs w:val="26"/>
              </w:rPr>
              <w:t>BCNN</w:t>
            </w:r>
          </w:p>
        </w:tc>
        <w:tc>
          <w:tcPr>
            <w:tcW w:w="5937" w:type="dxa"/>
          </w:tcPr>
          <w:p w14:paraId="651DA8DD" w14:textId="44FBDD65" w:rsidR="005530F2" w:rsidRPr="000C4696" w:rsidRDefault="00433DE2" w:rsidP="0091100B">
            <w:pPr>
              <w:spacing w:line="360" w:lineRule="auto"/>
              <w:rPr>
                <w:sz w:val="26"/>
                <w:szCs w:val="26"/>
              </w:rPr>
            </w:pPr>
            <w:r w:rsidRPr="000C4696">
              <w:rPr>
                <w:sz w:val="26"/>
                <w:szCs w:val="26"/>
              </w:rPr>
              <w:t>Bội chung nhỏ nhất</w:t>
            </w:r>
          </w:p>
        </w:tc>
      </w:tr>
    </w:tbl>
    <w:p w14:paraId="4B6A5F71" w14:textId="77777777" w:rsidR="00DB2364" w:rsidRPr="000C4696" w:rsidRDefault="00DB2364" w:rsidP="0091100B">
      <w:pPr>
        <w:spacing w:after="200" w:line="360" w:lineRule="auto"/>
        <w:rPr>
          <w:sz w:val="26"/>
          <w:szCs w:val="26"/>
        </w:rPr>
      </w:pPr>
    </w:p>
    <w:p w14:paraId="4ADC4AC4" w14:textId="77777777" w:rsidR="00743F7E" w:rsidRPr="000C4696" w:rsidRDefault="00DB2364" w:rsidP="0091100B">
      <w:pPr>
        <w:spacing w:after="200" w:line="360" w:lineRule="auto"/>
        <w:rPr>
          <w:sz w:val="26"/>
          <w:szCs w:val="26"/>
        </w:rPr>
        <w:sectPr w:rsidR="00743F7E" w:rsidRPr="000C4696" w:rsidSect="00602D02">
          <w:headerReference w:type="default" r:id="rId54"/>
          <w:pgSz w:w="11906" w:h="16838" w:code="9"/>
          <w:pgMar w:top="1985" w:right="1134" w:bottom="1701" w:left="1985" w:header="720" w:footer="720" w:gutter="0"/>
          <w:pgNumType w:fmt="lowerRoman"/>
          <w:cols w:space="720"/>
          <w:docGrid w:linePitch="360"/>
        </w:sectPr>
      </w:pPr>
      <w:r w:rsidRPr="000C4696">
        <w:rPr>
          <w:sz w:val="26"/>
          <w:szCs w:val="26"/>
        </w:rPr>
        <w:br w:type="page"/>
      </w:r>
    </w:p>
    <w:p w14:paraId="002D1D72" w14:textId="2C6C749E" w:rsidR="00AA35D1" w:rsidRPr="000C4696" w:rsidRDefault="00783A23" w:rsidP="0091100B">
      <w:pPr>
        <w:pStyle w:val="Heading1"/>
      </w:pPr>
      <w:bookmarkStart w:id="4" w:name="_Toc168478683"/>
      <w:r w:rsidRPr="000C4696">
        <w:lastRenderedPageBreak/>
        <w:t>EUCLID’S ALGORITHM AND B</w:t>
      </w:r>
      <w:r w:rsidR="001C5CDF" w:rsidRPr="000C4696">
        <w:t>É</w:t>
      </w:r>
      <w:r w:rsidRPr="000C4696">
        <w:t>ZOUT’S IDENTITY</w:t>
      </w:r>
      <w:bookmarkEnd w:id="4"/>
    </w:p>
    <w:p w14:paraId="006DD3DD" w14:textId="4580C654" w:rsidR="00E4051E" w:rsidRPr="000C4696" w:rsidRDefault="00E23B54" w:rsidP="0091100B">
      <w:pPr>
        <w:pStyle w:val="Nidungvnbn"/>
        <w:ind w:firstLine="284"/>
      </w:pPr>
      <w:r w:rsidRPr="000C4696">
        <w:t>MSSV: 52200033 =&gt; m = 33</w:t>
      </w:r>
      <w:r w:rsidR="003E3EFC" w:rsidRPr="000C4696">
        <w:t>, t</w:t>
      </w:r>
      <w:r w:rsidRPr="000C4696">
        <w:t>hay m = 33 vào</w:t>
      </w:r>
      <w:r w:rsidR="00E4051E" w:rsidRPr="000C4696">
        <w:t>:</w:t>
      </w:r>
    </w:p>
    <w:p w14:paraId="0A69BA29" w14:textId="6475E653" w:rsidR="00E4051E" w:rsidRPr="000C4696" w:rsidRDefault="00E23B54" w:rsidP="00B91079">
      <w:pPr>
        <w:pStyle w:val="Nidungvnbn"/>
        <w:numPr>
          <w:ilvl w:val="0"/>
          <w:numId w:val="2"/>
        </w:numPr>
        <w:ind w:left="851" w:hanging="284"/>
      </w:pPr>
      <w:r w:rsidRPr="000C4696">
        <w:t>gcd(2024, 1000 + m)</w:t>
      </w:r>
      <w:r w:rsidR="00E4051E" w:rsidRPr="000C4696">
        <w:t>,</w:t>
      </w:r>
    </w:p>
    <w:p w14:paraId="3639677B" w14:textId="0FA42FF7" w:rsidR="00E4051E" w:rsidRPr="000C4696" w:rsidRDefault="00E23B54" w:rsidP="00B91079">
      <w:pPr>
        <w:pStyle w:val="Nidungvnbn"/>
        <w:numPr>
          <w:ilvl w:val="0"/>
          <w:numId w:val="2"/>
        </w:numPr>
        <w:ind w:left="851" w:hanging="284"/>
      </w:pPr>
      <w:r w:rsidRPr="000C4696">
        <w:t>lcm(2024, 1000 + m)</w:t>
      </w:r>
      <w:r w:rsidR="00E4051E" w:rsidRPr="000C4696">
        <w:t>,</w:t>
      </w:r>
    </w:p>
    <w:p w14:paraId="3D4CDF17" w14:textId="77777777" w:rsidR="00C364F4" w:rsidRPr="000C4696" w:rsidRDefault="00255D81" w:rsidP="00B91079">
      <w:pPr>
        <w:pStyle w:val="Nidungvnbn"/>
        <w:numPr>
          <w:ilvl w:val="0"/>
          <w:numId w:val="2"/>
        </w:numPr>
        <w:ind w:left="851" w:hanging="284"/>
      </w:pPr>
      <w:r w:rsidRPr="000C4696">
        <w:t>2024x + (1000 + m)y = gcd(2024, 1000 + m)</w:t>
      </w:r>
    </w:p>
    <w:p w14:paraId="348F9906" w14:textId="1C87080E" w:rsidR="00E23B54" w:rsidRPr="000C4696" w:rsidRDefault="00C364F4" w:rsidP="0091100B">
      <w:pPr>
        <w:pStyle w:val="Nidungvnbn"/>
        <w:ind w:firstLine="284"/>
      </w:pPr>
      <w:r w:rsidRPr="000C4696">
        <w:t>T</w:t>
      </w:r>
      <w:r w:rsidR="00E23B54" w:rsidRPr="000C4696">
        <w:t>a được:</w:t>
      </w:r>
    </w:p>
    <w:p w14:paraId="19C6B42F" w14:textId="77777777" w:rsidR="00C364F4" w:rsidRPr="000C4696" w:rsidRDefault="00E23B54" w:rsidP="00B91079">
      <w:pPr>
        <w:pStyle w:val="Nidungvnbn"/>
        <w:numPr>
          <w:ilvl w:val="0"/>
          <w:numId w:val="2"/>
        </w:numPr>
        <w:ind w:left="851" w:hanging="284"/>
      </w:pPr>
      <w:r w:rsidRPr="000C4696">
        <w:t>gcd(2024, 1033)</w:t>
      </w:r>
      <w:r w:rsidR="00C364F4" w:rsidRPr="000C4696">
        <w:t>,</w:t>
      </w:r>
    </w:p>
    <w:p w14:paraId="415150CA" w14:textId="77777777" w:rsidR="00C364F4" w:rsidRPr="000C4696" w:rsidRDefault="00E23B54" w:rsidP="00B91079">
      <w:pPr>
        <w:pStyle w:val="Nidungvnbn"/>
        <w:numPr>
          <w:ilvl w:val="0"/>
          <w:numId w:val="2"/>
        </w:numPr>
        <w:ind w:left="851" w:hanging="284"/>
      </w:pPr>
      <w:r w:rsidRPr="000C4696">
        <w:t>lcm(2024, 1033)</w:t>
      </w:r>
      <w:r w:rsidR="00C364F4" w:rsidRPr="000C4696">
        <w:t>,</w:t>
      </w:r>
    </w:p>
    <w:p w14:paraId="6AF77465" w14:textId="5E1C9397" w:rsidR="00E23B54" w:rsidRPr="000C4696" w:rsidRDefault="00255D81" w:rsidP="00B91079">
      <w:pPr>
        <w:pStyle w:val="Nidungvnbn"/>
        <w:numPr>
          <w:ilvl w:val="0"/>
          <w:numId w:val="2"/>
        </w:numPr>
        <w:ind w:left="851" w:hanging="284"/>
      </w:pPr>
      <w:r w:rsidRPr="000C4696">
        <w:t>2024x + 1033y = gcd(2024, 1033)</w:t>
      </w:r>
    </w:p>
    <w:p w14:paraId="5DCF4287" w14:textId="78C9ADB5" w:rsidR="00DB2364" w:rsidRPr="000C4696" w:rsidRDefault="00665037" w:rsidP="0091100B">
      <w:pPr>
        <w:pStyle w:val="Heading2"/>
        <w:rPr>
          <w:noProof w:val="0"/>
        </w:rPr>
      </w:pPr>
      <w:bookmarkStart w:id="5" w:name="_Ref167973653"/>
      <w:bookmarkStart w:id="6" w:name="_Toc168478684"/>
      <w:r w:rsidRPr="000C4696">
        <w:rPr>
          <w:noProof w:val="0"/>
        </w:rPr>
        <w:t xml:space="preserve">Thuật </w:t>
      </w:r>
      <w:r w:rsidR="007945B1" w:rsidRPr="000C4696">
        <w:rPr>
          <w:noProof w:val="0"/>
        </w:rPr>
        <w:t xml:space="preserve">toán Euclid và </w:t>
      </w:r>
      <w:r w:rsidR="004226A6" w:rsidRPr="000C4696">
        <w:rPr>
          <w:noProof w:val="0"/>
        </w:rPr>
        <w:t>bổ đề</w:t>
      </w:r>
      <w:r w:rsidR="007945B1" w:rsidRPr="000C4696">
        <w:rPr>
          <w:noProof w:val="0"/>
        </w:rPr>
        <w:t xml:space="preserve"> B</w:t>
      </w:r>
      <w:r w:rsidR="001C5CDF" w:rsidRPr="000C4696">
        <w:rPr>
          <w:noProof w:val="0"/>
        </w:rPr>
        <w:t>é</w:t>
      </w:r>
      <w:r w:rsidR="007945B1" w:rsidRPr="000C4696">
        <w:rPr>
          <w:noProof w:val="0"/>
        </w:rPr>
        <w:t>zout</w:t>
      </w:r>
      <w:r w:rsidR="00DC085D" w:rsidRPr="000C4696">
        <w:rPr>
          <w:noProof w:val="0"/>
        </w:rPr>
        <w:t>:</w:t>
      </w:r>
      <w:bookmarkEnd w:id="5"/>
      <w:bookmarkEnd w:id="6"/>
    </w:p>
    <w:p w14:paraId="396A1209" w14:textId="03B08D3A" w:rsidR="00A413E2" w:rsidRPr="000C4696" w:rsidRDefault="00A413E2" w:rsidP="0091100B">
      <w:pPr>
        <w:pStyle w:val="Nidungvnbn"/>
        <w:ind w:firstLine="284"/>
      </w:pPr>
      <w:r w:rsidRPr="000C4696">
        <w:t>Theo thuật toán Eucl</w:t>
      </w:r>
      <w:r w:rsidR="00703358" w:rsidRPr="000C4696">
        <w:t>i</w:t>
      </w:r>
      <w:r w:rsidRPr="000C4696">
        <w:t xml:space="preserve">d, để tìm ước chung lớn nhất </w:t>
      </w:r>
      <w:r w:rsidRPr="000C4696">
        <w:rPr>
          <w:i/>
        </w:rPr>
        <w:t>gcd(a, b)</w:t>
      </w:r>
      <w:r w:rsidR="00B62DEB" w:rsidRPr="000C4696">
        <w:t xml:space="preserve"> </w:t>
      </w:r>
      <w:r w:rsidR="00BD0C6B" w:rsidRPr="000C4696">
        <w:t>dựa vào 2 ý sau</w:t>
      </w:r>
      <w:r w:rsidRPr="000C4696">
        <w:t>:</w:t>
      </w:r>
    </w:p>
    <w:p w14:paraId="77279EAC" w14:textId="77777777" w:rsidR="00A413E2" w:rsidRPr="000C4696" w:rsidRDefault="00A413E2" w:rsidP="00E41C3F">
      <w:pPr>
        <w:pStyle w:val="Nidungvnbn"/>
        <w:ind w:left="2880"/>
      </w:pPr>
      <w:r w:rsidRPr="000C4696">
        <w:t>(i) gcd(a, 0) = a</w:t>
      </w:r>
    </w:p>
    <w:p w14:paraId="45C8EB03" w14:textId="77777777" w:rsidR="00E41C3F" w:rsidRPr="000C4696" w:rsidRDefault="00A413E2" w:rsidP="00E41C3F">
      <w:pPr>
        <w:pStyle w:val="Nidungvnbn"/>
        <w:ind w:left="2880"/>
      </w:pPr>
      <w:r w:rsidRPr="000C4696">
        <w:t>(ii) gcd</w:t>
      </w:r>
      <w:r w:rsidR="00B62DEB" w:rsidRPr="000C4696">
        <w:t>(a, b) = gcd(b, r)</w:t>
      </w:r>
    </w:p>
    <w:p w14:paraId="1ABD8B22" w14:textId="74FA6A32" w:rsidR="00E23B54" w:rsidRPr="000C4696" w:rsidRDefault="000C3458" w:rsidP="0091100B">
      <w:pPr>
        <w:pStyle w:val="Nidungvnbn"/>
        <w:jc w:val="center"/>
      </w:pPr>
      <w:r w:rsidRPr="000C4696">
        <w:t>(</w:t>
      </w:r>
      <w:r w:rsidR="00B62DEB" w:rsidRPr="000C4696">
        <w:t>trong đó r là phần dư của phép chia a/b</w:t>
      </w:r>
      <w:r w:rsidRPr="000C4696">
        <w:t>)</w:t>
      </w:r>
    </w:p>
    <w:p w14:paraId="3A2A95BE" w14:textId="7BC04667" w:rsidR="00A413E2" w:rsidRPr="000C4696" w:rsidRDefault="001D7515" w:rsidP="00B91079">
      <w:pPr>
        <w:pStyle w:val="Nidungvnbn"/>
        <w:numPr>
          <w:ilvl w:val="0"/>
          <w:numId w:val="2"/>
        </w:numPr>
        <w:ind w:left="851" w:hanging="284"/>
      </w:pPr>
      <w:r w:rsidRPr="000C4696">
        <w:t xml:space="preserve">Với </w:t>
      </w:r>
      <w:r w:rsidR="000F45F2" w:rsidRPr="000C4696">
        <w:t xml:space="preserve">(i), </w:t>
      </w:r>
      <w:r w:rsidR="00BD0C6B" w:rsidRPr="000C4696">
        <w:t>gcd(a, 0) = a: Khi một trong hai số trong cặp (a, 0) là 0, thì ước chung lớn nhất của cặp số đó chính là số còn lại trong cặp đó.</w:t>
      </w:r>
    </w:p>
    <w:p w14:paraId="43EADA2C" w14:textId="37950EB5" w:rsidR="000420DE" w:rsidRPr="000C4696" w:rsidRDefault="00105D6F" w:rsidP="00B91079">
      <w:pPr>
        <w:pStyle w:val="Nidungvnbn"/>
        <w:numPr>
          <w:ilvl w:val="0"/>
          <w:numId w:val="2"/>
        </w:numPr>
        <w:ind w:left="851" w:hanging="284"/>
      </w:pPr>
      <w:r w:rsidRPr="000C4696">
        <w:t>Theo định lý 4.</w:t>
      </w:r>
      <w:r w:rsidR="00B43FFE" w:rsidRPr="000C4696">
        <w:t>1</w:t>
      </w:r>
      <w:r w:rsidRPr="000C4696">
        <w:t xml:space="preserve">.1 </w:t>
      </w:r>
      <w:r w:rsidR="000A3437" w:rsidRPr="000C4696">
        <w:t>Quotient-remainder</w:t>
      </w:r>
      <w:r w:rsidR="00551CB1" w:rsidRPr="000C4696">
        <w:t xml:space="preserve"> </w:t>
      </w:r>
      <w:sdt>
        <w:sdtPr>
          <w:id w:val="-229227579"/>
          <w:citation/>
        </w:sdtPr>
        <w:sdtEndPr/>
        <w:sdtContent>
          <w:r w:rsidR="00551CB1" w:rsidRPr="000C4696">
            <w:fldChar w:fldCharType="begin"/>
          </w:r>
          <w:r w:rsidR="003E2357" w:rsidRPr="000C4696">
            <w:instrText xml:space="preserve">CITATION SusannaSEpp \l 1033 </w:instrText>
          </w:r>
          <w:r w:rsidR="00551CB1" w:rsidRPr="000C4696">
            <w:fldChar w:fldCharType="separate"/>
          </w:r>
          <w:r w:rsidR="001A46D1" w:rsidRPr="001A46D1">
            <w:rPr>
              <w:noProof/>
            </w:rPr>
            <w:t>[1]</w:t>
          </w:r>
          <w:r w:rsidR="00551CB1" w:rsidRPr="000C4696">
            <w:fldChar w:fldCharType="end"/>
          </w:r>
        </w:sdtContent>
      </w:sdt>
      <w:r w:rsidR="000A3437" w:rsidRPr="000C4696">
        <w:t xml:space="preserve">, Cho a và b là hai số nguyên bất kỳ, với b ≠ 0. Khi đó, tồn tại duy nhất hai số nguyên q và r thỏa mãn: </w:t>
      </w:r>
    </w:p>
    <w:tbl>
      <w:tblPr>
        <w:tblStyle w:val="TableGrid"/>
        <w:tblW w:w="503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7"/>
        <w:gridCol w:w="770"/>
      </w:tblGrid>
      <w:tr w:rsidR="006F00F7" w:rsidRPr="000C4696" w14:paraId="12DB700B" w14:textId="77777777" w:rsidTr="003E3EFC">
        <w:trPr>
          <w:trHeight w:val="386"/>
        </w:trPr>
        <w:tc>
          <w:tcPr>
            <w:tcW w:w="4565" w:type="pct"/>
          </w:tcPr>
          <w:p w14:paraId="21C50EA9" w14:textId="1BDB6585" w:rsidR="006F00F7" w:rsidRPr="000C4696" w:rsidRDefault="006F00F7" w:rsidP="0091100B">
            <w:pPr>
              <w:pStyle w:val="Nidungvnbn"/>
              <w:ind w:firstLine="0"/>
            </w:pPr>
            <m:oMathPara>
              <m:oMathParaPr>
                <m:jc m:val="center"/>
              </m:oMathParaPr>
              <m:oMath>
                <m:r>
                  <w:rPr>
                    <w:rFonts w:ascii="Cambria Math" w:hAnsi="Cambria Math"/>
                  </w:rPr>
                  <m:t xml:space="preserve">a = bq + r; </m:t>
                </m:r>
                <m:r>
                  <m:rPr>
                    <m:sty m:val="p"/>
                  </m:rPr>
                  <w:rPr>
                    <w:rFonts w:ascii="Cambria Math" w:hAnsi="Cambria Math"/>
                  </w:rPr>
                  <m:t xml:space="preserve"> 0 ≤ </m:t>
                </m:r>
                <m:r>
                  <w:rPr>
                    <w:rFonts w:ascii="Cambria Math" w:hAnsi="Cambria Math"/>
                  </w:rPr>
                  <m:t>r</m:t>
                </m:r>
                <m:r>
                  <m:rPr>
                    <m:sty m:val="p"/>
                  </m:rPr>
                  <w:rPr>
                    <w:rFonts w:ascii="Cambria Math" w:hAnsi="Cambria Math"/>
                  </w:rPr>
                  <m:t xml:space="preserve"> &lt; </m:t>
                </m:r>
                <m:r>
                  <w:rPr>
                    <w:rFonts w:ascii="Cambria Math" w:hAnsi="Cambria Math"/>
                  </w:rPr>
                  <m:t>b</m:t>
                </m:r>
              </m:oMath>
            </m:oMathPara>
          </w:p>
        </w:tc>
        <w:tc>
          <w:tcPr>
            <w:tcW w:w="435" w:type="pct"/>
          </w:tcPr>
          <w:p w14:paraId="1FD03DB1" w14:textId="6565A71F" w:rsidR="006F00F7" w:rsidRPr="000C4696" w:rsidRDefault="006F00F7" w:rsidP="0091100B">
            <w:pPr>
              <w:pStyle w:val="Nidungvnbn"/>
              <w:ind w:firstLine="0"/>
            </w:pPr>
            <w:bookmarkStart w:id="7" w:name="_Ref167372735"/>
            <w:r w:rsidRPr="000C4696">
              <w:t>(</w:t>
            </w:r>
            <w:r w:rsidRPr="000C4696">
              <w:fldChar w:fldCharType="begin"/>
            </w:r>
            <w:r w:rsidRPr="000C4696">
              <w:instrText xml:space="preserve"> STYLEREF 1 \s </w:instrText>
            </w:r>
            <w:r w:rsidRPr="000C4696">
              <w:fldChar w:fldCharType="separate"/>
            </w:r>
            <w:r w:rsidRPr="000C4696">
              <w:t>1</w:t>
            </w:r>
            <w:r w:rsidRPr="000C4696">
              <w:fldChar w:fldCharType="end"/>
            </w:r>
            <w:r w:rsidRPr="000C4696">
              <w:t>.</w:t>
            </w:r>
            <w:r w:rsidRPr="000C4696">
              <w:fldChar w:fldCharType="begin"/>
            </w:r>
            <w:r w:rsidRPr="000C4696">
              <w:instrText xml:space="preserve"> SEQ Equation \* ARABIC \s 1 </w:instrText>
            </w:r>
            <w:r w:rsidRPr="000C4696">
              <w:fldChar w:fldCharType="separate"/>
            </w:r>
            <w:r w:rsidRPr="000C4696">
              <w:t>1</w:t>
            </w:r>
            <w:r w:rsidRPr="000C4696">
              <w:fldChar w:fldCharType="end"/>
            </w:r>
            <w:r w:rsidRPr="000C4696">
              <w:t>)</w:t>
            </w:r>
            <w:bookmarkEnd w:id="7"/>
          </w:p>
        </w:tc>
      </w:tr>
    </w:tbl>
    <w:p w14:paraId="46BF70F0" w14:textId="548619CB" w:rsidR="00304A4C" w:rsidRPr="000C4696" w:rsidRDefault="00304A4C" w:rsidP="00B91079">
      <w:pPr>
        <w:pStyle w:val="Nidungvnbn"/>
        <w:numPr>
          <w:ilvl w:val="0"/>
          <w:numId w:val="2"/>
        </w:numPr>
        <w:ind w:left="851" w:hanging="284"/>
      </w:pPr>
      <w:r w:rsidRPr="000C4696">
        <w:t xml:space="preserve">Trong đó: </w:t>
      </w:r>
    </w:p>
    <w:p w14:paraId="6356B5CE" w14:textId="41EE9DE6" w:rsidR="00304A4C" w:rsidRPr="000C4696" w:rsidRDefault="00304A4C" w:rsidP="00B91079">
      <w:pPr>
        <w:pStyle w:val="Nidungvnbn"/>
        <w:numPr>
          <w:ilvl w:val="1"/>
          <w:numId w:val="2"/>
        </w:numPr>
      </w:pPr>
      <w:r w:rsidRPr="000C4696">
        <w:t>q</w:t>
      </w:r>
      <w:r w:rsidR="008E0C0F" w:rsidRPr="000C4696">
        <w:t>:</w:t>
      </w:r>
      <w:r w:rsidRPr="000C4696">
        <w:t xml:space="preserve"> được gọi là thương khi chia a cho b.</w:t>
      </w:r>
    </w:p>
    <w:p w14:paraId="3830F2BA" w14:textId="0FEC36EF" w:rsidR="00253F29" w:rsidRPr="000C4696" w:rsidRDefault="00304A4C" w:rsidP="00B91079">
      <w:pPr>
        <w:pStyle w:val="Nidungvnbn"/>
        <w:numPr>
          <w:ilvl w:val="1"/>
          <w:numId w:val="2"/>
        </w:numPr>
      </w:pPr>
      <w:r w:rsidRPr="000C4696">
        <w:t>r</w:t>
      </w:r>
      <w:r w:rsidR="008E0C0F" w:rsidRPr="000C4696">
        <w:t>:</w:t>
      </w:r>
      <w:r w:rsidRPr="000C4696">
        <w:t xml:space="preserve"> được gọi là số dư khi chia a cho b.</w:t>
      </w:r>
    </w:p>
    <w:p w14:paraId="146B16CA" w14:textId="14B970E9" w:rsidR="00253F29" w:rsidRPr="000C4696" w:rsidRDefault="00253F29" w:rsidP="00B91079">
      <w:pPr>
        <w:pStyle w:val="Nidungvnbn"/>
        <w:numPr>
          <w:ilvl w:val="0"/>
          <w:numId w:val="2"/>
        </w:numPr>
        <w:ind w:left="851" w:hanging="284"/>
      </w:pPr>
      <w:r w:rsidRPr="000C4696">
        <w:t xml:space="preserve"> </w:t>
      </w:r>
      <w:r w:rsidR="000F45F2" w:rsidRPr="000C4696">
        <w:t xml:space="preserve">Với </w:t>
      </w:r>
      <w:r w:rsidRPr="000C4696">
        <w:t xml:space="preserve">(ii), vì a = bq + r </w:t>
      </w:r>
      <w:r w:rsidR="006E7C1C" w:rsidRPr="000C4696">
        <w:t>bất kỳ ước chung c nào của a, b cũng phải chia hết cho r theo Định lý 4.1.1 đã giải thích ở trên. Ngoài ra, bất kỳ ước chung nào của b, r cũng phải chia hết cho a vì cùng một lý do. Vì vậy (</w:t>
      </w:r>
      <w:r w:rsidR="006E7C1C" w:rsidRPr="000C4696">
        <w:rPr>
          <w:i/>
        </w:rPr>
        <w:t>a, b</w:t>
      </w:r>
      <w:r w:rsidR="006E7C1C" w:rsidRPr="000C4696">
        <w:t>) và (</w:t>
      </w:r>
      <w:r w:rsidR="006E7C1C" w:rsidRPr="000C4696">
        <w:rPr>
          <w:i/>
        </w:rPr>
        <w:t>b, r</w:t>
      </w:r>
      <w:r w:rsidR="006E7C1C" w:rsidRPr="000C4696">
        <w:t>) có cùng một tập hợp các ước chung, và do đó gcd của chúng phải bằng nhau.</w:t>
      </w:r>
    </w:p>
    <w:p w14:paraId="6FC38863" w14:textId="43781FBA" w:rsidR="00877638" w:rsidRPr="000C4696" w:rsidRDefault="00877638" w:rsidP="00B91079">
      <w:pPr>
        <w:pStyle w:val="Nidungvnbn"/>
        <w:numPr>
          <w:ilvl w:val="0"/>
          <w:numId w:val="2"/>
        </w:numPr>
        <w:ind w:left="851" w:hanging="284"/>
      </w:pPr>
      <w:r w:rsidRPr="000C4696">
        <w:lastRenderedPageBreak/>
        <w:t>Thuật toán Euclid: lặp lại quá trình tìm kiếm số dư r và thay a = b, b = r của phép chia a, b cho đến khi r ≤ 0 thì tìm được ước chung lớn nhất của a và b.</w:t>
      </w:r>
    </w:p>
    <w:p w14:paraId="7265F058" w14:textId="4E428B0C" w:rsidR="00F535DF" w:rsidRPr="000C4696" w:rsidRDefault="00F535DF" w:rsidP="00B91079">
      <w:pPr>
        <w:pStyle w:val="Nidungvnbn"/>
        <w:numPr>
          <w:ilvl w:val="0"/>
          <w:numId w:val="2"/>
        </w:numPr>
        <w:ind w:left="851" w:hanging="284"/>
      </w:pPr>
      <w:r w:rsidRPr="000C4696">
        <w:t>Từ đó, ta có công thức tính BCNN của a, b:</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3"/>
        <w:gridCol w:w="764"/>
      </w:tblGrid>
      <w:tr w:rsidR="00F535DF" w:rsidRPr="000C4696" w14:paraId="50827DF3" w14:textId="77777777" w:rsidTr="001752EF">
        <w:trPr>
          <w:trHeight w:val="420"/>
        </w:trPr>
        <w:tc>
          <w:tcPr>
            <w:tcW w:w="4272" w:type="pct"/>
          </w:tcPr>
          <w:p w14:paraId="7B70FCA1" w14:textId="5F30312A" w:rsidR="00F535DF" w:rsidRPr="000C4696" w:rsidRDefault="00F535DF" w:rsidP="0091100B">
            <w:pPr>
              <w:pStyle w:val="Nidungvnbn"/>
              <w:ind w:firstLine="0"/>
            </w:pPr>
            <m:oMathPara>
              <m:oMath>
                <m:r>
                  <w:rPr>
                    <w:rFonts w:ascii="Cambria Math" w:hAnsi="Cambria Math"/>
                  </w:rPr>
                  <m:t>lcm</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 xml:space="preserve">gcd(a, b) </m:t>
                    </m:r>
                  </m:den>
                </m:f>
              </m:oMath>
            </m:oMathPara>
          </w:p>
        </w:tc>
        <w:tc>
          <w:tcPr>
            <w:tcW w:w="407" w:type="pct"/>
          </w:tcPr>
          <w:p w14:paraId="3898946A" w14:textId="77777777" w:rsidR="00F535DF" w:rsidRPr="000C4696" w:rsidRDefault="00F535DF" w:rsidP="0091100B">
            <w:pPr>
              <w:pStyle w:val="Nidungvnbn"/>
              <w:ind w:firstLine="0"/>
            </w:pPr>
            <w:bookmarkStart w:id="8" w:name="_Ref167386656"/>
            <w:r w:rsidRPr="000C4696">
              <w:t>(</w:t>
            </w:r>
            <w:r w:rsidRPr="000C4696">
              <w:fldChar w:fldCharType="begin"/>
            </w:r>
            <w:r w:rsidRPr="000C4696">
              <w:instrText xml:space="preserve"> STYLEREF 1 \s </w:instrText>
            </w:r>
            <w:r w:rsidRPr="000C4696">
              <w:fldChar w:fldCharType="separate"/>
            </w:r>
            <w:r w:rsidRPr="000C4696">
              <w:t>1</w:t>
            </w:r>
            <w:r w:rsidRPr="000C4696">
              <w:fldChar w:fldCharType="end"/>
            </w:r>
            <w:r w:rsidRPr="000C4696">
              <w:t>.</w:t>
            </w:r>
            <w:r w:rsidRPr="000C4696">
              <w:fldChar w:fldCharType="begin"/>
            </w:r>
            <w:r w:rsidRPr="000C4696">
              <w:instrText xml:space="preserve"> SEQ Equation \* ARABIC \s 1 </w:instrText>
            </w:r>
            <w:r w:rsidRPr="000C4696">
              <w:fldChar w:fldCharType="separate"/>
            </w:r>
            <w:r w:rsidRPr="000C4696">
              <w:t>2</w:t>
            </w:r>
            <w:r w:rsidRPr="000C4696">
              <w:fldChar w:fldCharType="end"/>
            </w:r>
            <w:r w:rsidRPr="000C4696">
              <w:t>)</w:t>
            </w:r>
            <w:bookmarkEnd w:id="8"/>
          </w:p>
        </w:tc>
      </w:tr>
    </w:tbl>
    <w:p w14:paraId="1BB26023" w14:textId="436D4592" w:rsidR="00AD6AAA" w:rsidRPr="000C4696" w:rsidRDefault="00A14A91" w:rsidP="00B91079">
      <w:pPr>
        <w:pStyle w:val="Nidungvnbn"/>
        <w:numPr>
          <w:ilvl w:val="0"/>
          <w:numId w:val="2"/>
        </w:numPr>
        <w:ind w:left="851" w:hanging="284"/>
      </w:pPr>
      <w:r w:rsidRPr="000C4696">
        <w:t>Bổ đề</w:t>
      </w:r>
      <w:r w:rsidR="00CE16D2" w:rsidRPr="000C4696">
        <w:t xml:space="preserve"> B</w:t>
      </w:r>
      <w:r w:rsidR="001C5CDF" w:rsidRPr="000C4696">
        <w:t>é</w:t>
      </w:r>
      <w:r w:rsidR="00CE16D2" w:rsidRPr="000C4696">
        <w:t>zout</w:t>
      </w:r>
      <w:r w:rsidR="003E2357" w:rsidRPr="000C4696">
        <w:t xml:space="preserve"> (Thuyết 4.5.3 </w:t>
      </w:r>
      <w:sdt>
        <w:sdtPr>
          <w:id w:val="-1290745340"/>
          <w:citation/>
        </w:sdtPr>
        <w:sdtEndPr/>
        <w:sdtContent>
          <w:r w:rsidR="003E2357" w:rsidRPr="000C4696">
            <w:fldChar w:fldCharType="begin"/>
          </w:r>
          <w:r w:rsidR="003E2357" w:rsidRPr="000C4696">
            <w:instrText xml:space="preserve">CITATION SusannaSEpp \l 1033 </w:instrText>
          </w:r>
          <w:r w:rsidR="003E2357" w:rsidRPr="000C4696">
            <w:fldChar w:fldCharType="separate"/>
          </w:r>
          <w:r w:rsidR="001A46D1" w:rsidRPr="001A46D1">
            <w:rPr>
              <w:noProof/>
            </w:rPr>
            <w:t>[1]</w:t>
          </w:r>
          <w:r w:rsidR="003E2357" w:rsidRPr="000C4696">
            <w:fldChar w:fldCharType="end"/>
          </w:r>
        </w:sdtContent>
      </w:sdt>
      <w:r w:rsidR="003E2357" w:rsidRPr="000C4696">
        <w:t>)</w:t>
      </w:r>
      <w:r w:rsidR="00CE16D2" w:rsidRPr="000C4696">
        <w:t xml:space="preserve"> khẳng định rằng: </w:t>
      </w:r>
      <w:r w:rsidRPr="000C4696">
        <w:t>Với hai số nguyên</w:t>
      </w:r>
      <w:r w:rsidR="00511E0B" w:rsidRPr="000C4696">
        <w:t xml:space="preserve"> không âm</w:t>
      </w:r>
      <w:r w:rsidRPr="000C4696">
        <w:t xml:space="preserve"> </w:t>
      </w:r>
      <w:r w:rsidRPr="000C4696">
        <w:rPr>
          <w:i/>
        </w:rPr>
        <w:t>a, b</w:t>
      </w:r>
      <w:r w:rsidRPr="000C4696">
        <w:t xml:space="preserve"> có ƯCLN là </w:t>
      </w:r>
      <w:r w:rsidRPr="000C4696">
        <w:rPr>
          <w:i/>
        </w:rPr>
        <w:t>d</w:t>
      </w:r>
      <w:r w:rsidRPr="000C4696">
        <w:t xml:space="preserve">, tồn tại hai số nguyên x và y sao cho: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3"/>
        <w:gridCol w:w="764"/>
      </w:tblGrid>
      <w:tr w:rsidR="00AD6AAA" w:rsidRPr="000C4696" w14:paraId="12BEBED8" w14:textId="77777777" w:rsidTr="001752EF">
        <w:trPr>
          <w:trHeight w:val="420"/>
        </w:trPr>
        <w:tc>
          <w:tcPr>
            <w:tcW w:w="4272" w:type="pct"/>
          </w:tcPr>
          <w:p w14:paraId="34D676C3" w14:textId="0E4955F8" w:rsidR="00AD6AAA" w:rsidRPr="000C4696" w:rsidRDefault="00AD6AAA" w:rsidP="0091100B">
            <w:pPr>
              <w:pStyle w:val="Nidungvnbn"/>
              <w:ind w:firstLine="0"/>
            </w:pPr>
            <m:oMathPara>
              <m:oMath>
                <m:r>
                  <w:rPr>
                    <w:rFonts w:ascii="Cambria Math" w:hAnsi="Cambria Math"/>
                  </w:rPr>
                  <m:t>ax + by = d</m:t>
                </m:r>
              </m:oMath>
            </m:oMathPara>
          </w:p>
        </w:tc>
        <w:tc>
          <w:tcPr>
            <w:tcW w:w="407" w:type="pct"/>
          </w:tcPr>
          <w:p w14:paraId="2296EAE9" w14:textId="5A270C58" w:rsidR="00AD6AAA" w:rsidRPr="000C4696" w:rsidRDefault="00AD6AAA" w:rsidP="0091100B">
            <w:pPr>
              <w:pStyle w:val="Nidungvnbn"/>
              <w:ind w:firstLine="0"/>
            </w:pPr>
            <w:bookmarkStart w:id="9" w:name="_Ref167375813"/>
            <w:r w:rsidRPr="000C4696">
              <w:t>(</w:t>
            </w:r>
            <w:r w:rsidRPr="000C4696">
              <w:fldChar w:fldCharType="begin"/>
            </w:r>
            <w:r w:rsidRPr="000C4696">
              <w:instrText xml:space="preserve"> STYLEREF 1 \s </w:instrText>
            </w:r>
            <w:r w:rsidRPr="000C4696">
              <w:fldChar w:fldCharType="separate"/>
            </w:r>
            <w:r w:rsidRPr="000C4696">
              <w:t>1</w:t>
            </w:r>
            <w:r w:rsidRPr="000C4696">
              <w:fldChar w:fldCharType="end"/>
            </w:r>
            <w:r w:rsidRPr="000C4696">
              <w:t>.</w:t>
            </w:r>
            <w:r w:rsidRPr="000C4696">
              <w:fldChar w:fldCharType="begin"/>
            </w:r>
            <w:r w:rsidRPr="000C4696">
              <w:instrText xml:space="preserve"> SEQ Equation \* ARABIC \s 1 </w:instrText>
            </w:r>
            <w:r w:rsidRPr="000C4696">
              <w:fldChar w:fldCharType="separate"/>
            </w:r>
            <w:r w:rsidR="00F535DF" w:rsidRPr="000C4696">
              <w:t>3</w:t>
            </w:r>
            <w:r w:rsidRPr="000C4696">
              <w:fldChar w:fldCharType="end"/>
            </w:r>
            <w:r w:rsidRPr="000C4696">
              <w:t>)</w:t>
            </w:r>
            <w:bookmarkEnd w:id="9"/>
          </w:p>
        </w:tc>
      </w:tr>
    </w:tbl>
    <w:p w14:paraId="7BDB5483" w14:textId="20CC66D9" w:rsidR="004538FE" w:rsidRPr="000C4696" w:rsidRDefault="00877638" w:rsidP="00B91079">
      <w:pPr>
        <w:pStyle w:val="Nidungvnbn"/>
        <w:numPr>
          <w:ilvl w:val="0"/>
          <w:numId w:val="2"/>
        </w:numPr>
        <w:ind w:left="851" w:hanging="284"/>
      </w:pPr>
      <w:r w:rsidRPr="000C4696">
        <w:t xml:space="preserve"> </w:t>
      </w:r>
      <w:r w:rsidR="00737668" w:rsidRPr="000C4696">
        <w:t xml:space="preserve">Áp dụng </w:t>
      </w:r>
      <w:r w:rsidR="00CC7855" w:rsidRPr="000C4696">
        <w:t>thuật toán Euclid, ta tìm được một cặp (</w:t>
      </w:r>
      <w:r w:rsidR="00CC7855" w:rsidRPr="000C4696">
        <w:rPr>
          <w:i/>
        </w:rPr>
        <w:t>x, y</w:t>
      </w:r>
      <w:r w:rsidR="00CC7855" w:rsidRPr="000C4696">
        <w:t>) mẫu, từ đó, ta tìm được công thức tổng quát các cặp hệ số còn lại có dạng:</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3"/>
        <w:gridCol w:w="764"/>
      </w:tblGrid>
      <w:tr w:rsidR="006F00F7" w:rsidRPr="000C4696" w14:paraId="3AEEC5DD" w14:textId="77777777" w:rsidTr="001752EF">
        <w:trPr>
          <w:trHeight w:val="420"/>
        </w:trPr>
        <w:tc>
          <w:tcPr>
            <w:tcW w:w="4272" w:type="pct"/>
          </w:tcPr>
          <w:p w14:paraId="5D0441E8" w14:textId="4B38F6FE" w:rsidR="006F00F7" w:rsidRPr="000C4696" w:rsidRDefault="00882050" w:rsidP="0091100B">
            <w:pPr>
              <w:pStyle w:val="Nidungvnbn"/>
              <w:rPr>
                <w:rFonts w:eastAsiaTheme="minorEastAsia"/>
              </w:rPr>
            </w:pPr>
            <m:oMathPara>
              <m:oMath>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kb</m:t>
                        </m:r>
                      </m:num>
                      <m:den>
                        <m:r>
                          <w:rPr>
                            <w:rFonts w:ascii="Cambria Math" w:hAnsi="Cambria Math"/>
                          </w:rPr>
                          <m:t>d</m:t>
                        </m:r>
                      </m:den>
                    </m:f>
                    <m:r>
                      <w:rPr>
                        <w:rFonts w:ascii="Cambria Math" w:hAnsi="Cambria Math"/>
                      </w:rPr>
                      <m:t>, y-</m:t>
                    </m:r>
                    <m:f>
                      <m:fPr>
                        <m:ctrlPr>
                          <w:rPr>
                            <w:rFonts w:ascii="Cambria Math" w:hAnsi="Cambria Math"/>
                            <w:i/>
                          </w:rPr>
                        </m:ctrlPr>
                      </m:fPr>
                      <m:num>
                        <m:r>
                          <w:rPr>
                            <w:rFonts w:ascii="Cambria Math" w:hAnsi="Cambria Math"/>
                          </w:rPr>
                          <m:t>ka</m:t>
                        </m:r>
                      </m:num>
                      <m:den>
                        <m:r>
                          <w:rPr>
                            <w:rFonts w:ascii="Cambria Math" w:hAnsi="Cambria Math"/>
                          </w:rPr>
                          <m:t>d</m:t>
                        </m:r>
                      </m:den>
                    </m:f>
                    <m:r>
                      <w:rPr>
                        <w:rFonts w:ascii="Cambria Math" w:hAnsi="Cambria Math"/>
                      </w:rPr>
                      <m:t xml:space="preserve"> </m:t>
                    </m:r>
                  </m:e>
                </m:d>
              </m:oMath>
            </m:oMathPara>
          </w:p>
        </w:tc>
        <w:tc>
          <w:tcPr>
            <w:tcW w:w="407" w:type="pct"/>
          </w:tcPr>
          <w:p w14:paraId="07614DB5" w14:textId="3B560EAC" w:rsidR="006F00F7" w:rsidRPr="000C4696" w:rsidRDefault="006F00F7" w:rsidP="0091100B">
            <w:pPr>
              <w:pStyle w:val="Nidungvnbn"/>
              <w:ind w:firstLine="0"/>
            </w:pPr>
            <w:bookmarkStart w:id="10" w:name="_Ref167375691"/>
            <w:r w:rsidRPr="000C4696">
              <w:t>(</w:t>
            </w:r>
            <w:r w:rsidRPr="000C4696">
              <w:fldChar w:fldCharType="begin"/>
            </w:r>
            <w:r w:rsidRPr="000C4696">
              <w:instrText xml:space="preserve"> STYLEREF 1 \s </w:instrText>
            </w:r>
            <w:r w:rsidRPr="000C4696">
              <w:fldChar w:fldCharType="separate"/>
            </w:r>
            <w:r w:rsidRPr="000C4696">
              <w:t>1</w:t>
            </w:r>
            <w:r w:rsidRPr="000C4696">
              <w:fldChar w:fldCharType="end"/>
            </w:r>
            <w:r w:rsidRPr="000C4696">
              <w:t>.</w:t>
            </w:r>
            <w:r w:rsidRPr="000C4696">
              <w:fldChar w:fldCharType="begin"/>
            </w:r>
            <w:r w:rsidRPr="000C4696">
              <w:instrText xml:space="preserve"> SEQ Equation \* ARABIC \s 1 </w:instrText>
            </w:r>
            <w:r w:rsidRPr="000C4696">
              <w:fldChar w:fldCharType="separate"/>
            </w:r>
            <w:r w:rsidR="00F535DF" w:rsidRPr="000C4696">
              <w:t>4</w:t>
            </w:r>
            <w:r w:rsidRPr="000C4696">
              <w:fldChar w:fldCharType="end"/>
            </w:r>
            <w:r w:rsidRPr="000C4696">
              <w:t>)</w:t>
            </w:r>
            <w:bookmarkEnd w:id="10"/>
          </w:p>
        </w:tc>
      </w:tr>
    </w:tbl>
    <w:p w14:paraId="71FC167D" w14:textId="733633E1" w:rsidR="00A46425" w:rsidRPr="000C4696" w:rsidRDefault="00A46425" w:rsidP="00B91079">
      <w:pPr>
        <w:pStyle w:val="Nidungvnbn"/>
        <w:numPr>
          <w:ilvl w:val="0"/>
          <w:numId w:val="2"/>
        </w:numPr>
        <w:ind w:left="851" w:hanging="284"/>
      </w:pPr>
      <w:r w:rsidRPr="000C4696">
        <w:t>Trong đó:</w:t>
      </w:r>
    </w:p>
    <w:p w14:paraId="017125C5" w14:textId="774135B7" w:rsidR="00A46425" w:rsidRPr="000C4696" w:rsidRDefault="00A46425" w:rsidP="00B91079">
      <w:pPr>
        <w:pStyle w:val="Nidungvnbn"/>
        <w:numPr>
          <w:ilvl w:val="1"/>
          <w:numId w:val="2"/>
        </w:numPr>
      </w:pPr>
      <w:r w:rsidRPr="000C4696">
        <w:rPr>
          <w:i/>
        </w:rPr>
        <w:t>(x, y)</w:t>
      </w:r>
      <w:r w:rsidRPr="000C4696">
        <w:t>: cặp nghiệm tìm được từ thuật toán Euclid</w:t>
      </w:r>
    </w:p>
    <w:p w14:paraId="5E83EA2B" w14:textId="1FFD7BFE" w:rsidR="00A46425" w:rsidRPr="000C4696" w:rsidRDefault="00A46425" w:rsidP="00B91079">
      <w:pPr>
        <w:pStyle w:val="Nidungvnbn"/>
        <w:numPr>
          <w:ilvl w:val="1"/>
          <w:numId w:val="2"/>
        </w:numPr>
      </w:pPr>
      <w:r w:rsidRPr="000C4696">
        <w:rPr>
          <w:i/>
        </w:rPr>
        <w:t>a, b</w:t>
      </w:r>
      <w:r w:rsidRPr="000C4696">
        <w:t xml:space="preserve">: là 2 số nguyên ban đầu mà ta cần tìm ƯCLN của chúng </w:t>
      </w:r>
    </w:p>
    <w:p w14:paraId="5A8A85DB" w14:textId="2E46D739" w:rsidR="008C0B0E" w:rsidRPr="000C4696" w:rsidRDefault="008C0B0E" w:rsidP="00B91079">
      <w:pPr>
        <w:pStyle w:val="Nidungvnbn"/>
        <w:numPr>
          <w:ilvl w:val="1"/>
          <w:numId w:val="2"/>
        </w:numPr>
      </w:pPr>
      <w:r w:rsidRPr="000C4696">
        <w:rPr>
          <w:i/>
        </w:rPr>
        <w:t>d</w:t>
      </w:r>
      <w:r w:rsidRPr="000C4696">
        <w:t xml:space="preserve"> là ƯCLN của 2 số </w:t>
      </w:r>
      <w:r w:rsidRPr="000C4696">
        <w:rPr>
          <w:i/>
        </w:rPr>
        <w:t>a</w:t>
      </w:r>
      <w:r w:rsidRPr="000C4696">
        <w:t xml:space="preserve"> và </w:t>
      </w:r>
      <w:r w:rsidRPr="000C4696">
        <w:rPr>
          <w:i/>
        </w:rPr>
        <w:t>b</w:t>
      </w:r>
    </w:p>
    <w:p w14:paraId="2AAD7DCA" w14:textId="2AFCE8B5" w:rsidR="00F535DF" w:rsidRPr="000C4696" w:rsidRDefault="008C0B0E" w:rsidP="00B91079">
      <w:pPr>
        <w:pStyle w:val="Nidungvnbn"/>
        <w:numPr>
          <w:ilvl w:val="1"/>
          <w:numId w:val="2"/>
        </w:numPr>
      </w:pPr>
      <w:r w:rsidRPr="000C4696">
        <w:rPr>
          <w:rFonts w:eastAsiaTheme="minorEastAsia"/>
        </w:rPr>
        <w:t xml:space="preserve"> </w:t>
      </w:r>
      <m:oMath>
        <m:r>
          <w:rPr>
            <w:rFonts w:ascii="Cambria Math" w:hAnsi="Cambria Math"/>
          </w:rPr>
          <m:t>k∈</m:t>
        </m:r>
        <m:sSup>
          <m:sSupPr>
            <m:ctrlPr>
              <w:rPr>
                <w:rFonts w:ascii="Cambria Math" w:hAnsi="Cambria Math"/>
                <w:i/>
              </w:rPr>
            </m:ctrlPr>
          </m:sSupPr>
          <m:e>
            <m:r>
              <w:rPr>
                <w:rFonts w:ascii="Cambria Math" w:hAnsi="Cambria Math"/>
              </w:rPr>
              <m:t>Z</m:t>
            </m:r>
          </m:e>
          <m:sup>
            <m:r>
              <w:rPr>
                <w:rFonts w:ascii="Cambria Math" w:hAnsi="Cambria Math"/>
              </w:rPr>
              <m:t>*</m:t>
            </m:r>
          </m:sup>
        </m:sSup>
      </m:oMath>
    </w:p>
    <w:p w14:paraId="4BCA6FB0" w14:textId="1753F1DE" w:rsidR="00BF2FF1" w:rsidRPr="000C4696" w:rsidRDefault="006E7C1C" w:rsidP="0091100B">
      <w:pPr>
        <w:pStyle w:val="Heading2"/>
        <w:rPr>
          <w:noProof w:val="0"/>
        </w:rPr>
      </w:pPr>
      <w:bookmarkStart w:id="11" w:name="_Toc168478685"/>
      <w:r w:rsidRPr="000C4696">
        <w:rPr>
          <w:noProof w:val="0"/>
        </w:rPr>
        <w:t xml:space="preserve">Tính </w:t>
      </w:r>
      <w:r w:rsidR="00C70654" w:rsidRPr="000C4696">
        <w:rPr>
          <w:noProof w:val="0"/>
        </w:rPr>
        <w:t>gcd(2024, 1033)</w:t>
      </w:r>
      <w:r w:rsidR="00402131" w:rsidRPr="000C4696">
        <w:rPr>
          <w:noProof w:val="0"/>
        </w:rPr>
        <w:t xml:space="preserve"> và lcm(2024, 1033)</w:t>
      </w:r>
      <w:bookmarkEnd w:id="11"/>
    </w:p>
    <w:p w14:paraId="659DD77A" w14:textId="6E5D53B1" w:rsidR="00463862" w:rsidRPr="000C4696" w:rsidRDefault="00463862" w:rsidP="0091100B">
      <w:pPr>
        <w:pStyle w:val="Heading3"/>
      </w:pPr>
      <w:bookmarkStart w:id="12" w:name="_Toc168478686"/>
      <w:r w:rsidRPr="000C4696">
        <w:t>Tính gcd(2024, 1033)</w:t>
      </w:r>
      <w:bookmarkEnd w:id="12"/>
      <w:r w:rsidRPr="000C4696">
        <w:t xml:space="preserve"> </w:t>
      </w:r>
    </w:p>
    <w:p w14:paraId="0A727FCF" w14:textId="22388A58" w:rsidR="00463862" w:rsidRPr="000C4696" w:rsidRDefault="00463862" w:rsidP="001B7562">
      <w:pPr>
        <w:pStyle w:val="Nidungvnbn"/>
        <w:ind w:firstLine="284"/>
      </w:pPr>
      <w:r w:rsidRPr="000C4696">
        <w:t xml:space="preserve">Theo công thức </w:t>
      </w:r>
      <w:r w:rsidRPr="000C4696">
        <w:fldChar w:fldCharType="begin"/>
      </w:r>
      <w:r w:rsidRPr="000C4696">
        <w:instrText xml:space="preserve"> REF _Ref167372735 \h </w:instrText>
      </w:r>
      <w:r w:rsidR="0091100B" w:rsidRPr="000C4696">
        <w:instrText xml:space="preserve"> \* MERGEFORMAT </w:instrText>
      </w:r>
      <w:r w:rsidRPr="000C4696">
        <w:fldChar w:fldCharType="separate"/>
      </w:r>
      <w:r w:rsidRPr="000C4696">
        <w:t>(1.1)</w:t>
      </w:r>
      <w:r w:rsidRPr="000C4696">
        <w:fldChar w:fldCharType="end"/>
      </w:r>
      <w:r w:rsidR="00407BB6" w:rsidRPr="000C4696">
        <w:t xml:space="preserve">, </w:t>
      </w:r>
      <w:r w:rsidR="00117769" w:rsidRPr="000C4696">
        <w:rPr>
          <w:i/>
        </w:rPr>
        <w:t>gcd</w:t>
      </w:r>
      <w:r w:rsidR="00117769" w:rsidRPr="000C4696">
        <w:t>(2024, 1033) được tính như sau:</w:t>
      </w:r>
    </w:p>
    <w:p w14:paraId="6F35E046" w14:textId="0EA53A32" w:rsidR="002A1E83" w:rsidRPr="000C4696" w:rsidRDefault="002A1E83" w:rsidP="00B91079">
      <w:pPr>
        <w:pStyle w:val="Nidungvnbn"/>
        <w:numPr>
          <w:ilvl w:val="0"/>
          <w:numId w:val="2"/>
        </w:numPr>
        <w:ind w:left="851" w:hanging="284"/>
      </w:pPr>
      <w:r w:rsidRPr="000C4696">
        <w:t xml:space="preserve">2024 = 1033 × 1 + </w:t>
      </w:r>
      <w:r w:rsidR="005A2804" w:rsidRPr="000C4696">
        <w:t>991</w:t>
      </w:r>
      <w:r w:rsidR="00D6557E" w:rsidRPr="000C4696">
        <w:tab/>
      </w:r>
      <m:oMath>
        <m:r>
          <m:rPr>
            <m:sty m:val="p"/>
          </m:rPr>
          <w:rPr>
            <w:rFonts w:ascii="Cambria Math" w:hAnsi="Cambria Math"/>
          </w:rPr>
          <m:t>←</m:t>
        </m:r>
      </m:oMath>
      <w:r w:rsidR="00D6557E" w:rsidRPr="000C4696">
        <w:t xml:space="preserve"> gcd(1033, </w:t>
      </w:r>
      <w:r w:rsidR="00F25436" w:rsidRPr="000C4696">
        <w:t>991</w:t>
      </w:r>
      <w:r w:rsidR="00D6557E" w:rsidRPr="000C4696">
        <w:t>)</w:t>
      </w:r>
    </w:p>
    <w:p w14:paraId="5D39AF62" w14:textId="6BC2400E" w:rsidR="005A2804" w:rsidRPr="000C4696" w:rsidRDefault="005A2804" w:rsidP="00B91079">
      <w:pPr>
        <w:pStyle w:val="Nidungvnbn"/>
        <w:numPr>
          <w:ilvl w:val="0"/>
          <w:numId w:val="2"/>
        </w:numPr>
        <w:ind w:left="851" w:hanging="284"/>
      </w:pPr>
      <w:r w:rsidRPr="000C4696">
        <w:t>1033 = 991 × 1 + 42</w:t>
      </w:r>
      <w:r w:rsidR="0025348B" w:rsidRPr="000C4696">
        <w:t xml:space="preserve"> </w:t>
      </w:r>
      <w:r w:rsidR="0025348B" w:rsidRPr="000C4696">
        <w:tab/>
      </w:r>
      <m:oMath>
        <m:r>
          <m:rPr>
            <m:sty m:val="p"/>
          </m:rPr>
          <w:rPr>
            <w:rFonts w:ascii="Cambria Math" w:hAnsi="Cambria Math"/>
          </w:rPr>
          <m:t>←</m:t>
        </m:r>
      </m:oMath>
      <w:r w:rsidR="00D6557E" w:rsidRPr="000C4696">
        <w:t xml:space="preserve"> gcd(991, 42)</w:t>
      </w:r>
    </w:p>
    <w:p w14:paraId="70D2456F" w14:textId="703C0513" w:rsidR="005A2804" w:rsidRPr="000C4696" w:rsidRDefault="005A2804" w:rsidP="00B91079">
      <w:pPr>
        <w:pStyle w:val="Nidungvnbn"/>
        <w:numPr>
          <w:ilvl w:val="0"/>
          <w:numId w:val="2"/>
        </w:numPr>
        <w:ind w:left="851" w:hanging="284"/>
      </w:pPr>
      <w:r w:rsidRPr="000C4696">
        <w:t>991 = 42 × 23 + 25</w:t>
      </w:r>
      <w:r w:rsidR="00D6557E" w:rsidRPr="000C4696">
        <w:tab/>
      </w:r>
      <w:r w:rsidR="00D6557E" w:rsidRPr="000C4696">
        <w:tab/>
      </w:r>
      <m:oMath>
        <m:r>
          <m:rPr>
            <m:sty m:val="p"/>
          </m:rPr>
          <w:rPr>
            <w:rFonts w:ascii="Cambria Math" w:hAnsi="Cambria Math"/>
          </w:rPr>
          <m:t>←</m:t>
        </m:r>
      </m:oMath>
      <w:r w:rsidR="00D6557E" w:rsidRPr="000C4696">
        <w:t xml:space="preserve"> gcd(42, 25)</w:t>
      </w:r>
    </w:p>
    <w:p w14:paraId="6A52CFEF" w14:textId="4CB5841B" w:rsidR="005A2804" w:rsidRPr="000C4696" w:rsidRDefault="005A2804" w:rsidP="00B91079">
      <w:pPr>
        <w:pStyle w:val="Nidungvnbn"/>
        <w:numPr>
          <w:ilvl w:val="0"/>
          <w:numId w:val="2"/>
        </w:numPr>
        <w:ind w:left="851" w:hanging="284"/>
      </w:pPr>
      <w:r w:rsidRPr="000C4696">
        <w:t>42 = 25 × 1 + 17</w:t>
      </w:r>
      <w:r w:rsidR="00D6557E" w:rsidRPr="000C4696">
        <w:tab/>
      </w:r>
      <w:r w:rsidR="00D6557E" w:rsidRPr="000C4696">
        <w:tab/>
      </w:r>
      <m:oMath>
        <m:r>
          <m:rPr>
            <m:sty m:val="p"/>
          </m:rPr>
          <w:rPr>
            <w:rFonts w:ascii="Cambria Math" w:hAnsi="Cambria Math"/>
          </w:rPr>
          <m:t>←</m:t>
        </m:r>
      </m:oMath>
      <w:r w:rsidR="00D6557E" w:rsidRPr="000C4696">
        <w:t xml:space="preserve"> gcd(25, 17)</w:t>
      </w:r>
    </w:p>
    <w:p w14:paraId="0F3E28E7" w14:textId="5C287989" w:rsidR="005A2804" w:rsidRPr="000C4696" w:rsidRDefault="005A2804" w:rsidP="00B91079">
      <w:pPr>
        <w:pStyle w:val="Nidungvnbn"/>
        <w:numPr>
          <w:ilvl w:val="0"/>
          <w:numId w:val="2"/>
        </w:numPr>
        <w:ind w:left="851" w:hanging="284"/>
      </w:pPr>
      <w:r w:rsidRPr="000C4696">
        <w:t>25 = 17 × 1 + 8</w:t>
      </w:r>
      <w:r w:rsidR="00D6557E" w:rsidRPr="000C4696">
        <w:tab/>
      </w:r>
      <w:r w:rsidR="00D6557E" w:rsidRPr="000C4696">
        <w:tab/>
      </w:r>
      <m:oMath>
        <m:r>
          <m:rPr>
            <m:sty m:val="p"/>
          </m:rPr>
          <w:rPr>
            <w:rFonts w:ascii="Cambria Math" w:hAnsi="Cambria Math"/>
          </w:rPr>
          <m:t>←</m:t>
        </m:r>
      </m:oMath>
      <w:r w:rsidR="00D6557E" w:rsidRPr="000C4696">
        <w:t xml:space="preserve"> gcd(17, 8)</w:t>
      </w:r>
    </w:p>
    <w:p w14:paraId="79C39E20" w14:textId="33F200D0" w:rsidR="005A2804" w:rsidRPr="000C4696" w:rsidRDefault="005A2804" w:rsidP="00B91079">
      <w:pPr>
        <w:pStyle w:val="Nidungvnbn"/>
        <w:numPr>
          <w:ilvl w:val="0"/>
          <w:numId w:val="2"/>
        </w:numPr>
        <w:ind w:left="851" w:hanging="284"/>
      </w:pPr>
      <w:r w:rsidRPr="000C4696">
        <w:t xml:space="preserve">17 = </w:t>
      </w:r>
      <w:r w:rsidR="00117769" w:rsidRPr="000C4696">
        <w:t>8 × 2 + 1</w:t>
      </w:r>
      <w:r w:rsidR="00D6557E" w:rsidRPr="000C4696">
        <w:tab/>
      </w:r>
      <w:r w:rsidR="00D6557E" w:rsidRPr="000C4696">
        <w:tab/>
      </w:r>
      <m:oMath>
        <m:r>
          <m:rPr>
            <m:sty m:val="p"/>
          </m:rPr>
          <w:rPr>
            <w:rFonts w:ascii="Cambria Math" w:hAnsi="Cambria Math"/>
          </w:rPr>
          <m:t>←</m:t>
        </m:r>
      </m:oMath>
      <w:r w:rsidR="00D6557E" w:rsidRPr="000C4696">
        <w:t xml:space="preserve"> gcd(8, 1)</w:t>
      </w:r>
    </w:p>
    <w:p w14:paraId="55A5D978" w14:textId="6DB2CC94" w:rsidR="00117769" w:rsidRPr="000C4696" w:rsidRDefault="00117769" w:rsidP="00B91079">
      <w:pPr>
        <w:pStyle w:val="Nidungvnbn"/>
        <w:numPr>
          <w:ilvl w:val="0"/>
          <w:numId w:val="2"/>
        </w:numPr>
        <w:ind w:left="851" w:hanging="284"/>
      </w:pPr>
      <w:r w:rsidRPr="000C4696">
        <w:t>8 = 1 × 8 + 0</w:t>
      </w:r>
      <w:r w:rsidR="0025348B" w:rsidRPr="000C4696">
        <w:tab/>
      </w:r>
      <w:r w:rsidR="0025348B" w:rsidRPr="000C4696">
        <w:tab/>
      </w:r>
      <m:oMath>
        <m:r>
          <m:rPr>
            <m:sty m:val="p"/>
          </m:rPr>
          <w:rPr>
            <w:rFonts w:ascii="Cambria Math" w:hAnsi="Cambria Math"/>
          </w:rPr>
          <m:t>←</m:t>
        </m:r>
      </m:oMath>
      <w:r w:rsidR="00D6557E" w:rsidRPr="000C4696">
        <w:t xml:space="preserve"> gcd(1, 0)</w:t>
      </w:r>
    </w:p>
    <w:p w14:paraId="7C2AFD52" w14:textId="3F0567A8" w:rsidR="00407BB6" w:rsidRPr="000C4696" w:rsidRDefault="00117769" w:rsidP="001B7562">
      <w:pPr>
        <w:pStyle w:val="Nidungvnbn"/>
        <w:ind w:firstLine="284"/>
        <w:rPr>
          <w:highlight w:val="yellow"/>
        </w:rPr>
      </w:pPr>
      <w:r w:rsidRPr="000C4696">
        <w:rPr>
          <w:highlight w:val="yellow"/>
        </w:rPr>
        <w:t xml:space="preserve">Do đó, </w:t>
      </w:r>
      <w:r w:rsidRPr="000C4696">
        <w:rPr>
          <w:i/>
          <w:highlight w:val="yellow"/>
        </w:rPr>
        <w:t>gcd</w:t>
      </w:r>
      <w:r w:rsidR="00010048" w:rsidRPr="000C4696">
        <w:rPr>
          <w:highlight w:val="yellow"/>
        </w:rPr>
        <w:t>(2024, 1033) = 1</w:t>
      </w:r>
    </w:p>
    <w:p w14:paraId="6D67D27A" w14:textId="72D28210" w:rsidR="00FA5BF8" w:rsidRPr="000C4696" w:rsidRDefault="00FA5BF8" w:rsidP="0091100B">
      <w:pPr>
        <w:pStyle w:val="Heading3"/>
      </w:pPr>
      <w:bookmarkStart w:id="13" w:name="_Toc168478687"/>
      <w:r w:rsidRPr="000C4696">
        <w:lastRenderedPageBreak/>
        <w:t>Tính lcm(2024, 1033)</w:t>
      </w:r>
      <w:bookmarkEnd w:id="13"/>
      <w:r w:rsidRPr="000C4696">
        <w:t xml:space="preserve"> </w:t>
      </w:r>
    </w:p>
    <w:p w14:paraId="43027766" w14:textId="6E20274F" w:rsidR="00FA5BF8" w:rsidRPr="000C4696" w:rsidRDefault="00FA5BF8" w:rsidP="001B7562">
      <w:pPr>
        <w:pStyle w:val="Nidungvnbn"/>
        <w:ind w:firstLine="284"/>
      </w:pPr>
      <w:r w:rsidRPr="000C4696">
        <w:t>Theo công thức</w:t>
      </w:r>
      <w:r w:rsidR="00632F86" w:rsidRPr="000C4696">
        <w:t xml:space="preserve"> </w:t>
      </w:r>
      <w:r w:rsidR="00632F86" w:rsidRPr="000C4696">
        <w:fldChar w:fldCharType="begin"/>
      </w:r>
      <w:r w:rsidR="00632F86" w:rsidRPr="000C4696">
        <w:instrText xml:space="preserve"> REF _Ref167386656 \h </w:instrText>
      </w:r>
      <w:r w:rsidR="0091100B" w:rsidRPr="000C4696">
        <w:instrText xml:space="preserve"> \* MERGEFORMAT </w:instrText>
      </w:r>
      <w:r w:rsidR="00632F86" w:rsidRPr="000C4696">
        <w:fldChar w:fldCharType="separate"/>
      </w:r>
      <w:r w:rsidR="00632F86" w:rsidRPr="000C4696">
        <w:t>(1.2)</w:t>
      </w:r>
      <w:r w:rsidR="00632F86" w:rsidRPr="000C4696">
        <w:fldChar w:fldCharType="end"/>
      </w:r>
      <w:r w:rsidRPr="000C4696">
        <w:t xml:space="preserve">, </w:t>
      </w:r>
      <w:r w:rsidR="00632F86" w:rsidRPr="000C4696">
        <w:rPr>
          <w:i/>
        </w:rPr>
        <w:t>lcm</w:t>
      </w:r>
      <w:r w:rsidRPr="000C4696">
        <w:t>(2024, 1033) được tính như sau:</w:t>
      </w:r>
      <w:r w:rsidR="00341D55" w:rsidRPr="000C4696">
        <w:t xml:space="preserve"> </w:t>
      </w:r>
    </w:p>
    <w:p w14:paraId="1CD00694" w14:textId="1FFC0634" w:rsidR="00341D55" w:rsidRPr="000C4696" w:rsidRDefault="00341D55" w:rsidP="0091100B">
      <w:pPr>
        <w:pStyle w:val="Nidungvnbn"/>
      </w:pPr>
      <m:oMathPara>
        <m:oMath>
          <m:r>
            <w:rPr>
              <w:rFonts w:ascii="Cambria Math" w:hAnsi="Cambria Math"/>
            </w:rPr>
            <m:t>lcm</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2024</m:t>
              </m:r>
              <m:r>
                <m:rPr>
                  <m:sty m:val="p"/>
                </m:rPr>
                <w:rPr>
                  <w:rFonts w:ascii="Cambria Math" w:hAnsi="Cambria Math"/>
                </w:rPr>
                <m:t>×</m:t>
              </m:r>
              <m:r>
                <m:rPr>
                  <m:sty m:val="p"/>
                </m:rPr>
                <w:rPr>
                  <w:rFonts w:ascii="Cambria Math"/>
                </w:rPr>
                <m:t>1033</m:t>
              </m:r>
            </m:num>
            <m:den>
              <m:r>
                <w:rPr>
                  <w:rFonts w:ascii="Cambria Math" w:hAnsi="Cambria Math"/>
                </w:rPr>
                <m:t xml:space="preserve">1 </m:t>
              </m:r>
            </m:den>
          </m:f>
          <m:r>
            <w:rPr>
              <w:rFonts w:ascii="Cambria Math" w:hAnsi="Cambria Math"/>
            </w:rPr>
            <m:t>=2090792</m:t>
          </m:r>
        </m:oMath>
      </m:oMathPara>
    </w:p>
    <w:p w14:paraId="761F5CE8" w14:textId="2C96F43A" w:rsidR="00341D55" w:rsidRPr="000C4696" w:rsidRDefault="00341D55" w:rsidP="001B7562">
      <w:pPr>
        <w:pStyle w:val="Nidungvnbn"/>
        <w:ind w:firstLine="284"/>
        <w:rPr>
          <w:highlight w:val="yellow"/>
        </w:rPr>
      </w:pPr>
      <w:r w:rsidRPr="000C4696">
        <w:rPr>
          <w:highlight w:val="yellow"/>
        </w:rPr>
        <w:t xml:space="preserve">Do đó, </w:t>
      </w:r>
      <w:r w:rsidRPr="000C4696">
        <w:rPr>
          <w:i/>
          <w:highlight w:val="yellow"/>
        </w:rPr>
        <w:t>lcm</w:t>
      </w:r>
      <w:r w:rsidRPr="000C4696">
        <w:rPr>
          <w:highlight w:val="yellow"/>
        </w:rPr>
        <w:t>(2024, 1033) = 2090792</w:t>
      </w:r>
    </w:p>
    <w:p w14:paraId="302BA2A8" w14:textId="5A46560F" w:rsidR="00091FAD" w:rsidRPr="000C4696" w:rsidRDefault="006D1DA5" w:rsidP="0091100B">
      <w:pPr>
        <w:pStyle w:val="Heading2"/>
        <w:rPr>
          <w:noProof w:val="0"/>
        </w:rPr>
      </w:pPr>
      <w:bookmarkStart w:id="14" w:name="_Toc168478688"/>
      <w:r w:rsidRPr="000C4696">
        <w:rPr>
          <w:noProof w:val="0"/>
        </w:rPr>
        <w:t xml:space="preserve">Tính </w:t>
      </w:r>
      <w:r w:rsidR="00D171C8" w:rsidRPr="000C4696">
        <w:rPr>
          <w:noProof w:val="0"/>
        </w:rPr>
        <w:t>2024</w:t>
      </w:r>
      <w:r w:rsidR="00D171C8" w:rsidRPr="000C4696">
        <w:rPr>
          <w:i/>
          <w:noProof w:val="0"/>
        </w:rPr>
        <w:t>x</w:t>
      </w:r>
      <w:r w:rsidR="00D171C8" w:rsidRPr="000C4696">
        <w:rPr>
          <w:noProof w:val="0"/>
        </w:rPr>
        <w:t xml:space="preserve"> + 1033</w:t>
      </w:r>
      <w:r w:rsidR="00D171C8" w:rsidRPr="000C4696">
        <w:rPr>
          <w:i/>
          <w:noProof w:val="0"/>
        </w:rPr>
        <w:t xml:space="preserve">y </w:t>
      </w:r>
      <w:r w:rsidR="00D171C8" w:rsidRPr="000C4696">
        <w:rPr>
          <w:noProof w:val="0"/>
        </w:rPr>
        <w:t xml:space="preserve">= </w:t>
      </w:r>
      <w:r w:rsidR="00D171C8" w:rsidRPr="000C4696">
        <w:rPr>
          <w:i/>
          <w:noProof w:val="0"/>
        </w:rPr>
        <w:t>gcd</w:t>
      </w:r>
      <w:r w:rsidR="00D171C8" w:rsidRPr="000C4696">
        <w:rPr>
          <w:noProof w:val="0"/>
        </w:rPr>
        <w:t>(2024, 1033)</w:t>
      </w:r>
      <w:bookmarkEnd w:id="14"/>
    </w:p>
    <w:p w14:paraId="3C2566C2" w14:textId="55745A88" w:rsidR="001732A3" w:rsidRPr="000C4696" w:rsidRDefault="00A77EE9" w:rsidP="00B91079">
      <w:pPr>
        <w:pStyle w:val="Nidungvnbn"/>
        <w:numPr>
          <w:ilvl w:val="0"/>
          <w:numId w:val="2"/>
        </w:numPr>
        <w:ind w:left="851" w:hanging="284"/>
      </w:pPr>
      <w:r w:rsidRPr="000C4696">
        <w:t>Để tính 2024</w:t>
      </w:r>
      <w:r w:rsidRPr="000C4696">
        <w:rPr>
          <w:i/>
        </w:rPr>
        <w:t>x</w:t>
      </w:r>
      <w:r w:rsidRPr="000C4696">
        <w:t xml:space="preserve"> + 1033</w:t>
      </w:r>
      <w:r w:rsidRPr="000C4696">
        <w:rPr>
          <w:i/>
        </w:rPr>
        <w:t>y</w:t>
      </w:r>
      <w:r w:rsidRPr="000C4696">
        <w:t xml:space="preserve"> = </w:t>
      </w:r>
      <w:r w:rsidRPr="000C4696">
        <w:rPr>
          <w:i/>
        </w:rPr>
        <w:t>gcd</w:t>
      </w:r>
      <w:r w:rsidRPr="000C4696">
        <w:t xml:space="preserve">(2024, 1033) = 1, </w:t>
      </w:r>
      <w:r w:rsidR="001732A3" w:rsidRPr="000C4696">
        <w:t>ta cần đệ quy lại các bước tính ƯCLN ở bước trên, từ đó, suy ra công thức tổng quát của phương trình</w:t>
      </w:r>
      <w:r w:rsidR="004A10AD" w:rsidRPr="000C4696">
        <w:t>:</w:t>
      </w:r>
    </w:p>
    <w:p w14:paraId="4C841A99" w14:textId="7808FC4C" w:rsidR="00A77EE9" w:rsidRPr="000C4696" w:rsidRDefault="001732A3" w:rsidP="004A10AD">
      <w:pPr>
        <w:pStyle w:val="Nidungvnbn"/>
        <w:ind w:firstLine="0"/>
      </w:pPr>
      <w:r w:rsidRPr="000C4696">
        <w:t>2024</w:t>
      </w:r>
      <w:r w:rsidRPr="000C4696">
        <w:rPr>
          <w:i/>
        </w:rPr>
        <w:t>x</w:t>
      </w:r>
      <w:r w:rsidRPr="000C4696">
        <w:t xml:space="preserve"> + 1033</w:t>
      </w:r>
      <w:r w:rsidRPr="000C4696">
        <w:rPr>
          <w:i/>
        </w:rPr>
        <w:t>y</w:t>
      </w:r>
      <w:r w:rsidRPr="000C4696">
        <w:t xml:space="preserve"> = 1</w:t>
      </w:r>
    </w:p>
    <w:p w14:paraId="7E880C8C" w14:textId="77777777" w:rsidR="008E7DDB" w:rsidRPr="000C4696" w:rsidRDefault="008E7DDB" w:rsidP="004A10AD">
      <w:pPr>
        <w:pStyle w:val="Nidungvnbn"/>
        <w:ind w:left="1440" w:firstLine="0"/>
      </w:pPr>
      <w:r w:rsidRPr="000C4696">
        <w:t>1 = 17 – 8 × 2 = 17 + 8 × (–2)</w:t>
      </w:r>
    </w:p>
    <w:p w14:paraId="4456406F" w14:textId="77777777" w:rsidR="008E7DDB" w:rsidRPr="000C4696" w:rsidRDefault="008E7DDB" w:rsidP="004A10AD">
      <w:pPr>
        <w:pStyle w:val="Nidungvnbn"/>
        <w:ind w:left="720"/>
      </w:pPr>
      <w:r w:rsidRPr="000C4696">
        <w:t xml:space="preserve">   = 17 + (25 – 17 × 1) × (–2) = 25 × (–2) + 17 × 3</w:t>
      </w:r>
    </w:p>
    <w:p w14:paraId="3BF2B99E" w14:textId="77777777" w:rsidR="008E7DDB" w:rsidRPr="000C4696" w:rsidRDefault="008E7DDB" w:rsidP="004A10AD">
      <w:pPr>
        <w:pStyle w:val="Nidungvnbn"/>
        <w:ind w:left="720"/>
      </w:pPr>
      <w:r w:rsidRPr="000C4696">
        <w:t xml:space="preserve">   = 25 × (–2) + (42 – 25) × 3 = 42 × 3 + 25 × (–5)</w:t>
      </w:r>
    </w:p>
    <w:p w14:paraId="69C7AD53" w14:textId="77777777" w:rsidR="008E7DDB" w:rsidRPr="000C4696" w:rsidRDefault="008E7DDB" w:rsidP="004A10AD">
      <w:pPr>
        <w:pStyle w:val="Nidungvnbn"/>
        <w:ind w:left="720"/>
      </w:pPr>
      <w:r w:rsidRPr="000C4696">
        <w:t xml:space="preserve">   = 42 × 3 + (991 – 42 × 23) × (–5) = 991 × (–5) + 42 × 118</w:t>
      </w:r>
    </w:p>
    <w:p w14:paraId="2C513B92" w14:textId="77777777" w:rsidR="008E7DDB" w:rsidRPr="000C4696" w:rsidRDefault="008E7DDB" w:rsidP="004A10AD">
      <w:pPr>
        <w:pStyle w:val="Nidungvnbn"/>
        <w:ind w:left="720"/>
      </w:pPr>
      <w:r w:rsidRPr="000C4696">
        <w:t xml:space="preserve">   = 991 × (–5) + (1033 – 991) × 118 = 1033 × 118  + 991 × (–123)   </w:t>
      </w:r>
    </w:p>
    <w:p w14:paraId="43671187" w14:textId="2E938EAC" w:rsidR="008E7DDB" w:rsidRPr="000C4696" w:rsidRDefault="008E7DDB" w:rsidP="004A10AD">
      <w:pPr>
        <w:pStyle w:val="Nidungvnbn"/>
        <w:ind w:left="720"/>
      </w:pPr>
      <w:r w:rsidRPr="000C4696">
        <w:t xml:space="preserve"> </w:t>
      </w:r>
      <w:r w:rsidR="004A10AD" w:rsidRPr="000C4696">
        <w:t xml:space="preserve"> </w:t>
      </w:r>
      <w:r w:rsidRPr="000C4696">
        <w:t xml:space="preserve"> =1033 × 118  + (2024 – 1033) × (–123)=2024 × (–123)</w:t>
      </w:r>
      <w:r w:rsidR="004A10AD" w:rsidRPr="000C4696">
        <w:t xml:space="preserve"> </w:t>
      </w:r>
      <w:r w:rsidRPr="000C4696">
        <w:t>+1033</w:t>
      </w:r>
      <w:r w:rsidR="004A10AD" w:rsidRPr="000C4696">
        <w:t xml:space="preserve"> </w:t>
      </w:r>
      <w:r w:rsidRPr="000C4696">
        <w:t>×</w:t>
      </w:r>
      <w:r w:rsidR="004A10AD" w:rsidRPr="000C4696">
        <w:t xml:space="preserve"> </w:t>
      </w:r>
      <w:r w:rsidRPr="000C4696">
        <w:t xml:space="preserve">(241) </w:t>
      </w:r>
    </w:p>
    <w:p w14:paraId="64183870" w14:textId="103A1D12" w:rsidR="008E7DDB" w:rsidRPr="000C4696" w:rsidRDefault="008E7DDB" w:rsidP="004A10AD">
      <w:pPr>
        <w:pStyle w:val="Nidungvnbn"/>
        <w:ind w:firstLine="0"/>
      </w:pPr>
      <w:r w:rsidRPr="000C4696">
        <w:rPr>
          <w:highlight w:val="yellow"/>
        </w:rPr>
        <w:t>Vậy 1 = 2024 × (–123) + 1033 × (241)</w:t>
      </w:r>
      <w:r w:rsidRPr="000C4696">
        <w:t xml:space="preserve">    </w:t>
      </w:r>
    </w:p>
    <w:p w14:paraId="4ACBF039" w14:textId="6290FDA1" w:rsidR="00E9052D" w:rsidRPr="000C4696" w:rsidRDefault="008E7DDB" w:rsidP="00B91079">
      <w:pPr>
        <w:pStyle w:val="Nidungvnbn"/>
        <w:numPr>
          <w:ilvl w:val="0"/>
          <w:numId w:val="2"/>
        </w:numPr>
        <w:ind w:left="851" w:hanging="284"/>
      </w:pPr>
      <w:r w:rsidRPr="000C4696">
        <w:t xml:space="preserve">Theo công thức </w:t>
      </w:r>
      <w:r w:rsidR="00AD6AAA" w:rsidRPr="000C4696">
        <w:fldChar w:fldCharType="begin"/>
      </w:r>
      <w:r w:rsidR="00AD6AAA" w:rsidRPr="000C4696">
        <w:instrText xml:space="preserve"> REF _Ref167375813 \h </w:instrText>
      </w:r>
      <w:r w:rsidR="0091100B" w:rsidRPr="000C4696">
        <w:instrText xml:space="preserve"> \* MERGEFORMAT </w:instrText>
      </w:r>
      <w:r w:rsidR="00AD6AAA" w:rsidRPr="000C4696">
        <w:fldChar w:fldCharType="separate"/>
      </w:r>
      <w:r w:rsidR="00F535DF" w:rsidRPr="000C4696">
        <w:t>(1.3)</w:t>
      </w:r>
      <w:r w:rsidR="00AD6AAA" w:rsidRPr="000C4696">
        <w:fldChar w:fldCharType="end"/>
      </w:r>
      <w:r w:rsidR="00AD6AAA" w:rsidRPr="000C4696">
        <w:t>, ta có</w:t>
      </w:r>
      <w:r w:rsidR="00E9052D" w:rsidRPr="000C4696">
        <w:t xml:space="preserve"> nghiệm của phương trình 2024x + 1033y = 1 là</w:t>
      </w:r>
      <w:r w:rsidR="00AD6AAA" w:rsidRPr="000C4696">
        <w:t xml:space="preserve"> </w:t>
      </w:r>
    </w:p>
    <w:p w14:paraId="207A0319" w14:textId="1347F698" w:rsidR="008E7DDB" w:rsidRPr="000C4696" w:rsidRDefault="0025348B" w:rsidP="0091100B">
      <w:pPr>
        <w:pStyle w:val="Nidungvnbn"/>
        <w:ind w:firstLine="0"/>
      </w:pPr>
      <w:r w:rsidRPr="000C4696">
        <w:rPr>
          <w:i/>
        </w:rPr>
        <w:t>x</w:t>
      </w:r>
      <w:r w:rsidRPr="000C4696">
        <w:t xml:space="preserve"> = –123, </w:t>
      </w:r>
      <w:r w:rsidRPr="000C4696">
        <w:rPr>
          <w:i/>
        </w:rPr>
        <w:t>y</w:t>
      </w:r>
      <w:r w:rsidRPr="000C4696">
        <w:t xml:space="preserve"> = 241</w:t>
      </w:r>
      <w:r w:rsidR="003A549B" w:rsidRPr="000C4696">
        <w:t xml:space="preserve">. </w:t>
      </w:r>
    </w:p>
    <w:p w14:paraId="6E920086" w14:textId="6F5EF41C" w:rsidR="00E9052D" w:rsidRPr="000C4696" w:rsidRDefault="000F4868" w:rsidP="00B91079">
      <w:pPr>
        <w:pStyle w:val="Nidungvnbn"/>
        <w:numPr>
          <w:ilvl w:val="0"/>
          <w:numId w:val="2"/>
        </w:numPr>
        <w:ind w:left="851" w:hanging="284"/>
      </w:pPr>
      <w:r w:rsidRPr="000C4696">
        <w:t xml:space="preserve">Thay </w:t>
      </w:r>
      <w:r w:rsidRPr="000C4696">
        <w:rPr>
          <w:i/>
        </w:rPr>
        <w:t>a</w:t>
      </w:r>
      <w:r w:rsidRPr="000C4696">
        <w:t xml:space="preserve"> = 2024 , </w:t>
      </w:r>
      <w:r w:rsidRPr="000C4696">
        <w:rPr>
          <w:i/>
        </w:rPr>
        <w:t>b</w:t>
      </w:r>
      <w:r w:rsidRPr="000C4696">
        <w:t xml:space="preserve"> = 1033,</w:t>
      </w:r>
      <w:r w:rsidRPr="000C4696">
        <w:rPr>
          <w:i/>
        </w:rPr>
        <w:t xml:space="preserve"> d </w:t>
      </w:r>
      <w:r w:rsidRPr="000C4696">
        <w:t xml:space="preserve">= 1,  </w:t>
      </w:r>
      <w:r w:rsidRPr="000C4696">
        <w:rPr>
          <w:i/>
        </w:rPr>
        <w:t>x</w:t>
      </w:r>
      <w:r w:rsidRPr="000C4696">
        <w:t xml:space="preserve"> = –123,  </w:t>
      </w:r>
      <w:r w:rsidRPr="000C4696">
        <w:rPr>
          <w:i/>
        </w:rPr>
        <w:t>y</w:t>
      </w:r>
      <w:r w:rsidRPr="000C4696">
        <w:t xml:space="preserve"> = 241 vào công thức </w:t>
      </w:r>
      <w:r w:rsidRPr="000C4696">
        <w:fldChar w:fldCharType="begin"/>
      </w:r>
      <w:r w:rsidRPr="000C4696">
        <w:instrText xml:space="preserve"> REF _Ref167375691 \h </w:instrText>
      </w:r>
      <w:r w:rsidR="0091100B" w:rsidRPr="000C4696">
        <w:instrText xml:space="preserve"> \* MERGEFORMAT </w:instrText>
      </w:r>
      <w:r w:rsidRPr="000C4696">
        <w:fldChar w:fldCharType="separate"/>
      </w:r>
      <w:r w:rsidR="00F535DF" w:rsidRPr="000C4696">
        <w:t>(1.4)</w:t>
      </w:r>
      <w:r w:rsidRPr="000C4696">
        <w:fldChar w:fldCharType="end"/>
      </w:r>
      <w:r w:rsidRPr="000C4696">
        <w:t xml:space="preserve">, </w:t>
      </w:r>
      <w:r w:rsidR="00E9052D" w:rsidRPr="000C4696">
        <w:t>ta có công thức</w:t>
      </w:r>
      <w:r w:rsidRPr="000C4696">
        <w:t xml:space="preserve"> nghiệm</w:t>
      </w:r>
      <w:r w:rsidR="00E9052D" w:rsidRPr="000C4696">
        <w:t xml:space="preserve"> tổng quát</w:t>
      </w:r>
      <w:r w:rsidRPr="000C4696">
        <w:t xml:space="preserve"> của phương trình 2024</w:t>
      </w:r>
      <w:r w:rsidRPr="000C4696">
        <w:rPr>
          <w:i/>
        </w:rPr>
        <w:t>x</w:t>
      </w:r>
      <w:r w:rsidRPr="000C4696">
        <w:t xml:space="preserve"> + 1033</w:t>
      </w:r>
      <w:r w:rsidRPr="000C4696">
        <w:rPr>
          <w:i/>
        </w:rPr>
        <w:t>y</w:t>
      </w:r>
      <w:r w:rsidRPr="000C4696">
        <w:t xml:space="preserve"> = 1</w:t>
      </w:r>
      <w:r w:rsidR="00E9052D" w:rsidRPr="000C4696">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3"/>
        <w:gridCol w:w="764"/>
      </w:tblGrid>
      <w:tr w:rsidR="00CF0A52" w:rsidRPr="000C4696" w14:paraId="6C179AD2" w14:textId="77777777" w:rsidTr="001752EF">
        <w:trPr>
          <w:trHeight w:val="420"/>
        </w:trPr>
        <w:tc>
          <w:tcPr>
            <w:tcW w:w="4272" w:type="pct"/>
          </w:tcPr>
          <w:p w14:paraId="4ECA9F00" w14:textId="13273E46" w:rsidR="00CF0A52" w:rsidRPr="000C4696" w:rsidRDefault="00882050" w:rsidP="0091100B">
            <w:pPr>
              <w:pStyle w:val="Nidungvnbn"/>
              <w:rPr>
                <w:rFonts w:eastAsiaTheme="minorEastAsia"/>
              </w:rPr>
            </w:pPr>
            <m:oMathPara>
              <m:oMath>
                <m:d>
                  <m:dPr>
                    <m:ctrlPr>
                      <w:rPr>
                        <w:rFonts w:ascii="Cambria Math" w:hAnsi="Cambria Math"/>
                        <w:i/>
                      </w:rPr>
                    </m:ctrlPr>
                  </m:dPr>
                  <m:e>
                    <m:r>
                      <w:rPr>
                        <w:rFonts w:ascii="Cambria Math" w:hAnsi="Cambria Math"/>
                      </w:rPr>
                      <m:t>-123+</m:t>
                    </m:r>
                    <m:f>
                      <m:fPr>
                        <m:ctrlPr>
                          <w:rPr>
                            <w:rFonts w:ascii="Cambria Math" w:hAnsi="Cambria Math"/>
                            <w:i/>
                          </w:rPr>
                        </m:ctrlPr>
                      </m:fPr>
                      <m:num>
                        <m:r>
                          <w:rPr>
                            <w:rFonts w:ascii="Cambria Math" w:hAnsi="Cambria Math"/>
                          </w:rPr>
                          <m:t>1033k</m:t>
                        </m:r>
                      </m:num>
                      <m:den>
                        <m:r>
                          <w:rPr>
                            <w:rFonts w:ascii="Cambria Math" w:hAnsi="Cambria Math"/>
                          </w:rPr>
                          <m:t>1</m:t>
                        </m:r>
                      </m:den>
                    </m:f>
                    <m:r>
                      <w:rPr>
                        <w:rFonts w:ascii="Cambria Math" w:hAnsi="Cambria Math"/>
                      </w:rPr>
                      <m:t>, 241-</m:t>
                    </m:r>
                    <m:f>
                      <m:fPr>
                        <m:ctrlPr>
                          <w:rPr>
                            <w:rFonts w:ascii="Cambria Math" w:hAnsi="Cambria Math"/>
                            <w:i/>
                          </w:rPr>
                        </m:ctrlPr>
                      </m:fPr>
                      <m:num>
                        <m:r>
                          <w:rPr>
                            <w:rFonts w:ascii="Cambria Math" w:hAnsi="Cambria Math"/>
                          </w:rPr>
                          <m:t>2024k</m:t>
                        </m:r>
                      </m:num>
                      <m:den>
                        <m:r>
                          <w:rPr>
                            <w:rFonts w:ascii="Cambria Math" w:hAnsi="Cambria Math"/>
                          </w:rPr>
                          <m:t>1</m:t>
                        </m:r>
                      </m:den>
                    </m:f>
                    <m:r>
                      <w:rPr>
                        <w:rFonts w:ascii="Cambria Math" w:hAnsi="Cambria Math"/>
                      </w:rPr>
                      <m:t xml:space="preserve"> </m:t>
                    </m:r>
                  </m:e>
                </m:d>
                <m:r>
                  <w:rPr>
                    <w:rFonts w:ascii="Cambria Math" w:hAnsi="Cambria Math"/>
                  </w:rPr>
                  <m:t>, k∈</m:t>
                </m:r>
                <m:sSup>
                  <m:sSupPr>
                    <m:ctrlPr>
                      <w:rPr>
                        <w:rFonts w:ascii="Cambria Math" w:hAnsi="Cambria Math"/>
                        <w:i/>
                      </w:rPr>
                    </m:ctrlPr>
                  </m:sSupPr>
                  <m:e>
                    <m:r>
                      <w:rPr>
                        <w:rFonts w:ascii="Cambria Math" w:hAnsi="Cambria Math"/>
                      </w:rPr>
                      <m:t>Z</m:t>
                    </m:r>
                  </m:e>
                  <m:sup>
                    <m:r>
                      <w:rPr>
                        <w:rFonts w:ascii="Cambria Math" w:hAnsi="Cambria Math"/>
                      </w:rPr>
                      <m:t>*</m:t>
                    </m:r>
                  </m:sup>
                </m:sSup>
              </m:oMath>
            </m:oMathPara>
          </w:p>
        </w:tc>
        <w:tc>
          <w:tcPr>
            <w:tcW w:w="407" w:type="pct"/>
          </w:tcPr>
          <w:p w14:paraId="4E4299EB" w14:textId="05D94009" w:rsidR="00CF0A52" w:rsidRPr="000C4696" w:rsidRDefault="00CF0A52" w:rsidP="0091100B">
            <w:pPr>
              <w:pStyle w:val="Nidungvnbn"/>
              <w:ind w:firstLine="0"/>
            </w:pPr>
            <w:bookmarkStart w:id="15" w:name="_Ref167378774"/>
            <w:r w:rsidRPr="000C4696">
              <w:t>(</w:t>
            </w:r>
            <w:r w:rsidRPr="000C4696">
              <w:fldChar w:fldCharType="begin"/>
            </w:r>
            <w:r w:rsidRPr="000C4696">
              <w:instrText xml:space="preserve"> STYLEREF 1 \s </w:instrText>
            </w:r>
            <w:r w:rsidRPr="000C4696">
              <w:fldChar w:fldCharType="separate"/>
            </w:r>
            <w:r w:rsidRPr="000C4696">
              <w:t>1</w:t>
            </w:r>
            <w:r w:rsidRPr="000C4696">
              <w:fldChar w:fldCharType="end"/>
            </w:r>
            <w:r w:rsidRPr="000C4696">
              <w:t>.</w:t>
            </w:r>
            <w:r w:rsidRPr="000C4696">
              <w:fldChar w:fldCharType="begin"/>
            </w:r>
            <w:r w:rsidRPr="000C4696">
              <w:instrText xml:space="preserve"> SEQ Equation \* ARABIC \s 1 </w:instrText>
            </w:r>
            <w:r w:rsidRPr="000C4696">
              <w:fldChar w:fldCharType="separate"/>
            </w:r>
            <w:r w:rsidR="00F535DF" w:rsidRPr="000C4696">
              <w:t>5</w:t>
            </w:r>
            <w:r w:rsidRPr="000C4696">
              <w:fldChar w:fldCharType="end"/>
            </w:r>
            <w:r w:rsidRPr="000C4696">
              <w:t>)</w:t>
            </w:r>
            <w:bookmarkEnd w:id="15"/>
          </w:p>
        </w:tc>
      </w:tr>
    </w:tbl>
    <w:p w14:paraId="5FCCA979" w14:textId="28C7C238" w:rsidR="00FC1BBF" w:rsidRPr="000C4696" w:rsidRDefault="007C28A1" w:rsidP="00B91079">
      <w:pPr>
        <w:pStyle w:val="Nidungvnbn"/>
        <w:numPr>
          <w:ilvl w:val="0"/>
          <w:numId w:val="2"/>
        </w:numPr>
        <w:ind w:left="851" w:hanging="284"/>
      </w:pPr>
      <w:r w:rsidRPr="000C4696">
        <w:t xml:space="preserve">Lần lượt thay k = 1, k = 2, k = 3, k = 4, k = 5 vào công thức nghiệm </w:t>
      </w:r>
      <w:r w:rsidRPr="000C4696">
        <w:fldChar w:fldCharType="begin"/>
      </w:r>
      <w:r w:rsidRPr="000C4696">
        <w:instrText xml:space="preserve"> REF _Ref167378774 \h </w:instrText>
      </w:r>
      <w:r w:rsidR="0091100B" w:rsidRPr="000C4696">
        <w:instrText xml:space="preserve"> \* MERGEFORMAT </w:instrText>
      </w:r>
      <w:r w:rsidRPr="000C4696">
        <w:fldChar w:fldCharType="separate"/>
      </w:r>
      <w:r w:rsidR="00F535DF" w:rsidRPr="000C4696">
        <w:t>(1.5)</w:t>
      </w:r>
      <w:r w:rsidRPr="000C4696">
        <w:fldChar w:fldCharType="end"/>
      </w:r>
      <w:r w:rsidRPr="000C4696">
        <w:t xml:space="preserve">, ta được các cặp nghiệm: </w:t>
      </w:r>
      <w:r w:rsidR="00622979" w:rsidRPr="000C4696">
        <w:t xml:space="preserve">(910, </w:t>
      </w:r>
      <w:r w:rsidR="00FA5BF8" w:rsidRPr="000C4696">
        <w:t>-1783</w:t>
      </w:r>
      <w:r w:rsidR="00622979" w:rsidRPr="000C4696">
        <w:t>)</w:t>
      </w:r>
      <w:r w:rsidR="00FA5BF8" w:rsidRPr="000C4696">
        <w:t>, (1943, -3807), (2976, -5831), (4009, -7855), (5042, -9879)</w:t>
      </w:r>
    </w:p>
    <w:p w14:paraId="55E77D60" w14:textId="3F6DD3A8" w:rsidR="007247A8" w:rsidRPr="000C4696" w:rsidRDefault="007247A8" w:rsidP="004A10AD">
      <w:pPr>
        <w:pStyle w:val="Nidungvnbn"/>
        <w:ind w:firstLine="0"/>
      </w:pPr>
      <w:r w:rsidRPr="000C4696">
        <w:rPr>
          <w:highlight w:val="yellow"/>
        </w:rPr>
        <w:t xml:space="preserve">Vậy 5 cặp nghiệm </w:t>
      </w:r>
      <w:r w:rsidR="00046370" w:rsidRPr="000C4696">
        <w:rPr>
          <w:i/>
          <w:highlight w:val="yellow"/>
        </w:rPr>
        <w:t>(x, y)</w:t>
      </w:r>
      <w:r w:rsidR="00046370" w:rsidRPr="000C4696">
        <w:rPr>
          <w:highlight w:val="yellow"/>
        </w:rPr>
        <w:t xml:space="preserve"> là (910, -1783), (1943, -3807), (2976, -5831), (4009, -7855), (5042, -9879)</w:t>
      </w:r>
    </w:p>
    <w:p w14:paraId="150BDA34" w14:textId="4CE017E7" w:rsidR="0091566D" w:rsidRPr="000C4696" w:rsidRDefault="0091566D" w:rsidP="0091100B">
      <w:pPr>
        <w:spacing w:after="200" w:line="360" w:lineRule="auto"/>
        <w:rPr>
          <w:b/>
          <w:sz w:val="32"/>
          <w:szCs w:val="32"/>
        </w:rPr>
      </w:pPr>
    </w:p>
    <w:p w14:paraId="02BEC833" w14:textId="25EB7B84" w:rsidR="00872606" w:rsidRPr="000C4696" w:rsidRDefault="00783A23" w:rsidP="0091100B">
      <w:pPr>
        <w:pStyle w:val="Heading1"/>
      </w:pPr>
      <w:bookmarkStart w:id="16" w:name="_Toc168478689"/>
      <w:r w:rsidRPr="000C4696">
        <w:lastRenderedPageBreak/>
        <w:t>RECURRENCE RELATION</w:t>
      </w:r>
      <w:bookmarkEnd w:id="16"/>
      <w:r w:rsidR="00872606" w:rsidRPr="000C4696">
        <w:t xml:space="preserve"> </w:t>
      </w:r>
    </w:p>
    <w:p w14:paraId="6C12EEB1" w14:textId="5BB60C18" w:rsidR="008D5F38" w:rsidRPr="000C4696" w:rsidRDefault="009B4E56" w:rsidP="0091100B">
      <w:pPr>
        <w:pStyle w:val="Heading2"/>
        <w:rPr>
          <w:noProof w:val="0"/>
        </w:rPr>
      </w:pPr>
      <w:bookmarkStart w:id="17" w:name="_Toc168478690"/>
      <w:r w:rsidRPr="000C4696">
        <w:rPr>
          <w:noProof w:val="0"/>
        </w:rPr>
        <w:t>Hệ thức truy hồi tuyến tính thuần nhất b</w:t>
      </w:r>
      <w:r w:rsidR="00E358CB" w:rsidRPr="000C4696">
        <w:rPr>
          <w:noProof w:val="0"/>
        </w:rPr>
        <w:t>ậ</w:t>
      </w:r>
      <w:r w:rsidRPr="000C4696">
        <w:rPr>
          <w:noProof w:val="0"/>
        </w:rPr>
        <w:t>c 2 với hệ số hằng:</w:t>
      </w:r>
      <w:bookmarkEnd w:id="17"/>
    </w:p>
    <w:p w14:paraId="4D63D0B3" w14:textId="3B5AC3EA" w:rsidR="0044696C" w:rsidRPr="000C4696" w:rsidRDefault="00E358CB" w:rsidP="00C63C6D">
      <w:pPr>
        <w:pStyle w:val="Nidungvnbn"/>
        <w:rPr>
          <w:rFonts w:eastAsiaTheme="minorEastAsia"/>
        </w:rPr>
      </w:pPr>
      <w:r w:rsidRPr="000C4696">
        <w:t xml:space="preserve">Tìm số hạng tổng quát của </w:t>
      </w:r>
      <m:oMath>
        <m:sSub>
          <m:sSubPr>
            <m:ctrlPr>
              <w:rPr>
                <w:rFonts w:ascii="Cambria Math" w:hAnsi="Cambria Math"/>
              </w:rPr>
            </m:ctrlPr>
          </m:sSubPr>
          <m:e>
            <m:r>
              <w:rPr>
                <w:rFonts w:ascii="Cambria Math" w:hAnsi="Cambria Math"/>
              </w:rPr>
              <m:t>a</m:t>
            </m:r>
          </m:e>
          <m:sub>
            <m:r>
              <w:rPr>
                <w:rFonts w:ascii="Cambria Math" w:hAnsi="Cambria Math"/>
              </w:rPr>
              <m:t>n</m:t>
            </m:r>
          </m:sub>
        </m:sSub>
        <m:r>
          <m:rPr>
            <m:sty m:val="p"/>
          </m:rPr>
          <w:rPr>
            <w:rFonts w:ascii="Cambria Math" w:hAnsi="Cambria Math"/>
          </w:rPr>
          <m:t>=8.</m:t>
        </m:r>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-1</m:t>
            </m:r>
          </m:sub>
        </m:sSub>
        <m:r>
          <m:rPr>
            <m:sty m:val="p"/>
          </m:rPr>
          <w:rPr>
            <w:rFonts w:ascii="Cambria Math" w:hAnsi="Cambria Math"/>
          </w:rPr>
          <m:t>-15.</m:t>
        </m:r>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-2</m:t>
            </m:r>
          </m:sub>
        </m:sSub>
      </m:oMath>
      <w:r w:rsidR="002E3EEB" w:rsidRPr="000C4696">
        <w:rPr>
          <w:rFonts w:eastAsiaTheme="minorEastAsia"/>
        </w:rPr>
        <w:t xml:space="preserve"> v</w:t>
      </w:r>
      <w:r w:rsidR="00B31168" w:rsidRPr="000C4696">
        <w:rPr>
          <w:rFonts w:eastAsiaTheme="minorEastAsia"/>
        </w:rPr>
        <w:t>ới</w:t>
      </w:r>
      <w:r w:rsidR="002E3EEB" w:rsidRPr="000C4696">
        <w:rPr>
          <w:rFonts w:eastAsiaTheme="minorEastAsia"/>
        </w:rPr>
        <w:t>:</w:t>
      </w:r>
      <w:r w:rsidR="0044696C" w:rsidRPr="000C4696">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=5</m:t>
        </m:r>
      </m:oMath>
      <w:r w:rsidR="004035D3" w:rsidRPr="000C4696">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r>
          <w:rPr>
            <w:rFonts w:ascii="Cambria Math" w:hAnsi="Cambria Math"/>
          </w:rPr>
          <m:t>m</m:t>
        </m:r>
      </m:oMath>
      <w:r w:rsidR="0044696C" w:rsidRPr="000C4696">
        <w:rPr>
          <w:rFonts w:eastAsiaTheme="minorEastAsia"/>
        </w:rPr>
        <w:t>.</w:t>
      </w:r>
    </w:p>
    <w:p w14:paraId="6E5E56D4" w14:textId="0B2C9324" w:rsidR="00E358CB" w:rsidRPr="000C4696" w:rsidRDefault="00C63C6D" w:rsidP="00C63C6D">
      <w:pPr>
        <w:pStyle w:val="Nidungvnbn"/>
        <w:ind w:firstLine="0"/>
      </w:pPr>
      <w:r w:rsidRPr="000C4696">
        <w:t xml:space="preserve">(Với </w:t>
      </w:r>
      <w:r w:rsidR="00F55BBC" w:rsidRPr="000C4696">
        <w:t xml:space="preserve">m là 2 số cuối của MSSV nhỏ nhất trong nhóm là 52200033 thì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=m=33</m:t>
        </m:r>
      </m:oMath>
      <w:r w:rsidRPr="000C4696">
        <w:t>)</w:t>
      </w:r>
    </w:p>
    <w:p w14:paraId="40C3D818" w14:textId="623FCCF2" w:rsidR="00CB3BF6" w:rsidRPr="000C4696" w:rsidRDefault="00CB3BF6" w:rsidP="00CB3BF6">
      <w:pPr>
        <w:pStyle w:val="Nidungvnbn"/>
        <w:ind w:firstLine="0"/>
        <w:jc w:val="center"/>
        <w:rPr>
          <w:b/>
        </w:rPr>
      </w:pPr>
      <w:r w:rsidRPr="000C4696">
        <w:rPr>
          <w:b/>
        </w:rPr>
        <w:t>Giải:</w:t>
      </w:r>
    </w:p>
    <w:p w14:paraId="3B0A8FDE" w14:textId="76A7010D" w:rsidR="00CB3BF6" w:rsidRPr="000C4696" w:rsidRDefault="00B267A1" w:rsidP="001B7562">
      <w:pPr>
        <w:pStyle w:val="Nidungvnbn"/>
      </w:pPr>
      <w:r w:rsidRPr="000C4696">
        <w:t xml:space="preserve">Chuỗi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oMath>
      <w:r w:rsidRPr="000C4696">
        <w:t xml:space="preserve"> thoả mãn giả thuyết của hệ thức truy hồi tuyến tính thuần nhất bậc 2 với hệ số hằng</w:t>
      </w:r>
      <w:r w:rsidR="001B7562" w:rsidRPr="000C4696">
        <w:t>:</w:t>
      </w:r>
      <w:r w:rsidRPr="000C4696">
        <w:t xml:space="preserve"> </w:t>
      </w:r>
      <m:oMath>
        <m:r>
          <m:rPr>
            <m:sty m:val="b"/>
          </m:rPr>
          <w:rPr>
            <w:rFonts w:ascii="Cambria Math" w:hAnsi="Cambria Math"/>
          </w:rPr>
          <m:t>A=8</m:t>
        </m:r>
        <m:r>
          <w:rPr>
            <w:rFonts w:ascii="Cambria Math" w:hAnsi="Cambria Math"/>
          </w:rPr>
          <m:t xml:space="preserve"> </m:t>
        </m:r>
      </m:oMath>
      <w:r w:rsidRPr="000C4696">
        <w:t>và</w:t>
      </w:r>
      <w:r w:rsidRPr="000C4696">
        <w:rPr>
          <w:b/>
        </w:rPr>
        <w:t xml:space="preserve"> </w:t>
      </w:r>
      <m:oMath>
        <m:r>
          <m:rPr>
            <m:sty m:val="b"/>
          </m:rPr>
          <w:rPr>
            <w:rFonts w:ascii="Cambria Math" w:hAnsi="Cambria Math"/>
          </w:rPr>
          <m:t>B=-15</m:t>
        </m:r>
      </m:oMath>
      <w:r w:rsidRPr="000C4696">
        <w:t xml:space="preserve">. Khi đó, phương trình đặc trưng của chuỗi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oMath>
      <w:r w:rsidR="003E0EEB" w:rsidRPr="000C4696">
        <w:t xml:space="preserve"> là:</w:t>
      </w:r>
    </w:p>
    <w:p w14:paraId="623CDC92" w14:textId="003904E2" w:rsidR="00E8235C" w:rsidRPr="000C4696" w:rsidRDefault="00882050" w:rsidP="00E8235C">
      <w:pPr>
        <w:pStyle w:val="Nidungvnbn"/>
        <w:ind w:firstLine="0"/>
        <w:rPr>
          <w:rFonts w:eastAsiaTheme="minorEastAsia"/>
          <w:oMath/>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-8t+15=0  (1)</m:t>
          </m:r>
        </m:oMath>
      </m:oMathPara>
    </w:p>
    <w:p w14:paraId="5D9B320A" w14:textId="7ADF45F7" w:rsidR="00DE36B0" w:rsidRPr="000C4696" w:rsidRDefault="00DE36B0" w:rsidP="00B91079">
      <w:pPr>
        <w:pStyle w:val="Nidungvnbn"/>
        <w:numPr>
          <w:ilvl w:val="0"/>
          <w:numId w:val="2"/>
        </w:numPr>
        <w:ind w:left="851" w:hanging="284"/>
      </w:pPr>
      <w:r w:rsidRPr="000C4696">
        <w:t>Trong đó:</w:t>
      </w:r>
    </w:p>
    <w:p w14:paraId="3228D0B7" w14:textId="64AE0617" w:rsidR="00DE36B0" w:rsidRPr="000C4696" w:rsidRDefault="00010A72" w:rsidP="00B91079">
      <w:pPr>
        <w:pStyle w:val="Nidungvnbn"/>
        <w:numPr>
          <w:ilvl w:val="1"/>
          <w:numId w:val="2"/>
        </w:numPr>
        <w:rPr>
          <w:i/>
        </w:rPr>
      </w:pPr>
      <m:oMath>
        <m:r>
          <w:rPr>
            <w:rFonts w:ascii="Cambria Math" w:hAnsi="Cambria Math"/>
          </w:rPr>
          <m:t>a=1</m:t>
        </m:r>
      </m:oMath>
    </w:p>
    <w:p w14:paraId="384AE112" w14:textId="05DD156D" w:rsidR="00DE36B0" w:rsidRPr="000C4696" w:rsidRDefault="00010A72" w:rsidP="00B91079">
      <w:pPr>
        <w:pStyle w:val="Nidungvnbn"/>
        <w:numPr>
          <w:ilvl w:val="1"/>
          <w:numId w:val="2"/>
        </w:numPr>
        <w:rPr>
          <w:i/>
        </w:rPr>
      </w:pPr>
      <m:oMath>
        <m:r>
          <w:rPr>
            <w:rFonts w:ascii="Cambria Math" w:hAnsi="Cambria Math"/>
          </w:rPr>
          <m:t>b=- 8</m:t>
        </m:r>
      </m:oMath>
    </w:p>
    <w:p w14:paraId="2633D421" w14:textId="1ABB2DE6" w:rsidR="00DE36B0" w:rsidRPr="000C4696" w:rsidRDefault="000801F3" w:rsidP="00B91079">
      <w:pPr>
        <w:pStyle w:val="Nidungvnbn"/>
        <w:numPr>
          <w:ilvl w:val="1"/>
          <w:numId w:val="2"/>
        </w:numPr>
        <w:rPr>
          <w:i/>
        </w:rPr>
      </w:pPr>
      <m:oMath>
        <m:r>
          <w:rPr>
            <w:rFonts w:ascii="Cambria Math" w:hAnsi="Cambria Math"/>
          </w:rPr>
          <m:t>c=15</m:t>
        </m:r>
      </m:oMath>
    </w:p>
    <w:p w14:paraId="4F27660E" w14:textId="659D19E1" w:rsidR="00807AFE" w:rsidRPr="000C4696" w:rsidRDefault="00347BAC" w:rsidP="00B91079">
      <w:pPr>
        <w:pStyle w:val="Nidungvnbn"/>
        <w:numPr>
          <w:ilvl w:val="0"/>
          <w:numId w:val="2"/>
        </w:numPr>
        <w:ind w:left="851" w:hanging="284"/>
        <w:rPr>
          <w:rFonts w:eastAsiaTheme="minorEastAsia"/>
          <w:bCs/>
        </w:rPr>
      </w:pPr>
      <w:r w:rsidRPr="000C4696">
        <w:rPr>
          <w:rFonts w:eastAsiaTheme="minorEastAsia"/>
          <w:bCs/>
        </w:rPr>
        <w:t xml:space="preserve">Theo (1), ta có: </w:t>
      </w:r>
      <m:oMath>
        <m:r>
          <w:rPr>
            <w:rFonts w:ascii="Cambria Math" w:eastAsiaTheme="minorEastAsia" w:hAnsi="Cambria Math"/>
          </w:rPr>
          <m:t xml:space="preserve">∆ = </m:t>
        </m:r>
        <m:sSup>
          <m:sSupPr>
            <m:ctrlPr>
              <w:rPr>
                <w:rFonts w:ascii="Cambria Math" w:eastAsiaTheme="minorEastAsia" w:hAnsi="Cambria Math"/>
                <w:bCs/>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r>
          <m:rPr>
            <m:sty m:val="p"/>
          </m:rPr>
          <w:rPr>
            <w:rFonts w:ascii="Cambria Math" w:eastAsiaTheme="minorEastAsia" w:hAnsi="Cambria Math"/>
          </w:rPr>
          <m:t xml:space="preserve">= </m:t>
        </m:r>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-8</m:t>
                </m:r>
              </m:e>
            </m:d>
          </m:e>
          <m:sup>
            <m:r>
              <w:rPr>
                <w:rFonts w:ascii="Cambria Math" w:eastAsiaTheme="minorEastAsia" w:hAnsi="Cambria Math"/>
              </w:rPr>
              <m:t>2</m:t>
            </m:r>
          </m:sup>
        </m:sSup>
        <m:r>
          <w:rPr>
            <w:rFonts w:ascii="Cambria Math" w:eastAsiaTheme="minorEastAsia" w:hAnsi="Cambria Math"/>
          </w:rPr>
          <m:t>-4.1.15=4&gt;0</m:t>
        </m:r>
      </m:oMath>
      <w:r w:rsidR="00D12EC3" w:rsidRPr="000C4696">
        <w:rPr>
          <w:rFonts w:eastAsiaTheme="minorEastAsia"/>
          <w:bCs/>
        </w:rPr>
        <w:t>.</w:t>
      </w:r>
      <w:r w:rsidR="00FC419E" w:rsidRPr="000C4696">
        <w:rPr>
          <w:rFonts w:eastAsiaTheme="minorEastAsia"/>
          <w:bCs/>
        </w:rPr>
        <w:t xml:space="preserve">Với </w:t>
      </w:r>
      <m:oMath>
        <m:r>
          <w:rPr>
            <w:rFonts w:ascii="Cambria Math" w:eastAsiaTheme="minorEastAsia" w:hAnsi="Cambria Math"/>
          </w:rPr>
          <m:t>∆ &gt; 0</m:t>
        </m:r>
      </m:oMath>
      <w:r w:rsidR="00D12EC3" w:rsidRPr="000C4696">
        <w:rPr>
          <w:rFonts w:eastAsiaTheme="minorEastAsia"/>
          <w:bCs/>
        </w:rPr>
        <w:t>,</w:t>
      </w:r>
      <w:r w:rsidR="00FC419E" w:rsidRPr="000C4696">
        <w:rPr>
          <w:rFonts w:eastAsiaTheme="minorEastAsia"/>
          <w:bCs/>
        </w:rPr>
        <w:t xml:space="preserve"> </w:t>
      </w:r>
      <w:r w:rsidR="006E36AC" w:rsidRPr="000C4696">
        <w:rPr>
          <w:rFonts w:eastAsiaTheme="minorEastAsia"/>
          <w:bCs/>
        </w:rPr>
        <w:t>phương trình có 2</w:t>
      </w:r>
      <w:r w:rsidR="00D12EC3" w:rsidRPr="000C4696">
        <w:rPr>
          <w:rFonts w:eastAsiaTheme="minorEastAsia"/>
          <w:bCs/>
        </w:rPr>
        <w:t xml:space="preserve"> nghiệm</w:t>
      </w:r>
      <w:r w:rsidR="00FC419E" w:rsidRPr="000C4696">
        <w:rPr>
          <w:rFonts w:eastAsiaTheme="minorEastAsia"/>
          <w:bCs/>
        </w:rPr>
        <w:t xml:space="preserve"> </w:t>
      </w:r>
      <w:r w:rsidR="006E36AC" w:rsidRPr="000C4696">
        <w:rPr>
          <w:rFonts w:eastAsiaTheme="minorEastAsia"/>
          <w:bCs/>
        </w:rPr>
        <w:t>phân biệt thoả mãn</w:t>
      </w:r>
      <w:r w:rsidR="00FC419E" w:rsidRPr="000C4696">
        <w:rPr>
          <w:rFonts w:eastAsiaTheme="minorEastAsia"/>
          <w:bCs/>
        </w:rPr>
        <w:t xml:space="preserve"> phương trình đặc trưng (1) là</w:t>
      </w:r>
      <w:r w:rsidR="00604F26" w:rsidRPr="000C4696">
        <w:rPr>
          <w:rFonts w:eastAsiaTheme="minorEastAsia"/>
          <w:bCs/>
        </w:rPr>
        <w:t xml:space="preserve">: </w:t>
      </w:r>
      <w:r w:rsidR="00A552C2" w:rsidRPr="000C4696">
        <w:rPr>
          <w:rFonts w:eastAsiaTheme="minorEastAsia"/>
          <w:bCs/>
        </w:rPr>
        <w:t xml:space="preserve"> </w:t>
      </w:r>
    </w:p>
    <w:p w14:paraId="590F6EA1" w14:textId="1EF82023" w:rsidR="00971E60" w:rsidRPr="000C4696" w:rsidRDefault="000128D1" w:rsidP="00971E60">
      <w:pPr>
        <w:pStyle w:val="Nidungvnbn"/>
        <w:ind w:firstLine="0"/>
        <w:rPr>
          <w:rFonts w:eastAsiaTheme="minorEastAsia"/>
          <w:oMath/>
        </w:rPr>
      </w:pPr>
      <m:oMathPara>
        <m:oMath>
          <m:r>
            <w:rPr>
              <w:rFonts w:ascii="Cambria Math" w:eastAsiaTheme="minorEastAsia" w:hAnsi="Cambria Math"/>
            </w:rPr>
            <m:t xml:space="preserve">t= </m:t>
          </m:r>
          <m:f>
            <m:fPr>
              <m:ctrlPr>
                <w:rPr>
                  <w:rFonts w:ascii="Cambria Math" w:eastAsiaTheme="minorEastAsia" w:hAnsi="Cambria Math"/>
                  <w:bCs/>
                  <w:i/>
                </w:rPr>
              </m:ctrlPr>
            </m:fPr>
            <m:num>
              <m:r>
                <w:rPr>
                  <w:rFonts w:ascii="Cambria Math" w:eastAsiaTheme="minorEastAsia" w:hAnsi="Cambria Math"/>
                </w:rPr>
                <m:t>-b ± √∆</m:t>
              </m:r>
            </m:num>
            <m:den>
              <m:r>
                <w:rPr>
                  <w:rFonts w:ascii="Cambria Math" w:eastAsiaTheme="minorEastAsia" w:hAnsi="Cambria Math"/>
                </w:rPr>
                <m:t>2a</m:t>
              </m:r>
            </m:den>
          </m:f>
          <m:r>
            <w:rPr>
              <w:rFonts w:ascii="Cambria Math" w:eastAsiaTheme="minorEastAsia" w:hAnsi="Cambria Math"/>
            </w:rPr>
            <m:t xml:space="preserve"> </m:t>
          </m:r>
          <m:d>
            <m:dPr>
              <m:begChr m:val="{"/>
              <m:endChr m:val=""/>
              <m:ctrlPr>
                <w:rPr>
                  <w:rFonts w:ascii="Cambria Math" w:eastAsiaTheme="minorEastAsia" w:hAnsi="Cambria Math"/>
                  <w:bCs/>
                  <w:i/>
                </w:rPr>
              </m:ctrlPr>
            </m:dPr>
            <m:e>
              <m:eqArr>
                <m:eqArrPr>
                  <m:ctrlPr>
                    <w:rPr>
                      <w:rFonts w:ascii="Cambria Math" w:eastAsiaTheme="minorEastAsia" w:hAnsi="Cambria Math"/>
                      <w:bCs/>
                      <w:i/>
                    </w:rPr>
                  </m:ctrlPr>
                </m:eqArrPr>
                <m:e>
                  <m:r>
                    <w:rPr>
                      <w:rFonts w:ascii="Cambria Math" w:eastAsiaTheme="minorEastAsia" w:hAnsi="Cambria Math"/>
                    </w:rPr>
                    <m:t xml:space="preserve"> </m:t>
                  </m:r>
                  <m:sSub>
                    <m:sSubPr>
                      <m:ctrlPr>
                        <w:rPr>
                          <w:rFonts w:ascii="Cambria Math" w:eastAsiaTheme="minorEastAsia" w:hAnsi="Cambria Math"/>
                          <w:bCs/>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bCs/>
                          <w:i/>
                        </w:rPr>
                      </m:ctrlPr>
                    </m:fPr>
                    <m:num>
                      <m:r>
                        <w:rPr>
                          <w:rFonts w:ascii="Cambria Math" w:eastAsiaTheme="minorEastAsia" w:hAnsi="Cambria Math"/>
                        </w:rPr>
                        <m:t>-b+ √∆</m:t>
                      </m:r>
                    </m:num>
                    <m:den>
                      <m:r>
                        <w:rPr>
                          <w:rFonts w:ascii="Cambria Math" w:eastAsiaTheme="minorEastAsia" w:hAnsi="Cambria Math"/>
                        </w:rPr>
                        <m:t>2a</m:t>
                      </m:r>
                    </m:den>
                  </m:f>
                  <m:r>
                    <w:rPr>
                      <w:rFonts w:ascii="Cambria Math" w:eastAsiaTheme="minorEastAsia" w:hAnsi="Cambria Math"/>
                    </w:rPr>
                    <m:t xml:space="preserve">=  </m:t>
                  </m:r>
                  <m:f>
                    <m:fPr>
                      <m:ctrlPr>
                        <w:rPr>
                          <w:rFonts w:ascii="Cambria Math" w:eastAsiaTheme="minorEastAsia" w:hAnsi="Cambria Math"/>
                          <w:bCs/>
                          <w:i/>
                        </w:rPr>
                      </m:ctrlPr>
                    </m:fPr>
                    <m:num>
                      <m:r>
                        <w:rPr>
                          <w:rFonts w:ascii="Cambria Math" w:eastAsiaTheme="minorEastAsia" w:hAnsi="Cambria Math"/>
                        </w:rPr>
                        <m:t>8+ √4</m:t>
                      </m:r>
                    </m:num>
                    <m:den>
                      <m:r>
                        <w:rPr>
                          <w:rFonts w:ascii="Cambria Math" w:eastAsiaTheme="minorEastAsia" w:hAnsi="Cambria Math"/>
                        </w:rPr>
                        <m:t>2</m:t>
                      </m:r>
                    </m:den>
                  </m:f>
                  <m:r>
                    <w:rPr>
                      <w:rFonts w:ascii="Cambria Math" w:eastAsiaTheme="minorEastAsia" w:hAnsi="Cambria Math"/>
                    </w:rPr>
                    <m:t xml:space="preserve">=5 </m:t>
                  </m:r>
                </m:e>
                <m:e>
                  <m:r>
                    <w:rPr>
                      <w:rFonts w:ascii="Cambria Math" w:eastAsiaTheme="minorEastAsia" w:hAnsi="Cambria Math"/>
                    </w:rPr>
                    <m:t xml:space="preserve"> </m:t>
                  </m:r>
                  <m:sSub>
                    <m:sSubPr>
                      <m:ctrlPr>
                        <w:rPr>
                          <w:rFonts w:ascii="Cambria Math" w:eastAsiaTheme="minorEastAsia" w:hAnsi="Cambria Math"/>
                          <w:bCs/>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bCs/>
                          <w:i/>
                        </w:rPr>
                      </m:ctrlPr>
                    </m:fPr>
                    <m:num>
                      <m:r>
                        <w:rPr>
                          <w:rFonts w:ascii="Cambria Math" w:eastAsiaTheme="minorEastAsia" w:hAnsi="Cambria Math"/>
                        </w:rPr>
                        <m:t>-b-√∆</m:t>
                      </m:r>
                    </m:num>
                    <m:den>
                      <m:r>
                        <w:rPr>
                          <w:rFonts w:ascii="Cambria Math" w:eastAsiaTheme="minorEastAsia" w:hAnsi="Cambria Math"/>
                        </w:rPr>
                        <m:t>2a</m:t>
                      </m:r>
                    </m:den>
                  </m:f>
                  <m:r>
                    <w:rPr>
                      <w:rFonts w:ascii="Cambria Math" w:eastAsiaTheme="minorEastAsia" w:hAnsi="Cambria Math"/>
                    </w:rPr>
                    <m:t xml:space="preserve">= </m:t>
                  </m:r>
                  <m:f>
                    <m:fPr>
                      <m:ctrlPr>
                        <w:rPr>
                          <w:rFonts w:ascii="Cambria Math" w:eastAsiaTheme="minorEastAsia" w:hAnsi="Cambria Math"/>
                          <w:bCs/>
                          <w:i/>
                        </w:rPr>
                      </m:ctrlPr>
                    </m:fPr>
                    <m:num>
                      <m:r>
                        <w:rPr>
                          <w:rFonts w:ascii="Cambria Math" w:eastAsiaTheme="minorEastAsia" w:hAnsi="Cambria Math"/>
                        </w:rPr>
                        <m:t>8-√4</m:t>
                      </m:r>
                    </m:num>
                    <m:den>
                      <m:r>
                        <w:rPr>
                          <w:rFonts w:ascii="Cambria Math" w:eastAsiaTheme="minorEastAsia" w:hAnsi="Cambria Math"/>
                        </w:rPr>
                        <m:t>2</m:t>
                      </m:r>
                    </m:den>
                  </m:f>
                  <m:r>
                    <w:rPr>
                      <w:rFonts w:ascii="Cambria Math" w:eastAsiaTheme="minorEastAsia" w:hAnsi="Cambria Math"/>
                    </w:rPr>
                    <m:t>=3</m:t>
                  </m:r>
                </m:e>
              </m:eqArr>
            </m:e>
          </m:d>
          <m:r>
            <w:rPr>
              <w:rFonts w:ascii="Cambria Math" w:eastAsiaTheme="minorEastAsia" w:hAnsi="Cambria Math"/>
            </w:rPr>
            <m:t xml:space="preserve">     (2)</m:t>
          </m:r>
        </m:oMath>
      </m:oMathPara>
    </w:p>
    <w:p w14:paraId="6229DB93" w14:textId="3439FDD6" w:rsidR="0020782F" w:rsidRPr="000C4696" w:rsidRDefault="00F44A6E" w:rsidP="00B91079">
      <w:pPr>
        <w:pStyle w:val="Nidungvnbn"/>
        <w:numPr>
          <w:ilvl w:val="0"/>
          <w:numId w:val="2"/>
        </w:numPr>
        <w:ind w:left="851" w:hanging="284"/>
        <w:rPr>
          <w:rFonts w:eastAsiaTheme="minorEastAsia"/>
          <w:bCs/>
        </w:rPr>
      </w:pPr>
      <w:r w:rsidRPr="000C4696">
        <w:rPr>
          <w:rFonts w:eastAsiaTheme="minorEastAsia"/>
          <w:bCs/>
        </w:rPr>
        <w:t xml:space="preserve">Khi đó 2 nghiệm này thoả mãn </w:t>
      </w:r>
      <w:r w:rsidR="00DE7298" w:rsidRPr="000C4696">
        <w:rPr>
          <w:rFonts w:eastAsiaTheme="minorEastAsia"/>
          <w:bCs/>
        </w:rPr>
        <w:t>phương trình</w:t>
      </w:r>
      <w:r w:rsidR="0005307F" w:rsidRPr="000C4696">
        <w:rPr>
          <w:rFonts w:eastAsiaTheme="minorEastAsia"/>
          <w:bCs/>
        </w:rPr>
        <w:t xml:space="preserve"> nghiệm tổng quát là:</w:t>
      </w:r>
    </w:p>
    <w:p w14:paraId="35F2947B" w14:textId="076ADA66" w:rsidR="00866125" w:rsidRPr="000C4696" w:rsidRDefault="00882050" w:rsidP="004A2F69">
      <w:pPr>
        <w:pStyle w:val="Nidungvnbn"/>
        <w:ind w:firstLine="0"/>
        <w:jc w:val="center"/>
        <w:rPr>
          <w:rFonts w:eastAsiaTheme="minorEastAsia"/>
          <w:oMath/>
        </w:rPr>
      </w:pPr>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n</m:t>
            </m:r>
          </m:sub>
        </m:sSub>
        <m:r>
          <m:rPr>
            <m:sty m:val="p"/>
          </m:rPr>
          <w:rPr>
            <w:rFonts w:ascii="Cambria Math" w:hAnsi="Cambria Math"/>
          </w:rPr>
          <m:t>=C</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e>
            </m:d>
          </m:e>
          <m:sup>
            <m:r>
              <m:rPr>
                <m:sty m:val="p"/>
              </m:rPr>
              <w:rPr>
                <w:rFonts w:ascii="Cambria Math" w:hAnsi="Cambria Math"/>
              </w:rPr>
              <m:t>n</m:t>
            </m:r>
          </m:sup>
        </m:sSup>
        <m:r>
          <m:rPr>
            <m:sty m:val="p"/>
          </m:rPr>
          <w:rPr>
            <w:rFonts w:ascii="Cambria Math" w:hAnsi="Cambria Math"/>
          </w:rPr>
          <m:t>+D</m:t>
        </m:r>
        <m:sSup>
          <m:sSupPr>
            <m:ctrlPr>
              <w:rPr>
                <w:rFonts w:ascii="Cambria Math" w:hAnsi="Cambria Math"/>
                <w:iCs/>
              </w:rPr>
            </m:ctrlPr>
          </m:sSupPr>
          <m:e>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n</m:t>
            </m:r>
          </m:sup>
        </m:sSup>
        <m:r>
          <m:rPr>
            <m:sty m:val="p"/>
          </m:rPr>
          <w:rPr>
            <w:rFonts w:ascii="Cambria Math" w:hAnsi="Cambria Math"/>
          </w:rPr>
          <m:t>=C</m:t>
        </m:r>
        <m:sSup>
          <m:sSupPr>
            <m:ctrlPr>
              <w:rPr>
                <w:rFonts w:ascii="Cambria Math" w:hAnsi="Cambria Math"/>
                <w:iCs/>
              </w:rPr>
            </m:ctrlPr>
          </m:sSupPr>
          <m:e>
            <m:d>
              <m:dPr>
                <m:ctrlPr>
                  <w:rPr>
                    <w:rFonts w:ascii="Cambria Math" w:hAnsi="Cambria Math"/>
                    <w:iCs/>
                  </w:rPr>
                </m:ctrlPr>
              </m:dPr>
              <m:e>
                <m:r>
                  <m:rPr>
                    <m:sty m:val="p"/>
                  </m:rPr>
                  <w:rPr>
                    <w:rFonts w:ascii="Cambria Math" w:hAnsi="Cambria Math"/>
                  </w:rPr>
                  <m:t>5</m:t>
                </m:r>
              </m:e>
            </m:d>
          </m:e>
          <m:sup>
            <m:r>
              <m:rPr>
                <m:sty m:val="p"/>
              </m:rPr>
              <w:rPr>
                <w:rFonts w:ascii="Cambria Math" w:hAnsi="Cambria Math"/>
              </w:rPr>
              <m:t>n</m:t>
            </m:r>
          </m:sup>
        </m:sSup>
        <m:r>
          <m:rPr>
            <m:sty m:val="p"/>
          </m:rPr>
          <w:rPr>
            <w:rFonts w:ascii="Cambria Math" w:hAnsi="Cambria Math"/>
          </w:rPr>
          <m:t>+D</m:t>
        </m:r>
        <m:sSup>
          <m:sSupPr>
            <m:ctrlPr>
              <w:rPr>
                <w:rFonts w:ascii="Cambria Math" w:hAnsi="Cambria Math"/>
                <w:iCs/>
              </w:rPr>
            </m:ctrlPr>
          </m:sSupPr>
          <m:e>
            <m:r>
              <m:rPr>
                <m:sty m:val="p"/>
              </m:rPr>
              <w:rPr>
                <w:rFonts w:ascii="Cambria Math" w:hAnsi="Cambria Math"/>
              </w:rPr>
              <m:t>(3)</m:t>
            </m:r>
          </m:e>
          <m:sup>
            <m:r>
              <m:rPr>
                <m:sty m:val="p"/>
              </m:rPr>
              <w:rPr>
                <w:rFonts w:ascii="Cambria Math" w:hAnsi="Cambria Math"/>
              </w:rPr>
              <m:t>n</m:t>
            </m:r>
          </m:sup>
        </m:sSup>
      </m:oMath>
      <w:r w:rsidR="004A2F69" w:rsidRPr="000C4696">
        <w:rPr>
          <w:rFonts w:eastAsiaTheme="minorEastAsia"/>
          <w:iCs/>
        </w:rPr>
        <w:t xml:space="preserve">   (3)</w:t>
      </w:r>
    </w:p>
    <w:p w14:paraId="49A0D7A4" w14:textId="3F8793DE" w:rsidR="00011A62" w:rsidRPr="000C4696" w:rsidRDefault="00546337" w:rsidP="00B91079">
      <w:pPr>
        <w:pStyle w:val="Nidungvnbn"/>
        <w:numPr>
          <w:ilvl w:val="0"/>
          <w:numId w:val="2"/>
        </w:numPr>
        <w:ind w:left="851" w:hanging="284"/>
        <w:rPr>
          <w:rFonts w:eastAsiaTheme="minorEastAsia"/>
        </w:rPr>
      </w:pPr>
      <w:r w:rsidRPr="000C4696">
        <w:rPr>
          <w:rFonts w:eastAsiaTheme="minorEastAsia"/>
        </w:rPr>
        <w:t xml:space="preserve">Với </w:t>
      </w:r>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 xml:space="preserve">=5 và </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r>
          <w:rPr>
            <w:rFonts w:ascii="Cambria Math" w:hAnsi="Cambria Math"/>
          </w:rPr>
          <m:t>33</m:t>
        </m:r>
      </m:oMath>
      <w:r w:rsidRPr="000C4696">
        <w:rPr>
          <w:rFonts w:eastAsiaTheme="minorEastAsia"/>
        </w:rPr>
        <w:t>:</w:t>
      </w:r>
    </w:p>
    <w:p w14:paraId="109D8F3E" w14:textId="7F1541B9" w:rsidR="00086BBE" w:rsidRPr="000C4696" w:rsidRDefault="00882050" w:rsidP="00B91079">
      <w:pPr>
        <w:pStyle w:val="Nidungvnbn"/>
        <w:numPr>
          <w:ilvl w:val="1"/>
          <w:numId w:val="2"/>
        </w:numPr>
        <w:rPr>
          <w:rFonts w:ascii="Cambria Math" w:hAnsi="Cambria Math"/>
        </w:rPr>
      </w:pPr>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=C</m:t>
        </m:r>
        <m:sSup>
          <m:sSupPr>
            <m:ctrlPr>
              <w:rPr>
                <w:rFonts w:ascii="Cambria Math" w:hAnsi="Cambria Math"/>
              </w:rPr>
            </m:ctrlPr>
          </m:sSupPr>
          <m:e>
            <m:d>
              <m:dPr>
                <m:ctrlPr>
                  <w:rPr>
                    <w:rFonts w:ascii="Cambria Math" w:hAnsi="Cambria Math"/>
                  </w:rPr>
                </m:ctrlPr>
              </m:dPr>
              <m:e>
                <m:r>
                  <m:rPr>
                    <m:sty m:val="p"/>
                  </m:rPr>
                  <w:rPr>
                    <w:rFonts w:ascii="Cambria Math" w:hAnsi="Cambria Math"/>
                  </w:rPr>
                  <m:t>5</m:t>
                </m:r>
              </m:e>
            </m:d>
          </m:e>
          <m:sup>
            <m:r>
              <m:rPr>
                <m:sty m:val="p"/>
              </m:rPr>
              <w:rPr>
                <w:rFonts w:ascii="Cambria Math" w:hAnsi="Cambria Math"/>
              </w:rPr>
              <m:t>0</m:t>
            </m:r>
          </m:sup>
        </m:sSup>
        <m:r>
          <m:rPr>
            <m:sty m:val="p"/>
          </m:rPr>
          <w:rPr>
            <w:rFonts w:ascii="Cambria Math" w:hAnsi="Cambria Math"/>
          </w:rPr>
          <m:t>+D</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0</m:t>
            </m:r>
          </m:sup>
        </m:sSup>
        <m:r>
          <m:rPr>
            <m:sty m:val="p"/>
          </m:rPr>
          <w:rPr>
            <w:rFonts w:ascii="Cambria Math" w:hAnsi="Cambria Math"/>
          </w:rPr>
          <m:t>=1.C+1.D=C+D=5</m:t>
        </m:r>
      </m:oMath>
      <w:r w:rsidR="00086BBE" w:rsidRPr="000C4696">
        <w:rPr>
          <w:rFonts w:ascii="Cambria Math" w:hAnsi="Cambria Math"/>
        </w:rPr>
        <w:t xml:space="preserve">         (</w:t>
      </w:r>
      <w:r w:rsidR="004A2F69" w:rsidRPr="000C4696">
        <w:rPr>
          <w:rFonts w:ascii="Cambria Math" w:hAnsi="Cambria Math"/>
        </w:rPr>
        <w:t>4</w:t>
      </w:r>
      <w:r w:rsidR="00086BBE" w:rsidRPr="000C4696">
        <w:rPr>
          <w:rFonts w:ascii="Cambria Math" w:hAnsi="Cambria Math"/>
        </w:rPr>
        <w:t>)</w:t>
      </w:r>
    </w:p>
    <w:p w14:paraId="6AB9A0A3" w14:textId="44FCFCF6" w:rsidR="00011A62" w:rsidRPr="000C4696" w:rsidRDefault="00882050" w:rsidP="00B91079">
      <w:pPr>
        <w:pStyle w:val="Nidungvnbn"/>
        <w:numPr>
          <w:ilvl w:val="1"/>
          <w:numId w:val="2"/>
        </w:numPr>
        <w:rPr>
          <w:rFonts w:ascii="Cambria Math" w:hAnsi="Cambria Math"/>
        </w:rPr>
      </w:pPr>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=C</m:t>
        </m:r>
        <m:sSup>
          <m:sSupPr>
            <m:ctrlPr>
              <w:rPr>
                <w:rFonts w:ascii="Cambria Math" w:hAnsi="Cambria Math"/>
              </w:rPr>
            </m:ctrlPr>
          </m:sSupPr>
          <m:e>
            <m:d>
              <m:dPr>
                <m:ctrlPr>
                  <w:rPr>
                    <w:rFonts w:ascii="Cambria Math" w:hAnsi="Cambria Math"/>
                  </w:rPr>
                </m:ctrlPr>
              </m:dPr>
              <m:e>
                <m:r>
                  <m:rPr>
                    <m:sty m:val="p"/>
                  </m:rPr>
                  <w:rPr>
                    <w:rFonts w:ascii="Cambria Math" w:hAnsi="Cambria Math"/>
                  </w:rPr>
                  <m:t>5</m:t>
                </m:r>
              </m:e>
            </m:d>
          </m:e>
          <m:sup>
            <m:r>
              <m:rPr>
                <m:sty m:val="p"/>
              </m:rPr>
              <w:rPr>
                <w:rFonts w:ascii="Cambria Math" w:hAnsi="Cambria Math"/>
              </w:rPr>
              <m:t>1</m:t>
            </m:r>
          </m:sup>
        </m:sSup>
        <m:r>
          <m:rPr>
            <m:sty m:val="p"/>
          </m:rPr>
          <w:rPr>
            <w:rFonts w:ascii="Cambria Math" w:hAnsi="Cambria Math"/>
          </w:rPr>
          <m:t>+D</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1</m:t>
            </m:r>
          </m:sup>
        </m:sSup>
        <m:r>
          <m:rPr>
            <m:sty m:val="p"/>
          </m:rPr>
          <w:rPr>
            <w:rFonts w:ascii="Cambria Math" w:hAnsi="Cambria Math"/>
          </w:rPr>
          <m:t>=5C+3D=33</m:t>
        </m:r>
      </m:oMath>
      <w:r w:rsidR="00086BBE" w:rsidRPr="000C4696">
        <w:rPr>
          <w:rFonts w:ascii="Cambria Math" w:hAnsi="Cambria Math"/>
        </w:rPr>
        <w:t xml:space="preserve">   </w:t>
      </w:r>
      <w:r w:rsidR="00D95989" w:rsidRPr="000C4696">
        <w:rPr>
          <w:rFonts w:ascii="Cambria Math" w:hAnsi="Cambria Math"/>
        </w:rPr>
        <w:t xml:space="preserve">                     </w:t>
      </w:r>
      <w:r w:rsidR="00086BBE" w:rsidRPr="000C4696">
        <w:rPr>
          <w:rFonts w:ascii="Cambria Math" w:hAnsi="Cambria Math"/>
        </w:rPr>
        <w:t xml:space="preserve"> (</w:t>
      </w:r>
      <w:r w:rsidR="004A2F69" w:rsidRPr="000C4696">
        <w:rPr>
          <w:rFonts w:ascii="Cambria Math" w:hAnsi="Cambria Math"/>
        </w:rPr>
        <w:t>5</w:t>
      </w:r>
      <w:r w:rsidR="00086BBE" w:rsidRPr="000C4696">
        <w:rPr>
          <w:rFonts w:ascii="Cambria Math" w:hAnsi="Cambria Math"/>
        </w:rPr>
        <w:t>)</w:t>
      </w:r>
    </w:p>
    <w:p w14:paraId="01C5D167" w14:textId="31A7E77C" w:rsidR="00B00B02" w:rsidRPr="000C4696" w:rsidRDefault="00D95989" w:rsidP="001B7562">
      <w:pPr>
        <w:pStyle w:val="Nidungvnbn"/>
      </w:pPr>
      <w:r w:rsidRPr="000C4696">
        <w:t>Nghiệm của hệ phương trình (</w:t>
      </w:r>
      <w:r w:rsidR="004A2F69" w:rsidRPr="000C4696">
        <w:t>4</w:t>
      </w:r>
      <w:r w:rsidRPr="000C4696">
        <w:t>) và (</w:t>
      </w:r>
      <w:r w:rsidR="004A2F69" w:rsidRPr="000C4696">
        <w:t>5</w:t>
      </w:r>
      <w:r w:rsidRPr="000C4696">
        <w:t>)</w:t>
      </w:r>
      <w:r w:rsidR="004A2F69" w:rsidRPr="000C4696">
        <w:t xml:space="preserve">: </w:t>
      </w:r>
      <w:r w:rsidR="00B00B02" w:rsidRPr="000C4696">
        <w:t xml:space="preserve"> </w:t>
      </w:r>
      <m:oMath>
        <m:r>
          <w:rPr>
            <w:rFonts w:ascii="Cambria Math" w:hAnsi="Cambria Math"/>
          </w:rPr>
          <m:t>C=9  và D=-4</m:t>
        </m:r>
      </m:oMath>
    </w:p>
    <w:p w14:paraId="7D76EBD5" w14:textId="4E3EEE58" w:rsidR="00FE39C4" w:rsidRPr="000C4696" w:rsidRDefault="00567C16" w:rsidP="00B91079">
      <w:pPr>
        <w:pStyle w:val="Nidungvnbn"/>
        <w:numPr>
          <w:ilvl w:val="0"/>
          <w:numId w:val="2"/>
        </w:numPr>
        <w:ind w:left="851" w:hanging="284"/>
        <w:rPr>
          <w:rFonts w:ascii="Cambria Math" w:hAnsi="Cambria Math"/>
          <w:i/>
        </w:rPr>
      </w:pPr>
      <w:r w:rsidRPr="000C4696">
        <w:rPr>
          <w:rFonts w:eastAsiaTheme="minorEastAsia"/>
        </w:rPr>
        <w:t xml:space="preserve">Thay C, D vào phương trình (3): </w:t>
      </w:r>
      <w:r w:rsidR="00A31A20" w:rsidRPr="000C4696">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n</m:t>
            </m:r>
          </m:sup>
        </m:sSup>
        <m:r>
          <w:rPr>
            <w:rFonts w:ascii="Cambria Math" w:hAnsi="Cambria Math"/>
          </w:rPr>
          <m:t>+D</m:t>
        </m:r>
        <m:sSup>
          <m:sSupPr>
            <m:ctrlPr>
              <w:rPr>
                <w:rFonts w:ascii="Cambria Math" w:hAnsi="Cambria Math"/>
                <w:i/>
              </w:rPr>
            </m:ctrlPr>
          </m:sSupPr>
          <m:e>
            <m:r>
              <w:rPr>
                <w:rFonts w:ascii="Cambria Math" w:hAnsi="Cambria Math"/>
              </w:rPr>
              <m:t>(3)</m:t>
            </m:r>
          </m:e>
          <m:sup>
            <m:r>
              <w:rPr>
                <w:rFonts w:ascii="Cambria Math" w:hAnsi="Cambria Math"/>
              </w:rPr>
              <m:t>n</m:t>
            </m:r>
          </m:sup>
        </m:sSup>
      </m:oMath>
    </w:p>
    <w:p w14:paraId="3C1B8511" w14:textId="4A4FC452" w:rsidR="00A31A20" w:rsidRPr="000C4696" w:rsidRDefault="00882050" w:rsidP="00A31A20">
      <w:pPr>
        <w:pStyle w:val="Nidungvnbn"/>
        <w:ind w:left="4364" w:firstLine="676"/>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=9.</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n</m:t>
              </m:r>
            </m:sup>
          </m:sSup>
          <m:r>
            <w:rPr>
              <w:rFonts w:ascii="Cambria Math" w:hAnsi="Cambria Math"/>
            </w:rPr>
            <m:t>+</m:t>
          </m:r>
          <m:d>
            <m:dPr>
              <m:ctrlPr>
                <w:rPr>
                  <w:rFonts w:ascii="Cambria Math" w:hAnsi="Cambria Math"/>
                  <w:i/>
                </w:rPr>
              </m:ctrlPr>
            </m:dPr>
            <m:e>
              <m:r>
                <w:rPr>
                  <w:rFonts w:ascii="Cambria Math" w:hAnsi="Cambria Math"/>
                </w:rPr>
                <m:t>-4</m:t>
              </m:r>
            </m:e>
          </m:d>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n</m:t>
              </m:r>
            </m:sup>
          </m:sSup>
        </m:oMath>
      </m:oMathPara>
    </w:p>
    <w:p w14:paraId="445729B0" w14:textId="1D2DDEB4" w:rsidR="001B7562" w:rsidRPr="000C4696" w:rsidRDefault="001B7562" w:rsidP="001B7562">
      <w:pPr>
        <w:pStyle w:val="Nidungvnbn"/>
        <w:ind w:firstLine="0"/>
        <w:jc w:val="left"/>
        <w:rPr>
          <w:rFonts w:eastAsiaTheme="minorEastAsia" w:cs="Times New Roman"/>
        </w:rPr>
      </w:pPr>
      <w:r w:rsidRPr="000C4696">
        <w:rPr>
          <w:rFonts w:eastAsiaTheme="minorEastAsia" w:cs="Times New Roman"/>
          <w:highlight w:val="yellow"/>
        </w:rPr>
        <w:t xml:space="preserve">Vậy với dãy số </w:t>
      </w:r>
      <m:oMath>
        <m:sSub>
          <m:sSubPr>
            <m:ctrlPr>
              <w:rPr>
                <w:rFonts w:ascii="Cambria Math" w:hAnsi="Cambria Math" w:cs="Times New Roman"/>
                <w:highlight w:val="yellow"/>
              </w:rPr>
            </m:ctrlPr>
          </m:sSubPr>
          <m:e>
            <m:r>
              <m:rPr>
                <m:sty m:val="p"/>
              </m:rPr>
              <w:rPr>
                <w:rFonts w:ascii="Cambria Math" w:hAnsi="Cambria Math" w:cs="Times New Roman"/>
                <w:highlight w:val="yellow"/>
              </w:rPr>
              <m:t>a</m:t>
            </m:r>
          </m:e>
          <m:sub>
            <m:r>
              <m:rPr>
                <m:sty m:val="p"/>
              </m:rPr>
              <w:rPr>
                <w:rFonts w:ascii="Cambria Math" w:hAnsi="Cambria Math" w:cs="Times New Roman"/>
                <w:highlight w:val="yellow"/>
              </w:rPr>
              <m:t>n</m:t>
            </m:r>
          </m:sub>
        </m:sSub>
      </m:oMath>
      <w:r w:rsidRPr="000C4696">
        <w:rPr>
          <w:rFonts w:eastAsiaTheme="minorEastAsia" w:cs="Times New Roman"/>
          <w:highlight w:val="yellow"/>
        </w:rPr>
        <w:t xml:space="preserve"> thì số hạng tổng quát là:  </w:t>
      </w:r>
      <m:oMath>
        <m:sSub>
          <m:sSubPr>
            <m:ctrlPr>
              <w:rPr>
                <w:rFonts w:ascii="Cambria Math" w:hAnsi="Cambria Math" w:cs="Times New Roman"/>
                <w:highlight w:val="yellow"/>
              </w:rPr>
            </m:ctrlPr>
          </m:sSubPr>
          <m:e>
            <m:r>
              <m:rPr>
                <m:sty m:val="p"/>
              </m:rPr>
              <w:rPr>
                <w:rFonts w:ascii="Cambria Math" w:hAnsi="Cambria Math" w:cs="Times New Roman"/>
                <w:highlight w:val="yellow"/>
              </w:rPr>
              <m:t>a</m:t>
            </m:r>
          </m:e>
          <m:sub>
            <m:r>
              <m:rPr>
                <m:sty m:val="p"/>
              </m:rPr>
              <w:rPr>
                <w:rFonts w:ascii="Cambria Math" w:hAnsi="Cambria Math" w:cs="Times New Roman"/>
                <w:highlight w:val="yellow"/>
              </w:rPr>
              <m:t>n</m:t>
            </m:r>
          </m:sub>
        </m:sSub>
        <m:r>
          <m:rPr>
            <m:sty m:val="p"/>
          </m:rPr>
          <w:rPr>
            <w:rFonts w:ascii="Cambria Math" w:hAnsi="Cambria Math" w:cs="Times New Roman"/>
            <w:highlight w:val="yellow"/>
          </w:rPr>
          <m:t>=9.</m:t>
        </m:r>
        <m:sSup>
          <m:sSupPr>
            <m:ctrlPr>
              <w:rPr>
                <w:rFonts w:ascii="Cambria Math" w:hAnsi="Cambria Math" w:cs="Times New Roman"/>
                <w:highlight w:val="yellow"/>
              </w:rPr>
            </m:ctrlPr>
          </m:sSupPr>
          <m:e>
            <m:d>
              <m:dPr>
                <m:ctrlPr>
                  <w:rPr>
                    <w:rFonts w:ascii="Cambria Math" w:hAnsi="Cambria Math" w:cs="Times New Roman"/>
                    <w:highlight w:val="yellow"/>
                  </w:rPr>
                </m:ctrlPr>
              </m:dPr>
              <m:e>
                <m:r>
                  <m:rPr>
                    <m:sty m:val="p"/>
                  </m:rPr>
                  <w:rPr>
                    <w:rFonts w:ascii="Cambria Math" w:hAnsi="Cambria Math" w:cs="Times New Roman"/>
                    <w:highlight w:val="yellow"/>
                  </w:rPr>
                  <m:t>5</m:t>
                </m:r>
              </m:e>
            </m:d>
          </m:e>
          <m:sup>
            <m:r>
              <m:rPr>
                <m:sty m:val="p"/>
              </m:rPr>
              <w:rPr>
                <w:rFonts w:ascii="Cambria Math" w:hAnsi="Cambria Math" w:cs="Times New Roman"/>
                <w:highlight w:val="yellow"/>
              </w:rPr>
              <m:t>n</m:t>
            </m:r>
          </m:sup>
        </m:sSup>
        <m:r>
          <m:rPr>
            <m:sty m:val="p"/>
          </m:rPr>
          <w:rPr>
            <w:rFonts w:ascii="Cambria Math" w:hAnsi="Cambria Math" w:cs="Times New Roman"/>
            <w:highlight w:val="yellow"/>
          </w:rPr>
          <m:t>+</m:t>
        </m:r>
        <m:d>
          <m:dPr>
            <m:ctrlPr>
              <w:rPr>
                <w:rFonts w:ascii="Cambria Math" w:hAnsi="Cambria Math" w:cs="Times New Roman"/>
                <w:highlight w:val="yellow"/>
              </w:rPr>
            </m:ctrlPr>
          </m:dPr>
          <m:e>
            <m:r>
              <m:rPr>
                <m:sty m:val="p"/>
              </m:rPr>
              <w:rPr>
                <w:rFonts w:ascii="Cambria Math" w:hAnsi="Cambria Math" w:cs="Times New Roman"/>
                <w:highlight w:val="yellow"/>
              </w:rPr>
              <m:t>-4</m:t>
            </m:r>
          </m:e>
        </m:d>
        <m:r>
          <m:rPr>
            <m:sty m:val="p"/>
          </m:rPr>
          <w:rPr>
            <w:rFonts w:ascii="Cambria Math" w:hAnsi="Cambria Math" w:cs="Times New Roman"/>
            <w:highlight w:val="yellow"/>
          </w:rPr>
          <m:t>.</m:t>
        </m:r>
        <m:sSup>
          <m:sSupPr>
            <m:ctrlPr>
              <w:rPr>
                <w:rFonts w:ascii="Cambria Math" w:hAnsi="Cambria Math" w:cs="Times New Roman"/>
                <w:highlight w:val="yellow"/>
              </w:rPr>
            </m:ctrlPr>
          </m:sSupPr>
          <m:e>
            <m:r>
              <m:rPr>
                <m:sty m:val="p"/>
              </m:rPr>
              <w:rPr>
                <w:rFonts w:ascii="Cambria Math" w:hAnsi="Cambria Math" w:cs="Times New Roman"/>
                <w:highlight w:val="yellow"/>
              </w:rPr>
              <m:t>(3)</m:t>
            </m:r>
          </m:e>
          <m:sup>
            <m:r>
              <m:rPr>
                <m:sty m:val="p"/>
              </m:rPr>
              <w:rPr>
                <w:rFonts w:ascii="Cambria Math" w:hAnsi="Cambria Math" w:cs="Times New Roman"/>
                <w:highlight w:val="yellow"/>
              </w:rPr>
              <m:t>n</m:t>
            </m:r>
          </m:sup>
        </m:sSup>
      </m:oMath>
    </w:p>
    <w:p w14:paraId="2A029887" w14:textId="5EE72A3D" w:rsidR="001B7562" w:rsidRPr="000C4696" w:rsidRDefault="001B7562" w:rsidP="00FE39C4">
      <w:pPr>
        <w:pStyle w:val="Nidungvnbn"/>
        <w:ind w:firstLine="0"/>
        <w:jc w:val="left"/>
        <w:rPr>
          <w:rFonts w:eastAsiaTheme="minorEastAsia"/>
          <w:i/>
        </w:rPr>
      </w:pPr>
    </w:p>
    <w:p w14:paraId="29BB097D" w14:textId="674E8CD1" w:rsidR="000044BC" w:rsidRPr="000C4696" w:rsidRDefault="00783A23" w:rsidP="0091100B">
      <w:pPr>
        <w:pStyle w:val="Heading1"/>
      </w:pPr>
      <w:bookmarkStart w:id="18" w:name="_Toc168478691"/>
      <w:r w:rsidRPr="000C4696">
        <w:lastRenderedPageBreak/>
        <w:t>SET</w:t>
      </w:r>
      <w:bookmarkEnd w:id="18"/>
    </w:p>
    <w:p w14:paraId="226B228A" w14:textId="77777777" w:rsidR="00394013" w:rsidRPr="000C4696" w:rsidRDefault="00276866" w:rsidP="0091100B">
      <w:pPr>
        <w:pStyle w:val="Heading2"/>
        <w:rPr>
          <w:noProof w:val="0"/>
        </w:rPr>
      </w:pPr>
      <w:bookmarkStart w:id="19" w:name="_Toc168478692"/>
      <w:r w:rsidRPr="000C4696">
        <w:rPr>
          <w:noProof w:val="0"/>
        </w:rPr>
        <w:t>T</w:t>
      </w:r>
      <w:r w:rsidR="00E41063" w:rsidRPr="000C4696">
        <w:rPr>
          <w:noProof w:val="0"/>
        </w:rPr>
        <w:t xml:space="preserve">ạo </w:t>
      </w:r>
      <w:r w:rsidR="00FA5935" w:rsidRPr="000C4696">
        <w:rPr>
          <w:noProof w:val="0"/>
        </w:rPr>
        <w:t>tập c</w:t>
      </w:r>
      <w:r w:rsidR="006E704C" w:rsidRPr="000C4696">
        <w:rPr>
          <w:noProof w:val="0"/>
        </w:rPr>
        <w:t>hứa ký tự từ tên, không phân biệt chữ hoa</w:t>
      </w:r>
      <w:r w:rsidR="00136A2A" w:rsidRPr="000C4696">
        <w:rPr>
          <w:noProof w:val="0"/>
        </w:rPr>
        <w:t xml:space="preserve"> chữ thường và không dấu:</w:t>
      </w:r>
      <w:bookmarkEnd w:id="19"/>
      <w:r w:rsidRPr="000C4696">
        <w:rPr>
          <w:noProof w:val="0"/>
        </w:rPr>
        <w:t xml:space="preserve"> </w:t>
      </w:r>
    </w:p>
    <w:p w14:paraId="0318C414" w14:textId="77777777" w:rsidR="002F5449" w:rsidRPr="001D253F" w:rsidRDefault="00E343D5" w:rsidP="001D253F">
      <w:pPr>
        <w:pStyle w:val="Nidungvnbn"/>
        <w:numPr>
          <w:ilvl w:val="0"/>
          <w:numId w:val="2"/>
        </w:numPr>
        <w:ind w:left="851" w:hanging="284"/>
      </w:pPr>
      <w:r w:rsidRPr="000C4696">
        <w:t xml:space="preserve">Tập </w:t>
      </w:r>
      <w:r w:rsidR="0095614E" w:rsidRPr="001D253F">
        <w:t xml:space="preserve">Δ </w:t>
      </w:r>
      <w:r w:rsidR="00ED3F55" w:rsidRPr="001D253F">
        <w:t>ứng với tên “</w:t>
      </w:r>
      <w:r w:rsidR="004106BA" w:rsidRPr="001D253F">
        <w:t>Tôn Đức Thắng”</w:t>
      </w:r>
      <w:r w:rsidR="002A3401" w:rsidRPr="001D253F">
        <w:t>: Δ = {</w:t>
      </w:r>
      <w:r w:rsidR="00014F9F" w:rsidRPr="001D253F">
        <w:t>A, C, D, G, H, N, O, T, U</w:t>
      </w:r>
      <w:r w:rsidR="002A3401" w:rsidRPr="001D253F">
        <w:t>}</w:t>
      </w:r>
    </w:p>
    <w:p w14:paraId="6826F2BA" w14:textId="77777777" w:rsidR="004A3B98" w:rsidRPr="000C4696" w:rsidRDefault="00014F9F" w:rsidP="001D253F">
      <w:pPr>
        <w:pStyle w:val="Nidungvnbn"/>
        <w:numPr>
          <w:ilvl w:val="0"/>
          <w:numId w:val="2"/>
        </w:numPr>
        <w:ind w:left="851" w:hanging="284"/>
        <w:rPr>
          <w:rFonts w:cs="Times New Roman"/>
          <w:color w:val="000000"/>
        </w:rPr>
      </w:pPr>
      <w:r w:rsidRPr="001D253F">
        <w:t>T</w:t>
      </w:r>
      <w:r w:rsidRPr="000C4696">
        <w:rPr>
          <w:rFonts w:cs="Times New Roman"/>
        </w:rPr>
        <w:t xml:space="preserve">ập </w:t>
      </w:r>
      <w:r w:rsidR="0094089B" w:rsidRPr="000C4696">
        <w:rPr>
          <w:rFonts w:cs="Times New Roman"/>
          <w:color w:val="000000"/>
        </w:rPr>
        <w:t>Γ</w:t>
      </w:r>
      <w:r w:rsidRPr="000C4696">
        <w:rPr>
          <w:rFonts w:cs="Times New Roman"/>
          <w:color w:val="000000"/>
        </w:rPr>
        <w:t xml:space="preserve"> ứng với tên “</w:t>
      </w:r>
      <w:r w:rsidR="00325329" w:rsidRPr="000C4696">
        <w:rPr>
          <w:rFonts w:cs="Times New Roman"/>
          <w:color w:val="000000"/>
        </w:rPr>
        <w:t>Lê Công Tuấn</w:t>
      </w:r>
      <w:r w:rsidRPr="000C4696">
        <w:rPr>
          <w:rFonts w:cs="Times New Roman"/>
          <w:color w:val="000000"/>
        </w:rPr>
        <w:t xml:space="preserve">”: </w:t>
      </w:r>
      <w:r w:rsidR="0094089B" w:rsidRPr="000C4696">
        <w:rPr>
          <w:rFonts w:cs="Times New Roman"/>
          <w:color w:val="000000"/>
          <w:highlight w:val="yellow"/>
        </w:rPr>
        <w:t>Γ</w:t>
      </w:r>
      <w:r w:rsidRPr="000C4696">
        <w:rPr>
          <w:rFonts w:cs="Times New Roman"/>
          <w:color w:val="000000"/>
        </w:rPr>
        <w:t xml:space="preserve"> = {</w:t>
      </w:r>
      <w:r w:rsidR="00AE2C97" w:rsidRPr="000C4696">
        <w:rPr>
          <w:rFonts w:cs="Times New Roman"/>
          <w:color w:val="000000"/>
        </w:rPr>
        <w:t>L, E, C, O, N, G, T, U, A</w:t>
      </w:r>
      <w:r w:rsidRPr="000C4696">
        <w:rPr>
          <w:rFonts w:cs="Times New Roman"/>
          <w:color w:val="000000"/>
        </w:rPr>
        <w:t>}</w:t>
      </w:r>
    </w:p>
    <w:p w14:paraId="393AC402" w14:textId="77777777" w:rsidR="00546D2F" w:rsidRPr="000C4696" w:rsidRDefault="004A3B98" w:rsidP="00795D9C">
      <w:pPr>
        <w:pStyle w:val="Nidungvnbn"/>
        <w:ind w:left="3600"/>
        <w:rPr>
          <w:rFonts w:cs="Times New Roman"/>
          <w:color w:val="000000"/>
        </w:rPr>
      </w:pPr>
      <w:r w:rsidRPr="000C4696">
        <w:rPr>
          <w:rFonts w:cs="Times New Roman"/>
          <w:color w:val="000000"/>
        </w:rPr>
        <w:t xml:space="preserve">      = </w:t>
      </w:r>
      <w:r w:rsidRPr="000C4696">
        <w:rPr>
          <w:rFonts w:cs="Times New Roman"/>
          <w:color w:val="000000"/>
          <w:highlight w:val="yellow"/>
        </w:rPr>
        <w:t>{A, C, E, G, L, N, O, T, U}</w:t>
      </w:r>
    </w:p>
    <w:p w14:paraId="1E7E4391" w14:textId="77777777" w:rsidR="009B0590" w:rsidRPr="000C4696" w:rsidRDefault="00795D9C" w:rsidP="009B0590">
      <w:pPr>
        <w:pStyle w:val="Heading2"/>
        <w:rPr>
          <w:rFonts w:cs="Times New Roman"/>
          <w:noProof w:val="0"/>
        </w:rPr>
      </w:pPr>
      <w:bookmarkStart w:id="20" w:name="_Toc168478693"/>
      <w:r w:rsidRPr="000C4696">
        <w:rPr>
          <w:rFonts w:cs="Times New Roman"/>
          <w:noProof w:val="0"/>
        </w:rPr>
        <w:t>Tìm</w:t>
      </w:r>
      <w:r w:rsidR="006677E9" w:rsidRPr="000C4696">
        <w:rPr>
          <w:rFonts w:cs="Times New Roman"/>
          <w:noProof w:val="0"/>
        </w:rPr>
        <w:t xml:space="preserve"> </w:t>
      </w:r>
      <w:r w:rsidRPr="000C4696">
        <w:rPr>
          <w:rFonts w:cs="Times New Roman"/>
          <w:noProof w:val="0"/>
        </w:rPr>
        <w:t>giao</w:t>
      </w:r>
      <w:r w:rsidR="006677E9" w:rsidRPr="000C4696">
        <w:rPr>
          <w:rFonts w:cs="Times New Roman"/>
          <w:noProof w:val="0"/>
        </w:rPr>
        <w:t>, hợp, hiệu không đối xứng, hiệu đối xứng</w:t>
      </w:r>
      <w:r w:rsidRPr="000C4696">
        <w:rPr>
          <w:rFonts w:cs="Times New Roman"/>
          <w:noProof w:val="0"/>
        </w:rPr>
        <w:t xml:space="preserve"> của </w:t>
      </w:r>
      <w:r w:rsidRPr="000C4696">
        <w:rPr>
          <w:rFonts w:cs="Times New Roman"/>
          <w:noProof w:val="0"/>
          <w:color w:val="000000"/>
          <w:sz w:val="26"/>
          <w:szCs w:val="26"/>
        </w:rPr>
        <w:t xml:space="preserve">Γ và </w:t>
      </w:r>
      <w:r w:rsidR="006677E9" w:rsidRPr="000C4696">
        <w:rPr>
          <w:rFonts w:cs="Times New Roman"/>
          <w:noProof w:val="0"/>
        </w:rPr>
        <w:t>Δ:</w:t>
      </w:r>
      <w:bookmarkEnd w:id="20"/>
    </w:p>
    <w:p w14:paraId="6CF2C60C" w14:textId="05B0039B" w:rsidR="0066087C" w:rsidRPr="000C4696" w:rsidRDefault="00A64E0C" w:rsidP="00FF2DAA">
      <w:pPr>
        <w:pStyle w:val="Heading3"/>
      </w:pPr>
      <w:bookmarkStart w:id="21" w:name="_Toc168478694"/>
      <w:r w:rsidRPr="000C4696">
        <w:t>G</w:t>
      </w:r>
      <w:r w:rsidR="00B120F5" w:rsidRPr="000C4696">
        <w:t xml:space="preserve">iao </w:t>
      </w:r>
      <w:r w:rsidR="00CA6CA4" w:rsidRPr="000C4696">
        <w:t>của</w:t>
      </w:r>
      <w:r w:rsidR="00CA6CA4" w:rsidRPr="000C4696">
        <w:rPr>
          <w:color w:val="000000"/>
        </w:rPr>
        <w:t xml:space="preserve"> </w:t>
      </w:r>
      <w:r w:rsidR="00CA6CA4" w:rsidRPr="000C4696">
        <w:rPr>
          <w:color w:val="000000"/>
          <w:sz w:val="26"/>
        </w:rPr>
        <w:t xml:space="preserve">Γ và </w:t>
      </w:r>
      <w:r w:rsidR="00CA6CA4" w:rsidRPr="000C4696">
        <w:t>Δ</w:t>
      </w:r>
      <w:r w:rsidR="0015149F" w:rsidRPr="000C4696">
        <w:t xml:space="preserve"> (intersect)</w:t>
      </w:r>
      <w:r w:rsidR="00D46EE0" w:rsidRPr="000C4696">
        <w:t>:</w:t>
      </w:r>
      <w:bookmarkEnd w:id="21"/>
      <w:r w:rsidR="009B0590" w:rsidRPr="000C4696">
        <w:t xml:space="preserve"> </w:t>
      </w:r>
    </w:p>
    <w:p w14:paraId="38A4B94A" w14:textId="77777777" w:rsidR="00CD1C55" w:rsidRPr="000C4696" w:rsidRDefault="00CD1C55" w:rsidP="00CD1C55">
      <w:pPr>
        <w:pStyle w:val="Nidungvnbn"/>
      </w:pPr>
      <w:r w:rsidRPr="000C4696">
        <w:t xml:space="preserve">Phép giao của tập hợp Γ và tập hợp Δ là tập hợp tạo bởi tất cả các phần tử vừa thuộc Γ vừa thuộc Δ: </w:t>
      </w:r>
      <w:r w:rsidRPr="000C4696">
        <w:rPr>
          <w:rFonts w:cs="Times New Roman"/>
          <w:color w:val="000000"/>
          <w:highlight w:val="yellow"/>
        </w:rPr>
        <w:t xml:space="preserve">Γ </w:t>
      </w:r>
      <w:r w:rsidRPr="000C4696">
        <w:rPr>
          <w:rFonts w:cs="Times New Roman"/>
          <w:highlight w:val="yellow"/>
        </w:rPr>
        <w:t xml:space="preserve">∩ </w:t>
      </w:r>
      <w:r w:rsidRPr="000C4696">
        <w:rPr>
          <w:rFonts w:cs="Times New Roman"/>
          <w:color w:val="000000"/>
          <w:highlight w:val="yellow"/>
        </w:rPr>
        <w:t>Δ = {A, C, G, N, O, T, U}</w:t>
      </w:r>
    </w:p>
    <w:p w14:paraId="22651A56" w14:textId="345C1A3F" w:rsidR="00CD1C55" w:rsidRPr="000C4696" w:rsidRDefault="00CD1C55" w:rsidP="00CD1C55">
      <w:pPr>
        <w:pStyle w:val="Heading3"/>
      </w:pPr>
      <w:bookmarkStart w:id="22" w:name="_Toc168478695"/>
      <w:r w:rsidRPr="000C4696">
        <w:t>Hội của</w:t>
      </w:r>
      <w:r w:rsidRPr="000C4696">
        <w:rPr>
          <w:color w:val="000000"/>
        </w:rPr>
        <w:t xml:space="preserve"> </w:t>
      </w:r>
      <w:r w:rsidRPr="000C4696">
        <w:rPr>
          <w:color w:val="000000"/>
          <w:sz w:val="26"/>
        </w:rPr>
        <w:t xml:space="preserve">Γ và </w:t>
      </w:r>
      <w:r w:rsidRPr="000C4696">
        <w:t>Δ</w:t>
      </w:r>
      <w:r w:rsidR="0015149F" w:rsidRPr="000C4696">
        <w:t xml:space="preserve"> (union)</w:t>
      </w:r>
      <w:r w:rsidRPr="000C4696">
        <w:t>:</w:t>
      </w:r>
      <w:bookmarkEnd w:id="22"/>
    </w:p>
    <w:p w14:paraId="1BB00F8A" w14:textId="77777777" w:rsidR="00CD1C55" w:rsidRPr="000C4696" w:rsidRDefault="00CD1C55" w:rsidP="00CD1C55">
      <w:pPr>
        <w:pStyle w:val="Nidungvnbn"/>
      </w:pPr>
      <w:r w:rsidRPr="000C4696">
        <w:t xml:space="preserve">Hội của 2 tập hợp </w:t>
      </w:r>
      <w:r w:rsidRPr="000C4696">
        <w:rPr>
          <w:color w:val="000000"/>
        </w:rPr>
        <w:t>Γ</w:t>
      </w:r>
      <w:r w:rsidRPr="000C4696">
        <w:t xml:space="preserve"> và Δ là tập hợp tất cả các phần tử thuộc </w:t>
      </w:r>
      <w:r w:rsidRPr="000C4696">
        <w:rPr>
          <w:color w:val="000000"/>
        </w:rPr>
        <w:t>Γ</w:t>
      </w:r>
      <w:r w:rsidRPr="000C4696">
        <w:t xml:space="preserve"> hoặc thuộc Δ hoặc cả hai: </w:t>
      </w:r>
      <w:r w:rsidRPr="000C4696">
        <w:rPr>
          <w:rFonts w:cs="Times New Roman"/>
          <w:color w:val="000000"/>
          <w:highlight w:val="yellow"/>
        </w:rPr>
        <w:t xml:space="preserve">Γ </w:t>
      </w:r>
      <w:r w:rsidRPr="000C4696">
        <w:rPr>
          <w:rFonts w:ascii="Cambria Math" w:eastAsia="SimSun" w:hAnsi="Cambria Math" w:cs="Cambria Math"/>
          <w:highlight w:val="yellow"/>
        </w:rPr>
        <w:t>∪</w:t>
      </w:r>
      <w:r w:rsidRPr="000C4696">
        <w:rPr>
          <w:rFonts w:cs="Times New Roman"/>
          <w:highlight w:val="yellow"/>
        </w:rPr>
        <w:t xml:space="preserve"> </w:t>
      </w:r>
      <w:r w:rsidRPr="000C4696">
        <w:rPr>
          <w:rFonts w:cs="Times New Roman"/>
          <w:color w:val="000000"/>
          <w:highlight w:val="yellow"/>
        </w:rPr>
        <w:t>Δ = {A, C, D, E, G, H, L, N, O, T, U}</w:t>
      </w:r>
    </w:p>
    <w:p w14:paraId="4C50E0BF" w14:textId="2616FEE8" w:rsidR="00CD1C55" w:rsidRPr="000C4696" w:rsidRDefault="00CD1C55" w:rsidP="00CD1C55">
      <w:pPr>
        <w:pStyle w:val="Heading3"/>
        <w:rPr>
          <w:color w:val="000000"/>
        </w:rPr>
      </w:pPr>
      <w:bookmarkStart w:id="23" w:name="_Toc168478696"/>
      <w:r w:rsidRPr="000C4696">
        <w:t>Hiệu của</w:t>
      </w:r>
      <w:r w:rsidRPr="000C4696">
        <w:rPr>
          <w:color w:val="000000"/>
        </w:rPr>
        <w:t xml:space="preserve"> </w:t>
      </w:r>
      <w:r w:rsidRPr="000C4696">
        <w:rPr>
          <w:color w:val="000000"/>
          <w:sz w:val="26"/>
        </w:rPr>
        <w:t xml:space="preserve">Γ và </w:t>
      </w:r>
      <w:r w:rsidRPr="000C4696">
        <w:t>Δ và ngược lại</w:t>
      </w:r>
      <w:r w:rsidR="0015149F" w:rsidRPr="000C4696">
        <w:t xml:space="preserve"> (non-symmetric difference)</w:t>
      </w:r>
      <w:r w:rsidRPr="000C4696">
        <w:t>:</w:t>
      </w:r>
      <w:bookmarkEnd w:id="23"/>
      <w:r w:rsidRPr="000C4696">
        <w:rPr>
          <w:color w:val="000000"/>
        </w:rPr>
        <w:t xml:space="preserve"> </w:t>
      </w:r>
    </w:p>
    <w:p w14:paraId="55CAE164" w14:textId="77777777" w:rsidR="00CD1C55" w:rsidRPr="000C4696" w:rsidRDefault="00CD1C55" w:rsidP="001D253F">
      <w:pPr>
        <w:pStyle w:val="Nidungvnbn"/>
        <w:numPr>
          <w:ilvl w:val="0"/>
          <w:numId w:val="2"/>
        </w:numPr>
        <w:ind w:left="851" w:hanging="284"/>
        <w:rPr>
          <w:color w:val="000000"/>
        </w:rPr>
      </w:pPr>
      <w:r w:rsidRPr="000C4696">
        <w:rPr>
          <w:color w:val="000000"/>
        </w:rPr>
        <w:t xml:space="preserve">Gọi U là tập hợp cha của tập hợp Γ và tập hợp </w:t>
      </w:r>
      <w:r w:rsidRPr="000C4696">
        <w:t>Δ</w:t>
      </w:r>
      <w:r w:rsidRPr="000C4696">
        <w:rPr>
          <w:color w:val="000000"/>
        </w:rPr>
        <w:t xml:space="preserve">. Hiệu của tập hợp Γ và tập hợp </w:t>
      </w:r>
      <w:r w:rsidRPr="000C4696">
        <w:t>Δ</w:t>
      </w:r>
      <w:r w:rsidRPr="000C4696">
        <w:rPr>
          <w:color w:val="000000"/>
        </w:rPr>
        <w:t xml:space="preserve"> thuộc tập vũ trụ U là tập hợp tạo bởi tất cả các phần tử vừa thuộc Γ mà không thuộc </w:t>
      </w:r>
      <w:r w:rsidRPr="000C4696">
        <w:t>Δ</w:t>
      </w:r>
      <w:r w:rsidRPr="000C4696">
        <w:rPr>
          <w:color w:val="000000"/>
        </w:rPr>
        <w:t xml:space="preserve">: </w:t>
      </w:r>
      <w:r w:rsidRPr="000C4696">
        <w:rPr>
          <w:color w:val="000000"/>
          <w:highlight w:val="yellow"/>
        </w:rPr>
        <w:t xml:space="preserve">Γ </w:t>
      </w:r>
      <w:r w:rsidRPr="000C4696">
        <w:rPr>
          <w:highlight w:val="yellow"/>
        </w:rPr>
        <w:t>\</w:t>
      </w:r>
      <w:r w:rsidRPr="000C4696">
        <w:rPr>
          <w:color w:val="000000"/>
          <w:highlight w:val="yellow"/>
        </w:rPr>
        <w:t xml:space="preserve"> </w:t>
      </w:r>
      <w:r w:rsidRPr="000C4696">
        <w:rPr>
          <w:highlight w:val="yellow"/>
        </w:rPr>
        <w:t>Δ</w:t>
      </w:r>
      <w:r w:rsidRPr="000C4696">
        <w:rPr>
          <w:rFonts w:cs="Times New Roman"/>
          <w:color w:val="000000"/>
          <w:highlight w:val="yellow"/>
        </w:rPr>
        <w:t xml:space="preserve"> ={E, L}</w:t>
      </w:r>
    </w:p>
    <w:p w14:paraId="6335A9A5" w14:textId="77777777" w:rsidR="00CD1C55" w:rsidRPr="000C4696" w:rsidRDefault="00CD1C55" w:rsidP="001D253F">
      <w:pPr>
        <w:pStyle w:val="Nidungvnbn"/>
        <w:numPr>
          <w:ilvl w:val="0"/>
          <w:numId w:val="2"/>
        </w:numPr>
        <w:ind w:left="851" w:hanging="284"/>
        <w:rPr>
          <w:color w:val="000000"/>
        </w:rPr>
      </w:pPr>
      <w:r w:rsidRPr="000C4696">
        <w:rPr>
          <w:color w:val="000000"/>
        </w:rPr>
        <w:t xml:space="preserve">Ngược lại, hiệu của tập hợp </w:t>
      </w:r>
      <w:r w:rsidRPr="000C4696">
        <w:t>Δ</w:t>
      </w:r>
      <w:r w:rsidRPr="000C4696">
        <w:rPr>
          <w:color w:val="000000"/>
        </w:rPr>
        <w:t xml:space="preserve"> và tập hợp Γ thuộc tập vũ trụ U là tập hợp tạo bởi tất cả các phần tử vừa thuộc </w:t>
      </w:r>
      <w:r w:rsidRPr="000C4696">
        <w:t>Δ</w:t>
      </w:r>
      <w:r w:rsidRPr="000C4696">
        <w:rPr>
          <w:color w:val="000000"/>
        </w:rPr>
        <w:t xml:space="preserve"> mà không thuộc Γ: </w:t>
      </w:r>
      <w:r w:rsidRPr="000C4696">
        <w:rPr>
          <w:highlight w:val="yellow"/>
        </w:rPr>
        <w:t>Δ</w:t>
      </w:r>
      <w:r w:rsidRPr="000C4696">
        <w:rPr>
          <w:color w:val="000000"/>
          <w:highlight w:val="yellow"/>
        </w:rPr>
        <w:t xml:space="preserve"> </w:t>
      </w:r>
      <w:r w:rsidRPr="000C4696">
        <w:rPr>
          <w:highlight w:val="yellow"/>
        </w:rPr>
        <w:t>\</w:t>
      </w:r>
      <w:r w:rsidRPr="000C4696">
        <w:rPr>
          <w:color w:val="000000"/>
          <w:highlight w:val="yellow"/>
        </w:rPr>
        <w:t xml:space="preserve"> Γ</w:t>
      </w:r>
      <w:r w:rsidRPr="000C4696">
        <w:rPr>
          <w:rFonts w:cs="Times New Roman"/>
          <w:color w:val="000000"/>
          <w:highlight w:val="yellow"/>
        </w:rPr>
        <w:t xml:space="preserve"> ={D, H}</w:t>
      </w:r>
    </w:p>
    <w:p w14:paraId="1CBA037F" w14:textId="3E793E51" w:rsidR="00FF2DAA" w:rsidRPr="000C4696" w:rsidRDefault="00235F11" w:rsidP="00FF2DAA">
      <w:pPr>
        <w:pStyle w:val="Heading3"/>
      </w:pPr>
      <w:bookmarkStart w:id="24" w:name="_Toc168478697"/>
      <w:r w:rsidRPr="000C4696">
        <w:t>Hiệu đối xứng</w:t>
      </w:r>
      <w:r w:rsidR="00DE67FF" w:rsidRPr="000C4696">
        <w:t xml:space="preserve"> của</w:t>
      </w:r>
      <w:r w:rsidR="00DE67FF" w:rsidRPr="000C4696">
        <w:rPr>
          <w:color w:val="000000"/>
        </w:rPr>
        <w:t xml:space="preserve"> </w:t>
      </w:r>
      <w:r w:rsidR="00DE67FF" w:rsidRPr="000C4696">
        <w:rPr>
          <w:color w:val="000000"/>
          <w:sz w:val="26"/>
        </w:rPr>
        <w:t xml:space="preserve">Γ và </w:t>
      </w:r>
      <w:r w:rsidR="00DE67FF" w:rsidRPr="000C4696">
        <w:t>Δ</w:t>
      </w:r>
      <w:r w:rsidR="0015149F" w:rsidRPr="000C4696">
        <w:t xml:space="preserve"> (symmetric difference)</w:t>
      </w:r>
      <w:r w:rsidRPr="000C4696">
        <w:t>:</w:t>
      </w:r>
      <w:bookmarkEnd w:id="24"/>
      <w:r w:rsidR="00DE67FF" w:rsidRPr="000C4696">
        <w:t xml:space="preserve"> </w:t>
      </w:r>
    </w:p>
    <w:p w14:paraId="2724EFD6" w14:textId="77777777" w:rsidR="00CD1C55" w:rsidRPr="000C4696" w:rsidRDefault="00CD1C55" w:rsidP="00CD1C55">
      <w:pPr>
        <w:pStyle w:val="Nidungvnbn"/>
      </w:pPr>
      <w:r w:rsidRPr="000C4696">
        <w:t xml:space="preserve">Phép hiệu đối xứng giữa hai tập hợp </w:t>
      </w:r>
      <w:r w:rsidRPr="000C4696">
        <w:rPr>
          <w:color w:val="000000"/>
        </w:rPr>
        <w:t>Γ</w:t>
      </w:r>
      <w:r w:rsidRPr="000C4696">
        <w:t xml:space="preserve"> và Δ là phép toán mà kết quả là tập hợp của các phần tử mà không thuộc cả </w:t>
      </w:r>
      <w:r w:rsidRPr="000C4696">
        <w:rPr>
          <w:color w:val="000000"/>
        </w:rPr>
        <w:t>Γ</w:t>
      </w:r>
      <w:r w:rsidRPr="000C4696">
        <w:t xml:space="preserve"> và cũng không thuộc Δ. Nói cách khác, hiệu đối xứng giữa </w:t>
      </w:r>
      <w:r w:rsidRPr="000C4696">
        <w:rPr>
          <w:color w:val="000000"/>
        </w:rPr>
        <w:t>Γ</w:t>
      </w:r>
      <w:r w:rsidRPr="000C4696">
        <w:t xml:space="preserve"> và Δ là tập hợp của các phần tử chỉ thuộc một trong hai tập hợp </w:t>
      </w:r>
      <w:r w:rsidRPr="000C4696">
        <w:rPr>
          <w:color w:val="000000"/>
        </w:rPr>
        <w:t>Γ</w:t>
      </w:r>
      <w:r w:rsidRPr="000C4696">
        <w:t xml:space="preserve"> hoặc Δ, nhưng không thuộc cả hai: </w:t>
      </w:r>
      <w:r w:rsidRPr="000C4696">
        <w:rPr>
          <w:rFonts w:cs="Times New Roman"/>
          <w:color w:val="000000"/>
        </w:rPr>
        <w:t xml:space="preserve"> </w:t>
      </w:r>
      <w:r w:rsidRPr="000C4696">
        <w:rPr>
          <w:color w:val="000000"/>
          <w:highlight w:val="yellow"/>
        </w:rPr>
        <w:t>Γ</w:t>
      </w:r>
      <m:oMath>
        <m:r>
          <w:rPr>
            <w:rFonts w:ascii="Cambria Math" w:hAnsi="Cambria Math"/>
            <w:color w:val="000000"/>
            <w:highlight w:val="yellow"/>
          </w:rPr>
          <m:t>⊖</m:t>
        </m:r>
      </m:oMath>
      <w:r w:rsidRPr="000C4696">
        <w:rPr>
          <w:highlight w:val="yellow"/>
        </w:rPr>
        <w:t>Δ = (</w:t>
      </w:r>
      <w:r w:rsidRPr="000C4696">
        <w:rPr>
          <w:color w:val="000000"/>
          <w:highlight w:val="yellow"/>
        </w:rPr>
        <w:t xml:space="preserve">Γ </w:t>
      </w:r>
      <w:r w:rsidRPr="000C4696">
        <w:rPr>
          <w:highlight w:val="yellow"/>
        </w:rPr>
        <w:t>\</w:t>
      </w:r>
      <w:r w:rsidRPr="000C4696">
        <w:rPr>
          <w:color w:val="000000"/>
          <w:highlight w:val="yellow"/>
        </w:rPr>
        <w:t xml:space="preserve"> </w:t>
      </w:r>
      <w:r w:rsidRPr="000C4696">
        <w:rPr>
          <w:highlight w:val="yellow"/>
        </w:rPr>
        <w:t>Δ)</w:t>
      </w:r>
      <w:r w:rsidRPr="000C4696">
        <w:rPr>
          <w:rFonts w:cs="Times New Roman"/>
          <w:color w:val="000000"/>
          <w:highlight w:val="yellow"/>
        </w:rPr>
        <w:t xml:space="preserve"> </w:t>
      </w:r>
      <w:r w:rsidRPr="000C4696">
        <w:rPr>
          <w:rFonts w:ascii="Cambria Math" w:eastAsia="SimSun" w:hAnsi="Cambria Math" w:cs="Cambria Math"/>
          <w:highlight w:val="yellow"/>
        </w:rPr>
        <w:t>∪</w:t>
      </w:r>
      <w:r w:rsidRPr="000C4696">
        <w:rPr>
          <w:rFonts w:cs="Times New Roman"/>
          <w:color w:val="000000"/>
          <w:highlight w:val="yellow"/>
        </w:rPr>
        <w:t xml:space="preserve"> (</w:t>
      </w:r>
      <w:r w:rsidRPr="000C4696">
        <w:rPr>
          <w:highlight w:val="yellow"/>
        </w:rPr>
        <w:t>Δ</w:t>
      </w:r>
      <w:r w:rsidRPr="000C4696">
        <w:rPr>
          <w:color w:val="000000"/>
          <w:highlight w:val="yellow"/>
        </w:rPr>
        <w:t xml:space="preserve"> </w:t>
      </w:r>
      <w:r w:rsidRPr="000C4696">
        <w:rPr>
          <w:highlight w:val="yellow"/>
        </w:rPr>
        <w:t>\</w:t>
      </w:r>
      <w:r w:rsidRPr="000C4696">
        <w:rPr>
          <w:color w:val="000000"/>
          <w:highlight w:val="yellow"/>
        </w:rPr>
        <w:t xml:space="preserve"> Γ)</w:t>
      </w:r>
      <w:r w:rsidRPr="000C4696">
        <w:rPr>
          <w:rFonts w:cs="Times New Roman"/>
          <w:color w:val="000000"/>
          <w:highlight w:val="yellow"/>
        </w:rPr>
        <w:t xml:space="preserve"> </w:t>
      </w:r>
      <w:r w:rsidRPr="000C4696">
        <w:rPr>
          <w:highlight w:val="yellow"/>
        </w:rPr>
        <w:t xml:space="preserve">= </w:t>
      </w:r>
      <w:r w:rsidRPr="000C4696">
        <w:rPr>
          <w:rFonts w:cs="Times New Roman"/>
          <w:color w:val="000000"/>
          <w:highlight w:val="yellow"/>
        </w:rPr>
        <w:t>{D, E, H, L}</w:t>
      </w:r>
    </w:p>
    <w:p w14:paraId="2F8E7E28" w14:textId="77777777" w:rsidR="00783A23" w:rsidRPr="000C4696" w:rsidRDefault="00783A23" w:rsidP="00CD1C55">
      <w:pPr>
        <w:pStyle w:val="Nidungvnbn"/>
        <w:ind w:firstLine="0"/>
      </w:pPr>
    </w:p>
    <w:p w14:paraId="297F695A" w14:textId="54ECE653" w:rsidR="00783A23" w:rsidRPr="000C4696" w:rsidRDefault="00546D2F" w:rsidP="0091100B">
      <w:pPr>
        <w:pStyle w:val="Heading1"/>
        <w:rPr>
          <w:rFonts w:cs="Times New Roman"/>
        </w:rPr>
      </w:pPr>
      <w:r w:rsidRPr="000C4696">
        <w:br w:type="page"/>
      </w:r>
      <w:bookmarkStart w:id="25" w:name="_Toc168478698"/>
      <w:r w:rsidR="00783A23" w:rsidRPr="000C4696">
        <w:rPr>
          <w:rFonts w:cs="Times New Roman"/>
        </w:rPr>
        <w:lastRenderedPageBreak/>
        <w:t>RELATIONS</w:t>
      </w:r>
      <w:bookmarkEnd w:id="25"/>
    </w:p>
    <w:p w14:paraId="1EE80525" w14:textId="7D717AEE" w:rsidR="00133FE7" w:rsidRPr="000C4696" w:rsidRDefault="00133FE7" w:rsidP="00133FE7">
      <w:pPr>
        <w:pStyle w:val="Nidungvnbn"/>
        <w:rPr>
          <w:rFonts w:cs="Times New Roman"/>
        </w:rPr>
      </w:pPr>
      <w:r w:rsidRPr="000C4696">
        <w:rPr>
          <w:rFonts w:cs="Times New Roman"/>
        </w:rPr>
        <w:t xml:space="preserve">Cho R là một quan hệ nhị phân được định nghĩa trên tập hợp các số nguyên như sau: </w:t>
      </w:r>
      <w:r w:rsidRPr="000C4696">
        <w:rPr>
          <w:rFonts w:ascii="Cambria Math" w:hAnsi="Cambria Math" w:cs="Cambria Math"/>
        </w:rPr>
        <w:t>∀𝑎</w:t>
      </w:r>
      <w:r w:rsidRPr="000C4696">
        <w:rPr>
          <w:rFonts w:cs="Times New Roman"/>
        </w:rPr>
        <w:t xml:space="preserve">, </w:t>
      </w:r>
      <w:r w:rsidRPr="000C4696">
        <w:rPr>
          <w:rFonts w:ascii="Cambria Math" w:hAnsi="Cambria Math" w:cs="Cambria Math"/>
        </w:rPr>
        <w:t>𝑏</w:t>
      </w:r>
      <w:r w:rsidRPr="000C4696">
        <w:rPr>
          <w:rFonts w:cs="Times New Roman"/>
        </w:rPr>
        <w:t xml:space="preserve"> </w:t>
      </w:r>
      <w:r w:rsidRPr="000C4696">
        <w:rPr>
          <w:rFonts w:ascii="Cambria Math" w:hAnsi="Cambria Math" w:cs="Cambria Math"/>
        </w:rPr>
        <w:t>∈</w:t>
      </w:r>
      <w:r w:rsidRPr="000C4696">
        <w:rPr>
          <w:rFonts w:cs="Times New Roman"/>
        </w:rPr>
        <w:t xml:space="preserve"> </w:t>
      </w:r>
      <w:r w:rsidRPr="000C4696">
        <w:rPr>
          <w:rFonts w:ascii="Cambria Math" w:hAnsi="Cambria Math" w:cs="Cambria Math"/>
        </w:rPr>
        <w:t>𝑁</w:t>
      </w:r>
      <w:r w:rsidRPr="000C4696">
        <w:rPr>
          <w:rFonts w:cs="Times New Roman"/>
        </w:rPr>
        <w:t xml:space="preserve"> (</w:t>
      </w:r>
      <w:r w:rsidRPr="000C4696">
        <w:rPr>
          <w:rFonts w:ascii="Cambria Math" w:hAnsi="Cambria Math" w:cs="Cambria Math"/>
        </w:rPr>
        <w:t>𝑎𝑅𝑏</w:t>
      </w:r>
      <w:r w:rsidRPr="000C4696">
        <w:rPr>
          <w:rFonts w:cs="Times New Roman"/>
        </w:rPr>
        <w:t xml:space="preserve"> ↔ 33</w:t>
      </w:r>
      <w:r w:rsidR="0009428A" w:rsidRPr="000C4696">
        <w:rPr>
          <w:rFonts w:cs="Times New Roman"/>
        </w:rPr>
        <w:t>|</w:t>
      </w:r>
      <w:r w:rsidRPr="000C4696">
        <w:rPr>
          <w:rFonts w:cs="Times New Roman"/>
        </w:rPr>
        <w:t>(</w:t>
      </w:r>
      <w:r w:rsidRPr="000C4696">
        <w:rPr>
          <w:rFonts w:ascii="Cambria Math" w:hAnsi="Cambria Math" w:cs="Cambria Math"/>
        </w:rPr>
        <w:t>𝑎</w:t>
      </w:r>
      <w:r w:rsidRPr="000C4696">
        <w:rPr>
          <w:rFonts w:cs="Times New Roman"/>
        </w:rPr>
        <w:t xml:space="preserve"> . </w:t>
      </w:r>
      <w:r w:rsidRPr="000C4696">
        <w:rPr>
          <w:rFonts w:ascii="Cambria Math" w:hAnsi="Cambria Math" w:cs="Cambria Math"/>
        </w:rPr>
        <w:t>𝑏</w:t>
      </w:r>
      <w:r w:rsidRPr="000C4696">
        <w:rPr>
          <w:rFonts w:cs="Times New Roman"/>
        </w:rPr>
        <w:t>))</w:t>
      </w:r>
    </w:p>
    <w:p w14:paraId="17F9600A" w14:textId="1330DDC1" w:rsidR="00783A23" w:rsidRPr="000C4696" w:rsidRDefault="006E29F7" w:rsidP="0091100B">
      <w:pPr>
        <w:pStyle w:val="Heading2"/>
        <w:rPr>
          <w:rFonts w:cs="Times New Roman"/>
          <w:noProof w:val="0"/>
        </w:rPr>
      </w:pPr>
      <w:bookmarkStart w:id="26" w:name="_Toc168478699"/>
      <w:r w:rsidRPr="000C4696">
        <w:rPr>
          <w:rFonts w:cs="Times New Roman"/>
          <w:noProof w:val="0"/>
        </w:rPr>
        <w:t>Phản xạ (Reflexive):</w:t>
      </w:r>
      <w:bookmarkEnd w:id="26"/>
    </w:p>
    <w:p w14:paraId="32327155" w14:textId="32FC7639" w:rsidR="00875ED8" w:rsidRPr="000C4696" w:rsidRDefault="00875ED8" w:rsidP="001D253F">
      <w:pPr>
        <w:pStyle w:val="Nidungvnbn"/>
        <w:numPr>
          <w:ilvl w:val="0"/>
          <w:numId w:val="2"/>
        </w:numPr>
        <w:ind w:left="851" w:hanging="284"/>
        <w:rPr>
          <w:rFonts w:cs="Times New Roman"/>
        </w:rPr>
      </w:pPr>
      <w:r w:rsidRPr="000C4696">
        <w:rPr>
          <w:rFonts w:cs="Times New Roman"/>
        </w:rPr>
        <w:t xml:space="preserve">Để chứng minh </w:t>
      </w:r>
      <w:r w:rsidRPr="00E50202">
        <w:rPr>
          <w:rFonts w:cs="Times New Roman"/>
        </w:rPr>
        <w:t>rằng</w:t>
      </w:r>
      <w:r w:rsidRPr="000C4696">
        <w:rPr>
          <w:rFonts w:cs="Times New Roman"/>
        </w:rPr>
        <w:t xml:space="preserve"> quan hệ R có tính phản xạ, ta cần chứng minh:</w:t>
      </w:r>
    </w:p>
    <w:p w14:paraId="4D3CE62C" w14:textId="6742EE12" w:rsidR="00724B05" w:rsidRPr="000C4696" w:rsidRDefault="00724B05" w:rsidP="001D253F">
      <w:pPr>
        <w:pStyle w:val="Nidungvnbn"/>
        <w:jc w:val="center"/>
        <w:rPr>
          <w:rFonts w:cs="Times New Roman"/>
          <w:lang w:eastAsia="zh-CN" w:bidi="ar"/>
        </w:rPr>
      </w:pPr>
      <w:r w:rsidRPr="000C4696">
        <w:rPr>
          <w:rFonts w:ascii="Cambria Math" w:hAnsi="Cambria Math" w:cs="Cambria Math"/>
          <w:lang w:eastAsia="zh-CN" w:bidi="ar"/>
        </w:rPr>
        <w:t>∀𝑎</w:t>
      </w:r>
      <w:r w:rsidRPr="000C4696">
        <w:rPr>
          <w:rFonts w:cs="Times New Roman"/>
          <w:lang w:eastAsia="zh-CN" w:bidi="ar"/>
        </w:rPr>
        <w:t xml:space="preserve"> </w:t>
      </w:r>
      <w:r w:rsidRPr="000C4696">
        <w:rPr>
          <w:rFonts w:ascii="Cambria Math" w:hAnsi="Cambria Math" w:cs="Cambria Math"/>
          <w:lang w:eastAsia="zh-CN" w:bidi="ar"/>
        </w:rPr>
        <w:t>∈</w:t>
      </w:r>
      <w:r w:rsidRPr="000C4696">
        <w:rPr>
          <w:rFonts w:cs="Times New Roman"/>
          <w:lang w:eastAsia="zh-CN" w:bidi="ar"/>
        </w:rPr>
        <w:t xml:space="preserve"> </w:t>
      </w:r>
      <w:r w:rsidRPr="000C4696">
        <w:rPr>
          <w:rFonts w:ascii="Cambria Math" w:hAnsi="Cambria Math" w:cs="Cambria Math"/>
          <w:lang w:eastAsia="zh-CN" w:bidi="ar"/>
        </w:rPr>
        <w:t>𝑁</w:t>
      </w:r>
      <w:r w:rsidR="0037264C" w:rsidRPr="000C4696">
        <w:rPr>
          <w:rFonts w:cs="Times New Roman"/>
          <w:lang w:eastAsia="zh-CN" w:bidi="ar"/>
        </w:rPr>
        <w:t>,</w:t>
      </w:r>
      <w:r w:rsidRPr="000C4696">
        <w:rPr>
          <w:rFonts w:cs="Times New Roman"/>
          <w:lang w:eastAsia="zh-CN" w:bidi="ar"/>
        </w:rPr>
        <w:t xml:space="preserve"> </w:t>
      </w:r>
      <w:r w:rsidRPr="000C4696">
        <w:rPr>
          <w:rFonts w:ascii="Cambria Math" w:hAnsi="Cambria Math" w:cs="Cambria Math"/>
          <w:lang w:eastAsia="zh-CN" w:bidi="ar"/>
        </w:rPr>
        <w:t>𝑎</w:t>
      </w:r>
      <w:r w:rsidR="009B3A7B" w:rsidRPr="000C4696">
        <w:rPr>
          <w:rFonts w:cs="Times New Roman"/>
          <w:lang w:eastAsia="zh-CN" w:bidi="ar"/>
        </w:rPr>
        <w:t xml:space="preserve"> </w:t>
      </w:r>
      <w:r w:rsidRPr="000C4696">
        <w:rPr>
          <w:rFonts w:ascii="Cambria Math" w:hAnsi="Cambria Math" w:cs="Cambria Math"/>
          <w:lang w:eastAsia="zh-CN" w:bidi="ar"/>
        </w:rPr>
        <w:t>𝑅</w:t>
      </w:r>
      <w:r w:rsidR="009B3A7B" w:rsidRPr="000C4696">
        <w:rPr>
          <w:rFonts w:cs="Times New Roman"/>
          <w:lang w:eastAsia="zh-CN" w:bidi="ar"/>
        </w:rPr>
        <w:t xml:space="preserve"> a</w:t>
      </w:r>
    </w:p>
    <w:p w14:paraId="50755642" w14:textId="7F39AC6A" w:rsidR="009B3A7B" w:rsidRPr="000C4696" w:rsidRDefault="000D745F" w:rsidP="001D253F">
      <w:pPr>
        <w:pStyle w:val="Nidungvnbn"/>
        <w:numPr>
          <w:ilvl w:val="0"/>
          <w:numId w:val="2"/>
        </w:numPr>
        <w:ind w:left="851" w:hanging="284"/>
        <w:rPr>
          <w:rFonts w:eastAsia="Cambria Math" w:cs="Times New Roman"/>
          <w:color w:val="000000"/>
          <w:lang w:eastAsia="zh-CN" w:bidi="ar"/>
        </w:rPr>
      </w:pPr>
      <w:r w:rsidRPr="000C4696">
        <w:rPr>
          <w:rFonts w:eastAsia="Cambria Math" w:cs="Times New Roman"/>
          <w:color w:val="000000"/>
          <w:lang w:eastAsia="zh-CN" w:bidi="ar"/>
        </w:rPr>
        <w:t>Theo định nghĩ</w:t>
      </w:r>
      <w:r w:rsidR="00867F5B" w:rsidRPr="000C4696">
        <w:rPr>
          <w:rFonts w:eastAsia="Cambria Math" w:cs="Times New Roman"/>
          <w:color w:val="000000"/>
          <w:lang w:eastAsia="zh-CN" w:bidi="ar"/>
        </w:rPr>
        <w:t>a của R, điều này nghĩa là:</w:t>
      </w:r>
    </w:p>
    <w:p w14:paraId="7FA47CC7" w14:textId="30AFC903" w:rsidR="00867F5B" w:rsidRPr="000C4696" w:rsidRDefault="00602DEB" w:rsidP="001D253F">
      <w:pPr>
        <w:pStyle w:val="Nidungvnbn"/>
        <w:jc w:val="center"/>
        <w:rPr>
          <w:rFonts w:eastAsia="Cambria Math"/>
          <w:color w:val="000000"/>
          <w:lang w:eastAsia="zh-CN" w:bidi="ar"/>
        </w:rPr>
      </w:pPr>
      <w:r w:rsidRPr="000C4696">
        <w:rPr>
          <w:rFonts w:ascii="Cambria Math" w:hAnsi="Cambria Math" w:cs="Cambria Math"/>
        </w:rPr>
        <w:t>∀𝑎</w:t>
      </w:r>
      <w:r w:rsidRPr="000C4696">
        <w:t xml:space="preserve"> </w:t>
      </w:r>
      <w:r w:rsidRPr="000C4696">
        <w:rPr>
          <w:rFonts w:ascii="Cambria Math" w:hAnsi="Cambria Math" w:cs="Cambria Math"/>
        </w:rPr>
        <w:t>∈</w:t>
      </w:r>
      <w:r w:rsidRPr="000C4696">
        <w:t xml:space="preserve"> </w:t>
      </w:r>
      <w:r w:rsidRPr="000C4696">
        <w:rPr>
          <w:rFonts w:ascii="Cambria Math" w:hAnsi="Cambria Math" w:cs="Cambria Math"/>
        </w:rPr>
        <w:t>𝑁</w:t>
      </w:r>
      <w:r w:rsidR="005A7E41" w:rsidRPr="000C4696">
        <w:t>,</w:t>
      </w:r>
      <w:r w:rsidRPr="000C4696">
        <w:t xml:space="preserve"> 33|(</w:t>
      </w:r>
      <w:r w:rsidRPr="000C4696">
        <w:rPr>
          <w:rFonts w:ascii="Cambria Math" w:hAnsi="Cambria Math" w:cs="Cambria Math"/>
        </w:rPr>
        <w:t>𝑎</w:t>
      </w:r>
      <w:r w:rsidRPr="000C4696">
        <w:t xml:space="preserve"> . </w:t>
      </w:r>
      <w:r w:rsidR="00275BDB" w:rsidRPr="000C4696">
        <w:rPr>
          <w:rFonts w:ascii="Cambria Math" w:hAnsi="Cambria Math" w:cs="Cambria Math"/>
        </w:rPr>
        <w:t>𝑎</w:t>
      </w:r>
      <w:r w:rsidRPr="000C4696">
        <w:t>)</w:t>
      </w:r>
    </w:p>
    <w:p w14:paraId="23053E5B" w14:textId="3C5E6515" w:rsidR="005034BA" w:rsidRPr="000C4696" w:rsidRDefault="00A40FA9" w:rsidP="001D253F">
      <w:pPr>
        <w:pStyle w:val="Nidungvnbn"/>
        <w:numPr>
          <w:ilvl w:val="0"/>
          <w:numId w:val="2"/>
        </w:numPr>
        <w:ind w:left="851" w:hanging="284"/>
        <w:rPr>
          <w:rFonts w:cs="Times New Roman"/>
          <w:i/>
        </w:rPr>
      </w:pPr>
      <w:r w:rsidRPr="000C4696">
        <w:rPr>
          <w:rFonts w:cs="Times New Roman"/>
        </w:rPr>
        <w:t xml:space="preserve">Ta có: </w:t>
      </w:r>
      <m:oMath>
        <m:r>
          <w:rPr>
            <w:rFonts w:ascii="Cambria Math" w:hAnsi="Cambria Math" w:cs="Times New Roman"/>
          </w:rPr>
          <m:t>33</m:t>
        </m:r>
        <m:d>
          <m:dPr>
            <m:begChr m:val="|"/>
            <m:endChr m:val="|"/>
            <m:ctrlPr>
              <w:rPr>
                <w:rFonts w:ascii="Cambria Math" w:hAnsi="Cambria Math" w:cs="Times New Roman"/>
                <w:i/>
              </w:rPr>
            </m:ctrlPr>
          </m:dPr>
          <m:e>
            <m:d>
              <m:dPr>
                <m:ctrlPr>
                  <w:rPr>
                    <w:rFonts w:ascii="Cambria Math" w:hAnsi="Cambria Math" w:cs="Times New Roman"/>
                    <w:i/>
                  </w:rPr>
                </m:ctrlPr>
              </m:dPr>
              <m:e>
                <m:r>
                  <w:rPr>
                    <w:rFonts w:ascii="Cambria Math" w:hAnsi="Cambria Math" w:cs="Times New Roman"/>
                  </w:rPr>
                  <m:t>a . a</m:t>
                </m:r>
              </m:e>
            </m:d>
            <m:r>
              <w:rPr>
                <w:rFonts w:ascii="Cambria Math" w:hAnsi="Cambria Math" w:cs="Times New Roman"/>
              </w:rPr>
              <m:t>=33</m:t>
            </m:r>
          </m:e>
        </m:d>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oMath>
    </w:p>
    <w:p w14:paraId="01900970" w14:textId="00CCAD24" w:rsidR="005034BA" w:rsidRPr="000C4696" w:rsidRDefault="0041166F" w:rsidP="001D253F">
      <w:pPr>
        <w:pStyle w:val="Nidungvnbn"/>
        <w:jc w:val="center"/>
        <w:rPr>
          <w:rFonts w:cs="Times New Roman"/>
        </w:rPr>
      </w:pPr>
      <w:r w:rsidRPr="000C4696">
        <w:rPr>
          <w:rFonts w:cs="Times New Roman"/>
        </w:rPr>
        <w:t xml:space="preserve">↔ </w:t>
      </w:r>
      <w:r w:rsidR="00CE1A37" w:rsidRPr="000C4696">
        <w:rPr>
          <w:rFonts w:ascii="Cambria Math" w:eastAsia="Cambria Math" w:hAnsi="Cambria Math" w:cs="Cambria Math"/>
          <w:color w:val="000000"/>
          <w:lang w:eastAsia="zh-CN" w:bidi="ar"/>
        </w:rPr>
        <w:t>𝑎</w:t>
      </w:r>
      <w:r w:rsidR="00CE1A37" w:rsidRPr="000C4696">
        <w:rPr>
          <w:rFonts w:eastAsia="Cambria Math" w:cs="Times New Roman"/>
          <w:color w:val="000000"/>
          <w:lang w:eastAsia="zh-CN" w:bidi="ar"/>
        </w:rPr>
        <w:t xml:space="preserve"> = </w:t>
      </w:r>
      <w:r w:rsidR="00CE1A37" w:rsidRPr="000C4696">
        <w:rPr>
          <w:rFonts w:eastAsia="Cambria Math" w:cs="Times New Roman"/>
          <w:b/>
          <w:bCs/>
          <w:color w:val="000000"/>
          <w:lang w:eastAsia="zh-CN" w:bidi="ar"/>
        </w:rPr>
        <w:t xml:space="preserve"> </w:t>
      </w:r>
      <m:oMath>
        <m:rad>
          <m:radPr>
            <m:degHide m:val="1"/>
            <m:ctrlPr>
              <w:rPr>
                <w:rFonts w:ascii="Cambria Math" w:hAnsi="Cambria Math" w:cs="Times New Roman"/>
                <w:color w:val="000000"/>
                <w:lang w:bidi="ar"/>
              </w:rPr>
            </m:ctrlPr>
          </m:radPr>
          <m:deg/>
          <m:e>
            <m:r>
              <m:rPr>
                <m:sty m:val="p"/>
              </m:rPr>
              <w:rPr>
                <w:rFonts w:ascii="Cambria Math" w:hAnsi="Cambria Math" w:cs="Times New Roman"/>
                <w:color w:val="000000"/>
                <w:lang w:bidi="ar"/>
              </w:rPr>
              <m:t>33</m:t>
            </m:r>
          </m:e>
        </m:rad>
      </m:oMath>
      <w:r w:rsidR="00BC504F" w:rsidRPr="000C4696">
        <w:rPr>
          <w:rFonts w:eastAsia="Cambria Math" w:cs="Times New Roman"/>
          <w:color w:val="000000"/>
          <w:lang w:bidi="ar"/>
        </w:rPr>
        <w:t xml:space="preserve"> </w:t>
      </w:r>
      <w:r w:rsidR="00CE1A37" w:rsidRPr="000C4696">
        <w:rPr>
          <w:rFonts w:cs="Times New Roman"/>
          <w:bCs/>
          <w:color w:val="000000"/>
          <w:lang w:bidi="ar"/>
        </w:rPr>
        <w:t xml:space="preserve">hoặc </w:t>
      </w:r>
      <w:r w:rsidR="00CE1A37" w:rsidRPr="000C4696">
        <w:rPr>
          <w:rFonts w:ascii="Cambria Math" w:eastAsia="Cambria Math" w:hAnsi="Cambria Math" w:cs="Cambria Math"/>
          <w:color w:val="000000"/>
          <w:lang w:eastAsia="zh-CN" w:bidi="ar"/>
        </w:rPr>
        <w:t>𝑎</w:t>
      </w:r>
      <w:r w:rsidR="00CE1A37" w:rsidRPr="000C4696">
        <w:rPr>
          <w:rFonts w:eastAsia="Cambria Math" w:cs="Times New Roman"/>
          <w:color w:val="000000"/>
          <w:lang w:eastAsia="zh-CN" w:bidi="ar"/>
        </w:rPr>
        <w:t xml:space="preserve"> =</w:t>
      </w:r>
      <w:r w:rsidR="00E0667E" w:rsidRPr="000C4696">
        <w:rPr>
          <w:rFonts w:eastAsia="Cambria Math" w:cs="Times New Roman"/>
          <w:color w:val="000000"/>
          <w:lang w:eastAsia="zh-CN" w:bidi="ar"/>
        </w:rPr>
        <w:t xml:space="preserve"> </w:t>
      </w:r>
      <m:oMath>
        <m:r>
          <w:rPr>
            <w:rFonts w:ascii="Cambria Math" w:eastAsia="Cambria Math" w:hAnsi="Cambria Math" w:cs="Times New Roman"/>
            <w:color w:val="000000"/>
            <w:lang w:eastAsia="zh-CN" w:bidi="ar"/>
          </w:rPr>
          <m:t>-</m:t>
        </m:r>
        <m:rad>
          <m:radPr>
            <m:degHide m:val="1"/>
            <m:ctrlPr>
              <w:rPr>
                <w:rFonts w:ascii="Cambria Math" w:hAnsi="Cambria Math" w:cs="Times New Roman"/>
                <w:color w:val="000000"/>
                <w:lang w:bidi="ar"/>
              </w:rPr>
            </m:ctrlPr>
          </m:radPr>
          <m:deg/>
          <m:e>
            <m:r>
              <m:rPr>
                <m:sty m:val="p"/>
              </m:rPr>
              <w:rPr>
                <w:rFonts w:ascii="Cambria Math" w:hAnsi="Cambria Math" w:cs="Times New Roman"/>
                <w:color w:val="000000"/>
                <w:lang w:bidi="ar"/>
              </w:rPr>
              <m:t>33</m:t>
            </m:r>
          </m:e>
        </m:rad>
      </m:oMath>
    </w:p>
    <w:p w14:paraId="7A953803" w14:textId="1DC1F05D" w:rsidR="0041166F" w:rsidRPr="000C4696" w:rsidRDefault="005034BA" w:rsidP="001D253F">
      <w:pPr>
        <w:pStyle w:val="Nidungvnbn"/>
        <w:numPr>
          <w:ilvl w:val="0"/>
          <w:numId w:val="2"/>
        </w:numPr>
        <w:ind w:left="851" w:hanging="284"/>
        <w:rPr>
          <w:rFonts w:cs="Times New Roman"/>
          <w:sz w:val="36"/>
          <w:szCs w:val="36"/>
        </w:rPr>
      </w:pPr>
      <w:r w:rsidRPr="000C4696">
        <w:rPr>
          <w:rFonts w:cs="Times New Roman"/>
        </w:rPr>
        <w:t>N</w:t>
      </w:r>
      <w:r w:rsidR="00CE1A37" w:rsidRPr="000C4696">
        <w:rPr>
          <w:rFonts w:cs="Times New Roman"/>
        </w:rPr>
        <w:t xml:space="preserve">hưng </w:t>
      </w:r>
      <w:r w:rsidR="00CE1A37" w:rsidRPr="000C4696">
        <w:rPr>
          <w:rFonts w:ascii="Cambria Math" w:hAnsi="Cambria Math" w:cs="Cambria Math"/>
        </w:rPr>
        <w:t>𝑎</w:t>
      </w:r>
      <w:r w:rsidR="00CE1A37" w:rsidRPr="000C4696">
        <w:rPr>
          <w:rFonts w:cs="Times New Roman"/>
        </w:rPr>
        <w:t xml:space="preserve"> </w:t>
      </w:r>
      <w:r w:rsidR="00CE1A37" w:rsidRPr="000C4696">
        <w:rPr>
          <w:rFonts w:ascii="Cambria Math" w:hAnsi="Cambria Math" w:cs="Cambria Math"/>
        </w:rPr>
        <w:t>∈</w:t>
      </w:r>
      <w:r w:rsidR="00CE1A37" w:rsidRPr="000C4696">
        <w:rPr>
          <w:rFonts w:cs="Times New Roman"/>
        </w:rPr>
        <w:t xml:space="preserve"> </w:t>
      </w:r>
      <w:r w:rsidR="00CE1A37" w:rsidRPr="000C4696">
        <w:rPr>
          <w:rFonts w:ascii="Cambria Math" w:hAnsi="Cambria Math" w:cs="Cambria Math"/>
        </w:rPr>
        <w:t>𝑁</w:t>
      </w:r>
      <w:r w:rsidR="00CE1A37" w:rsidRPr="000C4696">
        <w:rPr>
          <w:rFonts w:cs="Times New Roman"/>
        </w:rPr>
        <w:t xml:space="preserve"> nên loại cả hai kết quả.</w:t>
      </w:r>
    </w:p>
    <w:p w14:paraId="5025A8AA" w14:textId="32EE68DD" w:rsidR="00E97819" w:rsidRPr="001D253F" w:rsidRDefault="00F7619A" w:rsidP="001D253F">
      <w:pPr>
        <w:pStyle w:val="Nidungvnbn"/>
        <w:rPr>
          <w:rFonts w:eastAsia="Cambria Math" w:cs="Times New Roman"/>
          <w:color w:val="000000"/>
          <w:lang w:val="en-US" w:eastAsia="zh-CN" w:bidi="ar"/>
        </w:rPr>
      </w:pPr>
      <w:r w:rsidRPr="000C4696">
        <w:rPr>
          <w:rFonts w:eastAsia="Cambria Math" w:cs="Times New Roman"/>
          <w:color w:val="000000"/>
          <w:highlight w:val="yellow"/>
          <w:lang w:eastAsia="zh-CN" w:bidi="ar"/>
        </w:rPr>
        <w:t xml:space="preserve">→ </w:t>
      </w:r>
      <w:r w:rsidR="00BC504F" w:rsidRPr="000C4696">
        <w:rPr>
          <w:rFonts w:eastAsia="Cambria Math" w:cs="Times New Roman"/>
          <w:color w:val="000000"/>
          <w:highlight w:val="yellow"/>
          <w:lang w:eastAsia="zh-CN" w:bidi="ar"/>
        </w:rPr>
        <w:t>Do đó</w:t>
      </w:r>
      <w:r w:rsidR="00563C0B" w:rsidRPr="000C4696">
        <w:rPr>
          <w:rFonts w:eastAsia="Cambria Math" w:cs="Times New Roman"/>
          <w:color w:val="000000"/>
          <w:highlight w:val="yellow"/>
          <w:lang w:eastAsia="zh-CN" w:bidi="ar"/>
        </w:rPr>
        <w:t>, quan hệ R không có tính phản xạ.</w:t>
      </w:r>
    </w:p>
    <w:p w14:paraId="4016449C" w14:textId="24E810E4" w:rsidR="00783A23" w:rsidRPr="000C4696" w:rsidRDefault="006E29F7" w:rsidP="0091100B">
      <w:pPr>
        <w:pStyle w:val="Heading2"/>
        <w:rPr>
          <w:rFonts w:cs="Times New Roman"/>
          <w:noProof w:val="0"/>
        </w:rPr>
      </w:pPr>
      <w:bookmarkStart w:id="27" w:name="_Toc168478700"/>
      <w:r w:rsidRPr="000C4696">
        <w:rPr>
          <w:rFonts w:cs="Times New Roman"/>
          <w:noProof w:val="0"/>
        </w:rPr>
        <w:t xml:space="preserve">Đối </w:t>
      </w:r>
      <w:r w:rsidR="00A6255D" w:rsidRPr="000C4696">
        <w:rPr>
          <w:rFonts w:cs="Times New Roman"/>
          <w:noProof w:val="0"/>
        </w:rPr>
        <w:t>xứng (Symmetric):</w:t>
      </w:r>
      <w:bookmarkEnd w:id="27"/>
    </w:p>
    <w:p w14:paraId="613189D1" w14:textId="1A502554" w:rsidR="00563C0B" w:rsidRPr="000C4696" w:rsidRDefault="00563C0B" w:rsidP="001D253F">
      <w:pPr>
        <w:pStyle w:val="Nidungvnbn"/>
        <w:numPr>
          <w:ilvl w:val="0"/>
          <w:numId w:val="2"/>
        </w:numPr>
        <w:ind w:left="851" w:hanging="284"/>
        <w:rPr>
          <w:rFonts w:cs="Times New Roman"/>
        </w:rPr>
      </w:pPr>
      <w:r w:rsidRPr="000C4696">
        <w:rPr>
          <w:rFonts w:cs="Times New Roman"/>
        </w:rPr>
        <w:t xml:space="preserve">Để chứng minh </w:t>
      </w:r>
      <w:r w:rsidRPr="00E50202">
        <w:rPr>
          <w:rFonts w:cs="Times New Roman"/>
        </w:rPr>
        <w:t>rằng</w:t>
      </w:r>
      <w:r w:rsidRPr="000C4696">
        <w:rPr>
          <w:rFonts w:cs="Times New Roman"/>
        </w:rPr>
        <w:t xml:space="preserve"> quan hệ R có tính đối xứng, ta cần chứng minh:</w:t>
      </w:r>
    </w:p>
    <w:p w14:paraId="4480F902" w14:textId="741C7E54" w:rsidR="00563C0B" w:rsidRPr="000C4696" w:rsidRDefault="00563C0B" w:rsidP="001D253F">
      <w:pPr>
        <w:pStyle w:val="Nidungvnbn"/>
        <w:jc w:val="center"/>
        <w:rPr>
          <w:rFonts w:cs="Times New Roman"/>
          <w:lang w:eastAsia="zh-CN" w:bidi="ar"/>
        </w:rPr>
      </w:pPr>
      <w:r w:rsidRPr="000C4696">
        <w:rPr>
          <w:rFonts w:ascii="Cambria Math" w:hAnsi="Cambria Math" w:cs="Cambria Math"/>
          <w:lang w:eastAsia="zh-CN" w:bidi="ar"/>
        </w:rPr>
        <w:t>∀𝑎</w:t>
      </w:r>
      <w:r w:rsidR="001F7B86" w:rsidRPr="000C4696">
        <w:rPr>
          <w:rFonts w:cs="Times New Roman"/>
          <w:lang w:eastAsia="zh-CN" w:bidi="ar"/>
        </w:rPr>
        <w:t xml:space="preserve">, </w:t>
      </w:r>
      <w:r w:rsidR="001F7B86" w:rsidRPr="000C4696">
        <w:rPr>
          <w:rFonts w:ascii="Cambria Math" w:hAnsi="Cambria Math" w:cs="Cambria Math"/>
          <w:lang w:eastAsia="zh-CN" w:bidi="ar"/>
        </w:rPr>
        <w:t>𝑏</w:t>
      </w:r>
      <w:r w:rsidRPr="000C4696">
        <w:rPr>
          <w:rFonts w:cs="Times New Roman"/>
          <w:lang w:eastAsia="zh-CN" w:bidi="ar"/>
        </w:rPr>
        <w:t xml:space="preserve"> </w:t>
      </w:r>
      <w:r w:rsidRPr="000C4696">
        <w:rPr>
          <w:rFonts w:ascii="Cambria Math" w:hAnsi="Cambria Math" w:cs="Cambria Math"/>
          <w:lang w:eastAsia="zh-CN" w:bidi="ar"/>
        </w:rPr>
        <w:t>∈</w:t>
      </w:r>
      <w:r w:rsidRPr="000C4696">
        <w:rPr>
          <w:rFonts w:cs="Times New Roman"/>
          <w:lang w:eastAsia="zh-CN" w:bidi="ar"/>
        </w:rPr>
        <w:t xml:space="preserve"> </w:t>
      </w:r>
      <w:r w:rsidRPr="000C4696">
        <w:rPr>
          <w:rFonts w:ascii="Cambria Math" w:hAnsi="Cambria Math" w:cs="Cambria Math"/>
          <w:lang w:eastAsia="zh-CN" w:bidi="ar"/>
        </w:rPr>
        <w:t>𝑁</w:t>
      </w:r>
      <w:r w:rsidRPr="000C4696">
        <w:rPr>
          <w:rFonts w:cs="Times New Roman"/>
          <w:lang w:eastAsia="zh-CN" w:bidi="ar"/>
        </w:rPr>
        <w:t xml:space="preserve">, </w:t>
      </w:r>
      <w:r w:rsidR="00B6472E" w:rsidRPr="000C4696">
        <w:rPr>
          <w:rFonts w:ascii="Cambria Math" w:hAnsi="Cambria Math" w:cs="Cambria Math"/>
          <w:lang w:eastAsia="zh-CN" w:bidi="ar"/>
        </w:rPr>
        <w:t>𝑎𝑅𝑏</w:t>
      </w:r>
      <w:r w:rsidR="00BC504F" w:rsidRPr="000C4696">
        <w:rPr>
          <w:lang w:eastAsia="zh-CN" w:bidi="ar"/>
        </w:rPr>
        <w:t xml:space="preserve"> </w:t>
      </w:r>
      <m:oMath>
        <m:r>
          <w:rPr>
            <w:rFonts w:ascii="Cambria Math" w:hAnsi="Cambria Math" w:cs="Times New Roman"/>
            <w:lang w:eastAsia="zh-CN" w:bidi="ar"/>
          </w:rPr>
          <m:t>→</m:t>
        </m:r>
      </m:oMath>
      <w:r w:rsidR="00BC504F" w:rsidRPr="000C4696">
        <w:rPr>
          <w:lang w:eastAsia="zh-CN" w:bidi="ar"/>
        </w:rPr>
        <w:t xml:space="preserve"> </w:t>
      </w:r>
      <w:r w:rsidR="00B6472E" w:rsidRPr="000C4696">
        <w:rPr>
          <w:rFonts w:ascii="Cambria Math" w:hAnsi="Cambria Math" w:cs="Cambria Math"/>
          <w:lang w:eastAsia="zh-CN" w:bidi="ar"/>
        </w:rPr>
        <w:t>𝑏𝑅𝑎</w:t>
      </w:r>
    </w:p>
    <w:p w14:paraId="22DD92A7" w14:textId="05118D6F" w:rsidR="00563C0B" w:rsidRPr="000C4696" w:rsidRDefault="00563C0B" w:rsidP="001D253F">
      <w:pPr>
        <w:pStyle w:val="Nidungvnbn"/>
        <w:numPr>
          <w:ilvl w:val="0"/>
          <w:numId w:val="2"/>
        </w:numPr>
        <w:ind w:left="851" w:hanging="284"/>
        <w:rPr>
          <w:rFonts w:eastAsia="Cambria Math" w:cs="Times New Roman"/>
          <w:color w:val="000000"/>
          <w:lang w:eastAsia="zh-CN" w:bidi="ar"/>
        </w:rPr>
      </w:pPr>
      <w:r w:rsidRPr="000C4696">
        <w:rPr>
          <w:rFonts w:eastAsia="Cambria Math" w:cs="Times New Roman"/>
          <w:color w:val="000000"/>
          <w:lang w:eastAsia="zh-CN" w:bidi="ar"/>
        </w:rPr>
        <w:t>Theo định nghĩa của R, điều này nghĩa là:</w:t>
      </w:r>
    </w:p>
    <w:p w14:paraId="294FCABD" w14:textId="2DD34761" w:rsidR="00563C0B" w:rsidRPr="000C4696" w:rsidRDefault="00563C0B" w:rsidP="001D253F">
      <w:pPr>
        <w:pStyle w:val="Nidungvnbn"/>
        <w:jc w:val="center"/>
        <w:rPr>
          <w:lang w:eastAsia="zh-CN" w:bidi="ar"/>
        </w:rPr>
      </w:pPr>
      <w:r w:rsidRPr="000C4696">
        <w:rPr>
          <w:rFonts w:ascii="Cambria Math" w:hAnsi="Cambria Math" w:cs="Cambria Math"/>
        </w:rPr>
        <w:t>∀𝑎</w:t>
      </w:r>
      <w:r w:rsidR="001F7B86" w:rsidRPr="000C4696">
        <w:t>,</w:t>
      </w:r>
      <w:r w:rsidR="001F7B86" w:rsidRPr="000C4696">
        <w:rPr>
          <w:lang w:eastAsia="zh-CN" w:bidi="ar"/>
        </w:rPr>
        <w:t xml:space="preserve"> </w:t>
      </w:r>
      <w:r w:rsidR="001F7B86" w:rsidRPr="000C4696">
        <w:rPr>
          <w:rFonts w:ascii="Cambria Math" w:hAnsi="Cambria Math" w:cs="Cambria Math"/>
          <w:lang w:eastAsia="zh-CN" w:bidi="ar"/>
        </w:rPr>
        <w:t>𝑏</w:t>
      </w:r>
      <w:r w:rsidRPr="000C4696">
        <w:t xml:space="preserve"> </w:t>
      </w:r>
      <w:r w:rsidRPr="000C4696">
        <w:rPr>
          <w:rFonts w:ascii="Cambria Math" w:hAnsi="Cambria Math" w:cs="Cambria Math"/>
        </w:rPr>
        <w:t>∈</w:t>
      </w:r>
      <w:r w:rsidRPr="000C4696">
        <w:t xml:space="preserve"> </w:t>
      </w:r>
      <w:r w:rsidRPr="000C4696">
        <w:rPr>
          <w:rFonts w:ascii="Cambria Math" w:hAnsi="Cambria Math" w:cs="Cambria Math"/>
        </w:rPr>
        <w:t>𝑁</w:t>
      </w:r>
      <w:r w:rsidRPr="000C4696">
        <w:t xml:space="preserve">, </w:t>
      </w:r>
      <w:r w:rsidR="008D5B02" w:rsidRPr="000C4696">
        <w:rPr>
          <w:lang w:eastAsia="zh-CN" w:bidi="ar"/>
        </w:rPr>
        <w:t xml:space="preserve"> </w:t>
      </w:r>
      <m:oMath>
        <m:r>
          <m:rPr>
            <m:sty m:val="p"/>
          </m:rPr>
          <w:rPr>
            <w:rFonts w:ascii="Cambria Math" w:hAnsi="Cambria Math"/>
            <w:lang w:eastAsia="zh-CN" w:bidi="ar"/>
          </w:rPr>
          <m:t>33</m:t>
        </m:r>
        <m:d>
          <m:dPr>
            <m:begChr m:val="|"/>
            <m:endChr m:val="|"/>
            <m:ctrlPr>
              <w:rPr>
                <w:rFonts w:ascii="Cambria Math" w:hAnsi="Cambria Math"/>
                <w:lang w:eastAsia="zh-CN" w:bidi="ar"/>
              </w:rPr>
            </m:ctrlPr>
          </m:dPr>
          <m:e>
            <m:d>
              <m:dPr>
                <m:ctrlPr>
                  <w:rPr>
                    <w:rFonts w:ascii="Cambria Math" w:hAnsi="Cambria Math"/>
                    <w:lang w:eastAsia="zh-CN" w:bidi="ar"/>
                  </w:rPr>
                </m:ctrlPr>
              </m:dPr>
              <m:e>
                <m:r>
                  <w:rPr>
                    <w:rFonts w:ascii="Cambria Math" w:hAnsi="Cambria Math"/>
                    <w:lang w:eastAsia="zh-CN" w:bidi="ar"/>
                  </w:rPr>
                  <m:t>a</m:t>
                </m:r>
                <m:r>
                  <m:rPr>
                    <m:sty m:val="p"/>
                  </m:rPr>
                  <w:rPr>
                    <w:rFonts w:ascii="Cambria Math" w:hAnsi="Cambria Math"/>
                    <w:lang w:eastAsia="zh-CN" w:bidi="ar"/>
                  </w:rPr>
                  <m:t xml:space="preserve"> . </m:t>
                </m:r>
                <m:r>
                  <w:rPr>
                    <w:rFonts w:ascii="Cambria Math" w:hAnsi="Cambria Math"/>
                    <w:lang w:eastAsia="zh-CN" w:bidi="ar"/>
                  </w:rPr>
                  <m:t>b</m:t>
                </m:r>
              </m:e>
            </m:d>
            <m:r>
              <m:rPr>
                <m:sty m:val="p"/>
              </m:rPr>
              <w:rPr>
                <w:rFonts w:ascii="Cambria Math" w:hAnsi="Cambria Math"/>
                <w:lang w:eastAsia="zh-CN" w:bidi="ar"/>
              </w:rPr>
              <m:t>→33</m:t>
            </m:r>
          </m:e>
        </m:d>
        <m:d>
          <m:dPr>
            <m:ctrlPr>
              <w:rPr>
                <w:rFonts w:ascii="Cambria Math" w:hAnsi="Cambria Math"/>
                <w:lang w:eastAsia="zh-CN" w:bidi="ar"/>
              </w:rPr>
            </m:ctrlPr>
          </m:dPr>
          <m:e>
            <m:r>
              <w:rPr>
                <w:rFonts w:ascii="Cambria Math" w:hAnsi="Cambria Math"/>
                <w:lang w:eastAsia="zh-CN" w:bidi="ar"/>
              </w:rPr>
              <m:t>b</m:t>
            </m:r>
            <m:r>
              <m:rPr>
                <m:sty m:val="p"/>
              </m:rPr>
              <w:rPr>
                <w:rFonts w:ascii="Cambria Math" w:hAnsi="Cambria Math"/>
                <w:lang w:eastAsia="zh-CN" w:bidi="ar"/>
              </w:rPr>
              <m:t xml:space="preserve"> . </m:t>
            </m:r>
            <m:r>
              <w:rPr>
                <w:rFonts w:ascii="Cambria Math" w:hAnsi="Cambria Math"/>
                <w:lang w:eastAsia="zh-CN" w:bidi="ar"/>
              </w:rPr>
              <m:t>a</m:t>
            </m:r>
          </m:e>
        </m:d>
      </m:oMath>
    </w:p>
    <w:p w14:paraId="7EB38A3D" w14:textId="0C7FA549" w:rsidR="00563C0B" w:rsidRPr="000C4696" w:rsidRDefault="00563C0B" w:rsidP="001D253F">
      <w:pPr>
        <w:pStyle w:val="Nidungvnbn"/>
        <w:numPr>
          <w:ilvl w:val="0"/>
          <w:numId w:val="2"/>
        </w:numPr>
        <w:ind w:left="851" w:hanging="284"/>
        <w:rPr>
          <w:rFonts w:cs="Times New Roman"/>
          <w:sz w:val="36"/>
          <w:szCs w:val="36"/>
        </w:rPr>
      </w:pPr>
      <w:r w:rsidRPr="000C4696">
        <w:rPr>
          <w:rFonts w:cs="Times New Roman"/>
        </w:rPr>
        <w:t xml:space="preserve">Ta có: </w:t>
      </w:r>
      <w:r w:rsidR="007D0C75" w:rsidRPr="000C4696">
        <w:rPr>
          <w:rFonts w:ascii="Cambria Math" w:eastAsia="Cambria Math" w:hAnsi="Cambria Math" w:cs="Cambria Math"/>
          <w:color w:val="000000"/>
          <w:lang w:eastAsia="zh-CN" w:bidi="ar"/>
        </w:rPr>
        <w:t>𝑎</w:t>
      </w:r>
      <w:r w:rsidR="007D0C75" w:rsidRPr="000C4696">
        <w:rPr>
          <w:rFonts w:eastAsia="Cambria Math" w:cs="Times New Roman"/>
          <w:color w:val="000000"/>
          <w:lang w:eastAsia="zh-CN" w:bidi="ar"/>
        </w:rPr>
        <w:t>.</w:t>
      </w:r>
      <w:r w:rsidR="007D0C75" w:rsidRPr="000C4696">
        <w:rPr>
          <w:rFonts w:ascii="Cambria Math" w:eastAsia="Cambria Math" w:hAnsi="Cambria Math" w:cs="Cambria Math"/>
          <w:color w:val="000000"/>
          <w:lang w:eastAsia="zh-CN" w:bidi="ar"/>
        </w:rPr>
        <w:t>𝑏</w:t>
      </w:r>
      <w:r w:rsidR="007D0C75" w:rsidRPr="000C4696">
        <w:rPr>
          <w:rFonts w:eastAsia="Cambria Math" w:cs="Times New Roman"/>
          <w:color w:val="000000"/>
          <w:lang w:eastAsia="zh-CN" w:bidi="ar"/>
        </w:rPr>
        <w:t xml:space="preserve"> = </w:t>
      </w:r>
      <w:r w:rsidR="007D0C75" w:rsidRPr="000C4696">
        <w:rPr>
          <w:rFonts w:ascii="Cambria Math" w:eastAsia="Cambria Math" w:hAnsi="Cambria Math" w:cs="Cambria Math"/>
          <w:color w:val="000000"/>
          <w:lang w:eastAsia="zh-CN" w:bidi="ar"/>
        </w:rPr>
        <w:t>𝑏</w:t>
      </w:r>
      <w:r w:rsidR="007D0C75" w:rsidRPr="000C4696">
        <w:rPr>
          <w:rFonts w:eastAsia="Cambria Math" w:cs="Times New Roman"/>
          <w:color w:val="000000"/>
          <w:lang w:eastAsia="zh-CN" w:bidi="ar"/>
        </w:rPr>
        <w:t>.</w:t>
      </w:r>
      <w:r w:rsidR="007D0C75" w:rsidRPr="000C4696">
        <w:rPr>
          <w:rFonts w:ascii="Cambria Math" w:eastAsia="Cambria Math" w:hAnsi="Cambria Math" w:cs="Cambria Math"/>
          <w:color w:val="000000"/>
          <w:lang w:eastAsia="zh-CN" w:bidi="ar"/>
        </w:rPr>
        <w:t>𝑎</w:t>
      </w:r>
      <w:r w:rsidR="007D0C75" w:rsidRPr="000C4696">
        <w:rPr>
          <w:rFonts w:eastAsia="Cambria Math" w:cs="Times New Roman"/>
          <w:color w:val="000000"/>
          <w:lang w:eastAsia="zh-CN" w:bidi="ar"/>
        </w:rPr>
        <w:t xml:space="preserve"> </w:t>
      </w:r>
      <w:r w:rsidR="000E2824" w:rsidRPr="000C4696">
        <w:rPr>
          <w:rFonts w:eastAsia="Cambria Math" w:cs="Times New Roman"/>
          <w:color w:val="000000"/>
          <w:lang w:eastAsia="zh-CN" w:bidi="ar"/>
        </w:rPr>
        <w:t>(do tính giao hoán của phép nhân)</w:t>
      </w:r>
    </w:p>
    <w:p w14:paraId="52AC92E1" w14:textId="16EB12EC" w:rsidR="00783A23" w:rsidRPr="000C4696" w:rsidRDefault="00563C0B" w:rsidP="00563C0B">
      <w:pPr>
        <w:pStyle w:val="Nidungvnbn"/>
        <w:rPr>
          <w:rFonts w:eastAsia="Cambria Math" w:cs="Times New Roman"/>
          <w:color w:val="000000"/>
          <w:lang w:eastAsia="zh-CN" w:bidi="ar"/>
        </w:rPr>
      </w:pPr>
      <w:r w:rsidRPr="000C4696">
        <w:rPr>
          <w:rFonts w:eastAsia="Cambria Math" w:cs="Times New Roman"/>
          <w:color w:val="000000"/>
          <w:lang w:eastAsia="zh-CN" w:bidi="ar"/>
        </w:rPr>
        <w:t>→</w:t>
      </w:r>
      <w:r w:rsidR="00D73789" w:rsidRPr="000C4696">
        <w:rPr>
          <w:rFonts w:eastAsia="Cambria Math" w:cs="Times New Roman"/>
          <w:color w:val="000000"/>
          <w:lang w:eastAsia="zh-CN" w:bidi="ar"/>
        </w:rPr>
        <w:t xml:space="preserve"> </w:t>
      </w:r>
      <w:r w:rsidR="00A9699C" w:rsidRPr="000C4696">
        <w:rPr>
          <w:rFonts w:ascii="Cambria Math" w:eastAsia="Cambria Math" w:hAnsi="Cambria Math" w:cs="Cambria Math"/>
          <w:color w:val="000000"/>
          <w:lang w:eastAsia="zh-CN" w:bidi="ar"/>
        </w:rPr>
        <w:t>𝑎</w:t>
      </w:r>
      <w:r w:rsidR="00A9699C" w:rsidRPr="000C4696">
        <w:rPr>
          <w:rFonts w:eastAsia="Cambria Math" w:cs="Times New Roman"/>
          <w:color w:val="000000"/>
          <w:lang w:eastAsia="zh-CN" w:bidi="ar"/>
        </w:rPr>
        <w:t xml:space="preserve">. </w:t>
      </w:r>
      <w:r w:rsidR="00A9699C" w:rsidRPr="000C4696">
        <w:rPr>
          <w:rFonts w:ascii="Cambria Math" w:eastAsia="Cambria Math" w:hAnsi="Cambria Math" w:cs="Cambria Math"/>
          <w:color w:val="000000"/>
          <w:lang w:eastAsia="zh-CN" w:bidi="ar"/>
        </w:rPr>
        <w:t>𝑏</w:t>
      </w:r>
      <w:r w:rsidR="006E1D72" w:rsidRPr="000C4696">
        <w:rPr>
          <w:rFonts w:eastAsia="Cambria Math" w:cs="Times New Roman"/>
          <w:color w:val="000000"/>
          <w:lang w:eastAsia="zh-CN" w:bidi="ar"/>
        </w:rPr>
        <w:t xml:space="preserve"> và </w:t>
      </w:r>
      <w:r w:rsidR="00A9699C" w:rsidRPr="000C4696">
        <w:rPr>
          <w:rFonts w:ascii="Cambria Math" w:eastAsia="Cambria Math" w:hAnsi="Cambria Math" w:cs="Cambria Math"/>
          <w:color w:val="000000"/>
          <w:lang w:eastAsia="zh-CN" w:bidi="ar"/>
        </w:rPr>
        <w:t>𝑏</w:t>
      </w:r>
      <w:r w:rsidR="00A9699C" w:rsidRPr="000C4696">
        <w:rPr>
          <w:rFonts w:eastAsia="Cambria Math" w:cs="Times New Roman"/>
          <w:color w:val="000000"/>
          <w:lang w:eastAsia="zh-CN" w:bidi="ar"/>
        </w:rPr>
        <w:t>.</w:t>
      </w:r>
      <w:r w:rsidR="00A9699C" w:rsidRPr="000C4696">
        <w:rPr>
          <w:rFonts w:ascii="Cambria Math" w:eastAsia="Cambria Math" w:hAnsi="Cambria Math" w:cs="Cambria Math"/>
          <w:color w:val="000000"/>
          <w:lang w:eastAsia="zh-CN" w:bidi="ar"/>
        </w:rPr>
        <w:t>𝑎</w:t>
      </w:r>
      <w:r w:rsidR="006E1D72" w:rsidRPr="000C4696">
        <w:rPr>
          <w:rFonts w:eastAsia="Cambria Math" w:cs="Times New Roman"/>
          <w:color w:val="000000"/>
          <w:lang w:eastAsia="zh-CN" w:bidi="ar"/>
        </w:rPr>
        <w:t xml:space="preserve"> đều chia hết cho 33</w:t>
      </w:r>
    </w:p>
    <w:p w14:paraId="28E31AC5" w14:textId="3425E86F" w:rsidR="00544B1E" w:rsidRPr="000C4696" w:rsidRDefault="00544B1E" w:rsidP="00544B1E">
      <w:pPr>
        <w:pStyle w:val="Nidungvnbn"/>
        <w:rPr>
          <w:rFonts w:eastAsia="Cambria Math" w:cs="Times New Roman"/>
          <w:color w:val="000000"/>
          <w:lang w:eastAsia="zh-CN" w:bidi="ar"/>
        </w:rPr>
      </w:pPr>
      <w:r w:rsidRPr="000C4696">
        <w:rPr>
          <w:rFonts w:eastAsia="Cambria Math" w:cs="Times New Roman"/>
          <w:color w:val="000000"/>
          <w:highlight w:val="yellow"/>
          <w:lang w:eastAsia="zh-CN" w:bidi="ar"/>
        </w:rPr>
        <w:t xml:space="preserve">→ </w:t>
      </w:r>
      <w:r w:rsidR="000D2D1E" w:rsidRPr="000C4696">
        <w:rPr>
          <w:rFonts w:eastAsia="Cambria Math" w:cs="Times New Roman"/>
          <w:color w:val="000000"/>
          <w:highlight w:val="yellow"/>
          <w:lang w:eastAsia="zh-CN" w:bidi="ar"/>
        </w:rPr>
        <w:t xml:space="preserve">Do đó, </w:t>
      </w:r>
      <w:r w:rsidRPr="000C4696">
        <w:rPr>
          <w:rFonts w:eastAsia="Cambria Math" w:cs="Times New Roman"/>
          <w:color w:val="000000"/>
          <w:highlight w:val="yellow"/>
          <w:lang w:eastAsia="zh-CN" w:bidi="ar"/>
        </w:rPr>
        <w:t xml:space="preserve">quan hệ R có tính </w:t>
      </w:r>
      <w:r w:rsidR="00C20B3F" w:rsidRPr="000C4696">
        <w:rPr>
          <w:rFonts w:eastAsia="Cambria Math" w:cs="Times New Roman"/>
          <w:color w:val="000000"/>
          <w:highlight w:val="yellow"/>
          <w:lang w:eastAsia="zh-CN" w:bidi="ar"/>
        </w:rPr>
        <w:t>đối xứng</w:t>
      </w:r>
      <w:r w:rsidRPr="000C4696">
        <w:rPr>
          <w:rFonts w:eastAsia="Cambria Math" w:cs="Times New Roman"/>
          <w:color w:val="000000"/>
          <w:highlight w:val="yellow"/>
          <w:lang w:eastAsia="zh-CN" w:bidi="ar"/>
        </w:rPr>
        <w:t>.</w:t>
      </w:r>
    </w:p>
    <w:p w14:paraId="6C15570C" w14:textId="0F1D37C3" w:rsidR="00D71130" w:rsidRPr="000C4696" w:rsidRDefault="00D71130" w:rsidP="00D71130">
      <w:pPr>
        <w:pStyle w:val="Heading2"/>
        <w:rPr>
          <w:rFonts w:cs="Times New Roman"/>
          <w:noProof w:val="0"/>
        </w:rPr>
      </w:pPr>
      <w:bookmarkStart w:id="28" w:name="_Toc168478701"/>
      <w:r w:rsidRPr="000C4696">
        <w:rPr>
          <w:rFonts w:cs="Times New Roman"/>
          <w:noProof w:val="0"/>
        </w:rPr>
        <w:t>Phản đối xứng (Anti-symmetric):</w:t>
      </w:r>
      <w:bookmarkEnd w:id="28"/>
    </w:p>
    <w:p w14:paraId="0AAE604E" w14:textId="0FB4B8F9" w:rsidR="00E97819" w:rsidRPr="000C4696" w:rsidRDefault="00E97819" w:rsidP="001D253F">
      <w:pPr>
        <w:pStyle w:val="Nidungvnbn"/>
        <w:numPr>
          <w:ilvl w:val="0"/>
          <w:numId w:val="2"/>
        </w:numPr>
        <w:ind w:left="851" w:hanging="284"/>
        <w:rPr>
          <w:rFonts w:cs="Times New Roman"/>
        </w:rPr>
      </w:pPr>
      <w:r w:rsidRPr="000C4696">
        <w:rPr>
          <w:rFonts w:cs="Times New Roman"/>
        </w:rPr>
        <w:t xml:space="preserve">Để chứng minh </w:t>
      </w:r>
      <w:r w:rsidRPr="00E50202">
        <w:rPr>
          <w:rFonts w:cs="Times New Roman"/>
        </w:rPr>
        <w:t>rằng</w:t>
      </w:r>
      <w:r w:rsidRPr="000C4696">
        <w:rPr>
          <w:rFonts w:cs="Times New Roman"/>
        </w:rPr>
        <w:t xml:space="preserve"> quan hệ R có tính phản đối xứng, ta cần chứng minh:</w:t>
      </w:r>
    </w:p>
    <w:p w14:paraId="5EB14502" w14:textId="048362F2" w:rsidR="00E97819" w:rsidRPr="000C4696" w:rsidRDefault="00E97819" w:rsidP="001D253F">
      <w:pPr>
        <w:pStyle w:val="Nidungvnbn"/>
        <w:jc w:val="center"/>
        <w:rPr>
          <w:rFonts w:cs="Times New Roman"/>
          <w:lang w:eastAsia="zh-CN" w:bidi="ar"/>
        </w:rPr>
      </w:pPr>
      <w:r w:rsidRPr="000C4696">
        <w:rPr>
          <w:rFonts w:ascii="Cambria Math" w:hAnsi="Cambria Math" w:cs="Cambria Math"/>
          <w:lang w:eastAsia="zh-CN" w:bidi="ar"/>
        </w:rPr>
        <w:t>∀𝑎</w:t>
      </w:r>
      <w:r w:rsidRPr="000C4696">
        <w:rPr>
          <w:rFonts w:cs="Times New Roman"/>
          <w:lang w:eastAsia="zh-CN" w:bidi="ar"/>
        </w:rPr>
        <w:t xml:space="preserve">, </w:t>
      </w:r>
      <w:r w:rsidRPr="000C4696">
        <w:rPr>
          <w:rFonts w:ascii="Cambria Math" w:hAnsi="Cambria Math" w:cs="Cambria Math"/>
          <w:lang w:eastAsia="zh-CN" w:bidi="ar"/>
        </w:rPr>
        <w:t>𝑏</w:t>
      </w:r>
      <w:r w:rsidRPr="000C4696">
        <w:rPr>
          <w:rFonts w:cs="Times New Roman"/>
          <w:lang w:eastAsia="zh-CN" w:bidi="ar"/>
        </w:rPr>
        <w:t xml:space="preserve"> </w:t>
      </w:r>
      <w:r w:rsidRPr="000C4696">
        <w:rPr>
          <w:rFonts w:ascii="Cambria Math" w:hAnsi="Cambria Math" w:cs="Cambria Math"/>
          <w:lang w:eastAsia="zh-CN" w:bidi="ar"/>
        </w:rPr>
        <w:t>∈</w:t>
      </w:r>
      <w:r w:rsidRPr="000C4696">
        <w:rPr>
          <w:rFonts w:cs="Times New Roman"/>
          <w:lang w:eastAsia="zh-CN" w:bidi="ar"/>
        </w:rPr>
        <w:t xml:space="preserve"> </w:t>
      </w:r>
      <w:r w:rsidRPr="000C4696">
        <w:rPr>
          <w:rFonts w:ascii="Cambria Math" w:hAnsi="Cambria Math" w:cs="Cambria Math"/>
          <w:lang w:eastAsia="zh-CN" w:bidi="ar"/>
        </w:rPr>
        <w:t>𝑁</w:t>
      </w:r>
      <w:r w:rsidRPr="000C4696">
        <w:rPr>
          <w:rFonts w:cs="Times New Roman"/>
          <w:lang w:eastAsia="zh-CN" w:bidi="ar"/>
        </w:rPr>
        <w:t xml:space="preserve">, </w:t>
      </w:r>
      <m:oMath>
        <m:d>
          <m:dPr>
            <m:ctrlPr>
              <w:rPr>
                <w:rFonts w:ascii="Cambria Math" w:hAnsi="Cambria Math"/>
                <w:lang w:eastAsia="zh-CN" w:bidi="ar"/>
              </w:rPr>
            </m:ctrlPr>
          </m:dPr>
          <m:e>
            <m:r>
              <w:rPr>
                <w:rFonts w:ascii="Cambria Math" w:hAnsi="Cambria Math"/>
                <w:lang w:eastAsia="zh-CN" w:bidi="ar"/>
              </w:rPr>
              <m:t>aRb</m:t>
            </m:r>
            <m:r>
              <m:rPr>
                <m:sty m:val="p"/>
              </m:rPr>
              <w:rPr>
                <w:rFonts w:ascii="Cambria Math" w:hAnsi="Cambria Math" w:cs="Times New Roman"/>
                <w:lang w:eastAsia="zh-CN" w:bidi="ar"/>
              </w:rPr>
              <m:t>∧</m:t>
            </m:r>
            <m:r>
              <w:rPr>
                <w:rFonts w:ascii="Cambria Math" w:hAnsi="Cambria Math"/>
                <w:lang w:eastAsia="zh-CN" w:bidi="ar"/>
              </w:rPr>
              <m:t>bRa</m:t>
            </m:r>
          </m:e>
        </m:d>
        <m:r>
          <m:rPr>
            <m:sty m:val="p"/>
          </m:rPr>
          <w:rPr>
            <w:rFonts w:ascii="Cambria Math" w:hAnsi="Cambria Math" w:cs="Times New Roman"/>
            <w:lang w:eastAsia="zh-CN" w:bidi="ar"/>
          </w:rPr>
          <m:t xml:space="preserve"> →</m:t>
        </m:r>
        <m:r>
          <w:rPr>
            <w:rFonts w:ascii="Cambria Math" w:hAnsi="Cambria Math" w:cs="Times New Roman"/>
            <w:lang w:eastAsia="zh-CN" w:bidi="ar"/>
          </w:rPr>
          <m:t>a</m:t>
        </m:r>
        <m:r>
          <m:rPr>
            <m:sty m:val="p"/>
          </m:rPr>
          <w:rPr>
            <w:rFonts w:ascii="Cambria Math" w:hAnsi="Cambria Math" w:cs="Times New Roman"/>
            <w:lang w:eastAsia="zh-CN" w:bidi="ar"/>
          </w:rPr>
          <m:t>=</m:t>
        </m:r>
        <m:r>
          <w:rPr>
            <w:rFonts w:ascii="Cambria Math" w:hAnsi="Cambria Math" w:cs="Times New Roman"/>
            <w:lang w:eastAsia="zh-CN" w:bidi="ar"/>
          </w:rPr>
          <m:t>b</m:t>
        </m:r>
      </m:oMath>
    </w:p>
    <w:p w14:paraId="51B1522A" w14:textId="77777777" w:rsidR="00E97819" w:rsidRPr="000C4696" w:rsidRDefault="00E97819" w:rsidP="001D253F">
      <w:pPr>
        <w:pStyle w:val="Nidungvnbn"/>
        <w:numPr>
          <w:ilvl w:val="0"/>
          <w:numId w:val="2"/>
        </w:numPr>
        <w:ind w:left="851" w:hanging="284"/>
        <w:rPr>
          <w:rFonts w:eastAsia="Cambria Math" w:cs="Times New Roman"/>
          <w:color w:val="000000"/>
          <w:lang w:eastAsia="zh-CN" w:bidi="ar"/>
        </w:rPr>
      </w:pPr>
      <w:r w:rsidRPr="000C4696">
        <w:rPr>
          <w:rFonts w:eastAsia="Cambria Math" w:cs="Times New Roman"/>
          <w:color w:val="000000"/>
          <w:lang w:eastAsia="zh-CN" w:bidi="ar"/>
        </w:rPr>
        <w:tab/>
        <w:t>Theo định nghĩa của R, điều này nghĩa là:</w:t>
      </w:r>
    </w:p>
    <w:p w14:paraId="1AA9F971" w14:textId="48441903" w:rsidR="001D253F" w:rsidRDefault="00E97819" w:rsidP="001D253F">
      <w:pPr>
        <w:pStyle w:val="Nidungvnbn"/>
        <w:jc w:val="center"/>
        <w:rPr>
          <w:rFonts w:eastAsiaTheme="minorEastAsia" w:cs="Times New Roman"/>
          <w:iCs/>
          <w:lang w:eastAsia="zh-CN" w:bidi="ar"/>
        </w:rPr>
      </w:pPr>
      <w:r w:rsidRPr="000C4696">
        <w:rPr>
          <w:rFonts w:ascii="Cambria Math" w:hAnsi="Cambria Math" w:cs="Cambria Math"/>
        </w:rPr>
        <w:t>∀𝑎</w:t>
      </w:r>
      <w:r w:rsidRPr="000C4696">
        <w:rPr>
          <w:rFonts w:cs="Times New Roman"/>
        </w:rPr>
        <w:t>,</w:t>
      </w:r>
      <w:r w:rsidRPr="000C4696">
        <w:rPr>
          <w:rFonts w:cs="Times New Roman"/>
          <w:lang w:eastAsia="zh-CN" w:bidi="ar"/>
        </w:rPr>
        <w:t xml:space="preserve"> </w:t>
      </w:r>
      <w:r w:rsidRPr="000C4696">
        <w:rPr>
          <w:rFonts w:ascii="Cambria Math" w:hAnsi="Cambria Math" w:cs="Cambria Math"/>
          <w:lang w:eastAsia="zh-CN" w:bidi="ar"/>
        </w:rPr>
        <w:t>𝑏</w:t>
      </w:r>
      <w:r w:rsidRPr="000C4696">
        <w:rPr>
          <w:rFonts w:cs="Times New Roman"/>
        </w:rPr>
        <w:t xml:space="preserve"> </w:t>
      </w:r>
      <w:r w:rsidRPr="000C4696">
        <w:rPr>
          <w:rFonts w:ascii="Cambria Math" w:hAnsi="Cambria Math" w:cs="Cambria Math"/>
        </w:rPr>
        <w:t>∈</w:t>
      </w:r>
      <w:r w:rsidRPr="000C4696">
        <w:rPr>
          <w:rFonts w:cs="Times New Roman"/>
        </w:rPr>
        <w:t xml:space="preserve"> </w:t>
      </w:r>
      <w:r w:rsidRPr="000C4696">
        <w:rPr>
          <w:rFonts w:ascii="Cambria Math" w:hAnsi="Cambria Math" w:cs="Cambria Math"/>
        </w:rPr>
        <w:t>𝑁</w:t>
      </w:r>
      <w:r w:rsidRPr="000C4696">
        <w:rPr>
          <w:rFonts w:cs="Times New Roman"/>
        </w:rPr>
        <w:t xml:space="preserve">, </w:t>
      </w:r>
      <m:oMath>
        <m:d>
          <m:dPr>
            <m:ctrlPr>
              <w:rPr>
                <w:rFonts w:ascii="Cambria Math" w:hAnsi="Cambria Math"/>
                <w:lang w:eastAsia="zh-CN" w:bidi="ar"/>
              </w:rPr>
            </m:ctrlPr>
          </m:dPr>
          <m:e>
            <m:r>
              <m:rPr>
                <m:sty m:val="p"/>
              </m:rPr>
              <w:rPr>
                <w:rFonts w:ascii="Cambria Math" w:hAnsi="Cambria Math"/>
                <w:lang w:eastAsia="zh-CN" w:bidi="ar"/>
              </w:rPr>
              <m:t>33</m:t>
            </m:r>
            <m:d>
              <m:dPr>
                <m:begChr m:val="|"/>
                <m:endChr m:val="|"/>
                <m:ctrlPr>
                  <w:rPr>
                    <w:rFonts w:ascii="Cambria Math" w:hAnsi="Cambria Math"/>
                    <w:lang w:eastAsia="zh-CN" w:bidi="ar"/>
                  </w:rPr>
                </m:ctrlPr>
              </m:dPr>
              <m:e>
                <m:d>
                  <m:dPr>
                    <m:ctrlPr>
                      <w:rPr>
                        <w:rFonts w:ascii="Cambria Math" w:hAnsi="Cambria Math"/>
                        <w:lang w:eastAsia="zh-CN" w:bidi="ar"/>
                      </w:rPr>
                    </m:ctrlPr>
                  </m:dPr>
                  <m:e>
                    <m:r>
                      <w:rPr>
                        <w:rFonts w:ascii="Cambria Math" w:hAnsi="Cambria Math"/>
                        <w:lang w:eastAsia="zh-CN" w:bidi="ar"/>
                      </w:rPr>
                      <m:t>a</m:t>
                    </m:r>
                    <m:r>
                      <m:rPr>
                        <m:sty m:val="p"/>
                      </m:rPr>
                      <w:rPr>
                        <w:rFonts w:ascii="Cambria Math" w:hAnsi="Cambria Math"/>
                        <w:lang w:eastAsia="zh-CN" w:bidi="ar"/>
                      </w:rPr>
                      <m:t xml:space="preserve"> . </m:t>
                    </m:r>
                    <m:r>
                      <w:rPr>
                        <w:rFonts w:ascii="Cambria Math" w:hAnsi="Cambria Math"/>
                        <w:lang w:eastAsia="zh-CN" w:bidi="ar"/>
                      </w:rPr>
                      <m:t>b</m:t>
                    </m:r>
                  </m:e>
                </m:d>
                <m:r>
                  <m:rPr>
                    <m:sty m:val="p"/>
                  </m:rPr>
                  <w:rPr>
                    <w:rFonts w:ascii="Cambria Math" w:hAnsi="Cambria Math" w:cs="Times New Roman"/>
                    <w:lang w:eastAsia="zh-CN" w:bidi="ar"/>
                  </w:rPr>
                  <m:t>∧</m:t>
                </m:r>
                <m:r>
                  <m:rPr>
                    <m:sty m:val="p"/>
                  </m:rPr>
                  <w:rPr>
                    <w:rFonts w:ascii="Cambria Math" w:hAnsi="Cambria Math"/>
                    <w:lang w:eastAsia="zh-CN" w:bidi="ar"/>
                  </w:rPr>
                  <m:t>33</m:t>
                </m:r>
              </m:e>
            </m:d>
            <m:d>
              <m:dPr>
                <m:ctrlPr>
                  <w:rPr>
                    <w:rFonts w:ascii="Cambria Math" w:hAnsi="Cambria Math"/>
                    <w:lang w:eastAsia="zh-CN" w:bidi="ar"/>
                  </w:rPr>
                </m:ctrlPr>
              </m:dPr>
              <m:e>
                <m:r>
                  <w:rPr>
                    <w:rFonts w:ascii="Cambria Math" w:hAnsi="Cambria Math"/>
                    <w:lang w:eastAsia="zh-CN" w:bidi="ar"/>
                  </w:rPr>
                  <m:t>b</m:t>
                </m:r>
                <m:r>
                  <m:rPr>
                    <m:sty m:val="p"/>
                  </m:rPr>
                  <w:rPr>
                    <w:rFonts w:ascii="Cambria Math" w:hAnsi="Cambria Math"/>
                    <w:lang w:eastAsia="zh-CN" w:bidi="ar"/>
                  </w:rPr>
                  <m:t xml:space="preserve"> . </m:t>
                </m:r>
                <m:r>
                  <w:rPr>
                    <w:rFonts w:ascii="Cambria Math" w:hAnsi="Cambria Math"/>
                    <w:lang w:eastAsia="zh-CN" w:bidi="ar"/>
                  </w:rPr>
                  <m:t>a</m:t>
                </m:r>
              </m:e>
            </m:d>
          </m:e>
        </m:d>
        <m:r>
          <m:rPr>
            <m:sty m:val="p"/>
          </m:rPr>
          <w:rPr>
            <w:rFonts w:ascii="Cambria Math" w:hAnsi="Cambria Math"/>
            <w:lang w:eastAsia="zh-CN" w:bidi="ar"/>
          </w:rPr>
          <m:t>→</m:t>
        </m:r>
        <m:r>
          <w:rPr>
            <w:rFonts w:ascii="Cambria Math" w:hAnsi="Cambria Math"/>
            <w:lang w:eastAsia="zh-CN" w:bidi="ar"/>
          </w:rPr>
          <m:t>a</m:t>
        </m:r>
        <m:r>
          <m:rPr>
            <m:sty m:val="p"/>
          </m:rPr>
          <w:rPr>
            <w:rFonts w:ascii="Cambria Math" w:hAnsi="Cambria Math"/>
            <w:lang w:eastAsia="zh-CN" w:bidi="ar"/>
          </w:rPr>
          <m:t>=</m:t>
        </m:r>
        <m:r>
          <w:rPr>
            <w:rFonts w:ascii="Cambria Math" w:hAnsi="Cambria Math"/>
            <w:lang w:eastAsia="zh-CN" w:bidi="ar"/>
          </w:rPr>
          <m:t>b</m:t>
        </m:r>
      </m:oMath>
    </w:p>
    <w:p w14:paraId="7780575C" w14:textId="77777777" w:rsidR="001D253F" w:rsidRDefault="001D253F">
      <w:pPr>
        <w:spacing w:before="0" w:after="200" w:line="276" w:lineRule="auto"/>
        <w:rPr>
          <w:rFonts w:eastAsiaTheme="minorEastAsia" w:cs="Times New Roman"/>
          <w:iCs/>
          <w:sz w:val="26"/>
          <w:szCs w:val="26"/>
          <w:lang w:eastAsia="zh-CN" w:bidi="ar"/>
        </w:rPr>
      </w:pPr>
      <w:r>
        <w:rPr>
          <w:rFonts w:eastAsiaTheme="minorEastAsia" w:cs="Times New Roman"/>
          <w:iCs/>
          <w:lang w:eastAsia="zh-CN" w:bidi="ar"/>
        </w:rPr>
        <w:br w:type="page"/>
      </w:r>
    </w:p>
    <w:p w14:paraId="42179D0A" w14:textId="77777777" w:rsidR="006E1D72" w:rsidRPr="000C4696" w:rsidRDefault="00E97819" w:rsidP="001D253F">
      <w:pPr>
        <w:pStyle w:val="Nidungvnbn"/>
        <w:numPr>
          <w:ilvl w:val="0"/>
          <w:numId w:val="2"/>
        </w:numPr>
        <w:ind w:left="851" w:hanging="284"/>
        <w:rPr>
          <w:rFonts w:cs="Times New Roman"/>
          <w:sz w:val="36"/>
          <w:szCs w:val="36"/>
        </w:rPr>
      </w:pPr>
      <w:r w:rsidRPr="000C4696">
        <w:rPr>
          <w:rFonts w:cs="Times New Roman"/>
        </w:rPr>
        <w:lastRenderedPageBreak/>
        <w:t>Ta có</w:t>
      </w:r>
      <w:r w:rsidR="00F3645F" w:rsidRPr="000C4696">
        <w:rPr>
          <w:rFonts w:cs="Times New Roman"/>
        </w:rPr>
        <w:t xml:space="preserve">: </w:t>
      </w:r>
      <w:r w:rsidR="006E1D72" w:rsidRPr="000C4696">
        <w:rPr>
          <w:rFonts w:ascii="Cambria Math" w:eastAsia="Cambria Math" w:hAnsi="Cambria Math" w:cs="Cambria Math"/>
          <w:color w:val="000000"/>
          <w:lang w:eastAsia="zh-CN" w:bidi="ar"/>
        </w:rPr>
        <w:t>𝑎</w:t>
      </w:r>
      <w:r w:rsidR="006E1D72" w:rsidRPr="000C4696">
        <w:rPr>
          <w:rFonts w:eastAsia="Cambria Math" w:cs="Times New Roman"/>
          <w:color w:val="000000"/>
          <w:lang w:eastAsia="zh-CN" w:bidi="ar"/>
        </w:rPr>
        <w:t>.</w:t>
      </w:r>
      <w:r w:rsidR="006E1D72" w:rsidRPr="000C4696">
        <w:rPr>
          <w:rFonts w:ascii="Cambria Math" w:eastAsia="Cambria Math" w:hAnsi="Cambria Math" w:cs="Cambria Math"/>
          <w:color w:val="000000"/>
          <w:lang w:eastAsia="zh-CN" w:bidi="ar"/>
        </w:rPr>
        <w:t>𝑏</w:t>
      </w:r>
      <w:r w:rsidR="006E1D72" w:rsidRPr="000C4696">
        <w:rPr>
          <w:rFonts w:eastAsia="Cambria Math" w:cs="Times New Roman"/>
          <w:color w:val="000000"/>
          <w:lang w:eastAsia="zh-CN" w:bidi="ar"/>
        </w:rPr>
        <w:t xml:space="preserve"> = </w:t>
      </w:r>
      <w:r w:rsidR="006E1D72" w:rsidRPr="000C4696">
        <w:rPr>
          <w:rFonts w:ascii="Cambria Math" w:eastAsia="Cambria Math" w:hAnsi="Cambria Math" w:cs="Cambria Math"/>
          <w:color w:val="000000"/>
          <w:lang w:eastAsia="zh-CN" w:bidi="ar"/>
        </w:rPr>
        <w:t>𝑏</w:t>
      </w:r>
      <w:r w:rsidR="006E1D72" w:rsidRPr="000C4696">
        <w:rPr>
          <w:rFonts w:eastAsia="Cambria Math" w:cs="Times New Roman"/>
          <w:color w:val="000000"/>
          <w:lang w:eastAsia="zh-CN" w:bidi="ar"/>
        </w:rPr>
        <w:t>.</w:t>
      </w:r>
      <w:r w:rsidR="006E1D72" w:rsidRPr="000C4696">
        <w:rPr>
          <w:rFonts w:ascii="Cambria Math" w:eastAsia="Cambria Math" w:hAnsi="Cambria Math" w:cs="Cambria Math"/>
          <w:color w:val="000000"/>
          <w:lang w:eastAsia="zh-CN" w:bidi="ar"/>
        </w:rPr>
        <w:t>𝑎</w:t>
      </w:r>
      <w:r w:rsidR="006E1D72" w:rsidRPr="000C4696">
        <w:rPr>
          <w:rFonts w:eastAsia="Cambria Math" w:cs="Times New Roman"/>
          <w:color w:val="000000"/>
          <w:lang w:eastAsia="zh-CN" w:bidi="ar"/>
        </w:rPr>
        <w:t xml:space="preserve"> (do tính giao hoán của phép nhân)</w:t>
      </w:r>
    </w:p>
    <w:p w14:paraId="0D62D16B" w14:textId="2095E4BB" w:rsidR="00E97819" w:rsidRPr="000C4696" w:rsidRDefault="006E1D72" w:rsidP="006E1D72">
      <w:pPr>
        <w:pStyle w:val="Nidungvnbn"/>
        <w:rPr>
          <w:rFonts w:eastAsia="Cambria Math" w:cs="Times New Roman"/>
          <w:color w:val="000000"/>
          <w:lang w:eastAsia="zh-CN" w:bidi="ar"/>
        </w:rPr>
      </w:pPr>
      <w:r w:rsidRPr="000C4696">
        <w:rPr>
          <w:rFonts w:eastAsia="Cambria Math" w:cs="Times New Roman"/>
          <w:color w:val="000000"/>
          <w:lang w:eastAsia="zh-CN" w:bidi="ar"/>
        </w:rPr>
        <w:t xml:space="preserve">→ </w:t>
      </w:r>
      <w:r w:rsidRPr="000C4696">
        <w:rPr>
          <w:rFonts w:ascii="Cambria Math" w:eastAsia="Cambria Math" w:hAnsi="Cambria Math" w:cs="Cambria Math"/>
          <w:color w:val="000000"/>
          <w:lang w:eastAsia="zh-CN" w:bidi="ar"/>
        </w:rPr>
        <w:t>𝑎</w:t>
      </w:r>
      <w:r w:rsidRPr="000C4696">
        <w:rPr>
          <w:rFonts w:eastAsia="Cambria Math" w:cs="Times New Roman"/>
          <w:color w:val="000000"/>
          <w:lang w:eastAsia="zh-CN" w:bidi="ar"/>
        </w:rPr>
        <w:t xml:space="preserve">. </w:t>
      </w:r>
      <w:r w:rsidRPr="000C4696">
        <w:rPr>
          <w:rFonts w:ascii="Cambria Math" w:eastAsia="Cambria Math" w:hAnsi="Cambria Math" w:cs="Cambria Math"/>
          <w:color w:val="000000"/>
          <w:lang w:eastAsia="zh-CN" w:bidi="ar"/>
        </w:rPr>
        <w:t>𝑏</w:t>
      </w:r>
      <w:r w:rsidRPr="000C4696">
        <w:rPr>
          <w:rFonts w:eastAsia="Cambria Math" w:cs="Times New Roman"/>
          <w:color w:val="000000"/>
          <w:lang w:eastAsia="zh-CN" w:bidi="ar"/>
        </w:rPr>
        <w:t xml:space="preserve"> và </w:t>
      </w:r>
      <w:r w:rsidRPr="000C4696">
        <w:rPr>
          <w:rFonts w:ascii="Cambria Math" w:eastAsia="Cambria Math" w:hAnsi="Cambria Math" w:cs="Cambria Math"/>
          <w:color w:val="000000"/>
          <w:lang w:eastAsia="zh-CN" w:bidi="ar"/>
        </w:rPr>
        <w:t>𝑏</w:t>
      </w:r>
      <w:r w:rsidRPr="000C4696">
        <w:rPr>
          <w:rFonts w:eastAsia="Cambria Math" w:cs="Times New Roman"/>
          <w:color w:val="000000"/>
          <w:lang w:eastAsia="zh-CN" w:bidi="ar"/>
        </w:rPr>
        <w:t>.</w:t>
      </w:r>
      <w:r w:rsidRPr="000C4696">
        <w:rPr>
          <w:rFonts w:ascii="Cambria Math" w:eastAsia="Cambria Math" w:hAnsi="Cambria Math" w:cs="Cambria Math"/>
          <w:color w:val="000000"/>
          <w:lang w:eastAsia="zh-CN" w:bidi="ar"/>
        </w:rPr>
        <w:t>𝑎</w:t>
      </w:r>
      <w:r w:rsidRPr="000C4696">
        <w:rPr>
          <w:rFonts w:eastAsia="Cambria Math" w:cs="Times New Roman"/>
          <w:color w:val="000000"/>
          <w:lang w:eastAsia="zh-CN" w:bidi="ar"/>
        </w:rPr>
        <w:t xml:space="preserve"> đều chia hết cho 33</w:t>
      </w:r>
    </w:p>
    <w:p w14:paraId="4D497363" w14:textId="77777777" w:rsidR="00C664A9" w:rsidRPr="000C4696" w:rsidRDefault="006E1D72" w:rsidP="001D253F">
      <w:pPr>
        <w:pStyle w:val="Nidungvnbn"/>
        <w:numPr>
          <w:ilvl w:val="0"/>
          <w:numId w:val="2"/>
        </w:numPr>
        <w:ind w:left="851" w:hanging="284"/>
        <w:rPr>
          <w:rFonts w:eastAsia="Cambria Math" w:cs="Times New Roman"/>
          <w:color w:val="000000"/>
          <w:lang w:eastAsia="zh-CN" w:bidi="ar"/>
        </w:rPr>
      </w:pPr>
      <w:r w:rsidRPr="000C4696">
        <w:rPr>
          <w:rFonts w:eastAsia="Cambria Math" w:cs="Times New Roman"/>
          <w:color w:val="000000"/>
          <w:lang w:eastAsia="zh-CN" w:bidi="ar"/>
        </w:rPr>
        <w:t xml:space="preserve">Nhưng </w:t>
      </w:r>
      <w:r w:rsidR="00980965" w:rsidRPr="000C4696">
        <w:rPr>
          <w:rFonts w:eastAsia="Cambria Math" w:cs="Times New Roman"/>
          <w:color w:val="000000"/>
          <w:lang w:eastAsia="zh-CN" w:bidi="ar"/>
        </w:rPr>
        <w:t>không chắc chắn a = b</w:t>
      </w:r>
      <w:r w:rsidR="00C664A9" w:rsidRPr="000C4696">
        <w:rPr>
          <w:rFonts w:eastAsia="Cambria Math" w:cs="Times New Roman"/>
          <w:color w:val="000000"/>
          <w:lang w:eastAsia="zh-CN" w:bidi="ar"/>
        </w:rPr>
        <w:t xml:space="preserve">. Ví dụ, 33 chia hết cho 11 x 3 và 3 x 11 </w:t>
      </w:r>
    </w:p>
    <w:p w14:paraId="25B00260" w14:textId="462D274C" w:rsidR="006E1D72" w:rsidRPr="001D253F" w:rsidRDefault="00C664A9" w:rsidP="006E1D72">
      <w:pPr>
        <w:pStyle w:val="Nidungvnbn"/>
        <w:rPr>
          <w:rFonts w:eastAsia="Cambria Math" w:cs="Times New Roman"/>
          <w:color w:val="000000"/>
          <w:lang w:val="en-US" w:eastAsia="zh-CN" w:bidi="ar"/>
        </w:rPr>
      </w:pPr>
      <w:r w:rsidRPr="000C4696">
        <w:rPr>
          <w:rFonts w:eastAsia="Cambria Math" w:cs="Times New Roman"/>
          <w:color w:val="000000"/>
          <w:lang w:eastAsia="zh-CN" w:bidi="ar"/>
        </w:rPr>
        <w:t>nhưng 3 không bằng 11</w:t>
      </w:r>
    </w:p>
    <w:p w14:paraId="2308AB13" w14:textId="59ACC2E8" w:rsidR="00E97819" w:rsidRPr="000C4696" w:rsidRDefault="00E97819" w:rsidP="00E97819">
      <w:pPr>
        <w:pStyle w:val="Nidungvnbn"/>
        <w:rPr>
          <w:rFonts w:cs="Times New Roman"/>
        </w:rPr>
      </w:pPr>
      <w:r w:rsidRPr="000C4696">
        <w:rPr>
          <w:rFonts w:eastAsia="Cambria Math" w:cs="Times New Roman"/>
          <w:color w:val="000000"/>
          <w:highlight w:val="yellow"/>
          <w:lang w:eastAsia="zh-CN" w:bidi="ar"/>
        </w:rPr>
        <w:t xml:space="preserve">→ </w:t>
      </w:r>
      <w:r w:rsidR="000D2D1E" w:rsidRPr="000C4696">
        <w:rPr>
          <w:rFonts w:eastAsia="Cambria Math" w:cs="Times New Roman"/>
          <w:color w:val="000000"/>
          <w:highlight w:val="yellow"/>
          <w:lang w:eastAsia="zh-CN" w:bidi="ar"/>
        </w:rPr>
        <w:t xml:space="preserve">Do đó, </w:t>
      </w:r>
      <w:r w:rsidRPr="000C4696">
        <w:rPr>
          <w:rFonts w:eastAsia="Cambria Math" w:cs="Times New Roman"/>
          <w:color w:val="000000"/>
          <w:highlight w:val="yellow"/>
          <w:lang w:eastAsia="zh-CN" w:bidi="ar"/>
        </w:rPr>
        <w:t xml:space="preserve">quan hệ R </w:t>
      </w:r>
      <w:r w:rsidR="00BA1C8B" w:rsidRPr="000C4696">
        <w:rPr>
          <w:rFonts w:eastAsia="Cambria Math" w:cs="Times New Roman"/>
          <w:color w:val="000000"/>
          <w:highlight w:val="yellow"/>
          <w:lang w:eastAsia="zh-CN" w:bidi="ar"/>
        </w:rPr>
        <w:t xml:space="preserve">không </w:t>
      </w:r>
      <w:r w:rsidRPr="000C4696">
        <w:rPr>
          <w:rFonts w:eastAsia="Cambria Math" w:cs="Times New Roman"/>
          <w:color w:val="000000"/>
          <w:highlight w:val="yellow"/>
          <w:lang w:eastAsia="zh-CN" w:bidi="ar"/>
        </w:rPr>
        <w:t>có tính</w:t>
      </w:r>
      <w:r w:rsidR="00BA1C8B" w:rsidRPr="000C4696">
        <w:rPr>
          <w:rFonts w:eastAsia="Cambria Math" w:cs="Times New Roman"/>
          <w:color w:val="000000"/>
          <w:highlight w:val="yellow"/>
          <w:lang w:eastAsia="zh-CN" w:bidi="ar"/>
        </w:rPr>
        <w:t xml:space="preserve"> phản</w:t>
      </w:r>
      <w:r w:rsidRPr="000C4696">
        <w:rPr>
          <w:rFonts w:eastAsia="Cambria Math" w:cs="Times New Roman"/>
          <w:color w:val="000000"/>
          <w:highlight w:val="yellow"/>
          <w:lang w:eastAsia="zh-CN" w:bidi="ar"/>
        </w:rPr>
        <w:t xml:space="preserve"> đối xứng.</w:t>
      </w:r>
    </w:p>
    <w:p w14:paraId="3152EB97" w14:textId="00E336A6" w:rsidR="00783A23" w:rsidRPr="000C4696" w:rsidRDefault="00B50D1C" w:rsidP="00B50D1C">
      <w:pPr>
        <w:pStyle w:val="Heading2"/>
        <w:rPr>
          <w:rFonts w:cs="Times New Roman"/>
          <w:noProof w:val="0"/>
        </w:rPr>
      </w:pPr>
      <w:bookmarkStart w:id="29" w:name="_Toc168478702"/>
      <w:r w:rsidRPr="000C4696">
        <w:rPr>
          <w:rFonts w:cs="Times New Roman"/>
          <w:noProof w:val="0"/>
        </w:rPr>
        <w:t>Bắc cầu (Transitive):</w:t>
      </w:r>
      <w:bookmarkEnd w:id="29"/>
    </w:p>
    <w:p w14:paraId="5A5E7DE5" w14:textId="2328D770" w:rsidR="004A722C" w:rsidRPr="000C4696" w:rsidRDefault="004A722C" w:rsidP="001D253F">
      <w:pPr>
        <w:pStyle w:val="Nidungvnbn"/>
        <w:numPr>
          <w:ilvl w:val="0"/>
          <w:numId w:val="2"/>
        </w:numPr>
        <w:ind w:left="851" w:hanging="284"/>
        <w:rPr>
          <w:rFonts w:cs="Times New Roman"/>
        </w:rPr>
      </w:pPr>
      <w:r w:rsidRPr="000C4696">
        <w:rPr>
          <w:rFonts w:cs="Times New Roman"/>
        </w:rPr>
        <w:t xml:space="preserve">Để chứng minh </w:t>
      </w:r>
      <w:r w:rsidRPr="00E50202">
        <w:rPr>
          <w:rFonts w:cs="Times New Roman"/>
        </w:rPr>
        <w:t>rằng</w:t>
      </w:r>
      <w:r w:rsidRPr="000C4696">
        <w:rPr>
          <w:rFonts w:cs="Times New Roman"/>
        </w:rPr>
        <w:t xml:space="preserve"> quan hệ R có tính </w:t>
      </w:r>
      <w:r w:rsidR="000D2D1E" w:rsidRPr="000C4696">
        <w:rPr>
          <w:rFonts w:cs="Times New Roman"/>
        </w:rPr>
        <w:t>bắt cầu</w:t>
      </w:r>
      <w:r w:rsidRPr="000C4696">
        <w:rPr>
          <w:rFonts w:cs="Times New Roman"/>
        </w:rPr>
        <w:t>, ta cần chứng minh:</w:t>
      </w:r>
    </w:p>
    <w:p w14:paraId="76109035" w14:textId="57B2E18A" w:rsidR="004A722C" w:rsidRPr="000C4696" w:rsidRDefault="004A722C" w:rsidP="001D253F">
      <w:pPr>
        <w:pStyle w:val="Nidungvnbn"/>
        <w:jc w:val="center"/>
        <w:rPr>
          <w:rFonts w:cs="Times New Roman"/>
          <w:lang w:eastAsia="zh-CN" w:bidi="ar"/>
        </w:rPr>
      </w:pPr>
      <w:r w:rsidRPr="000C4696">
        <w:rPr>
          <w:rFonts w:ascii="Cambria Math" w:hAnsi="Cambria Math" w:cs="Cambria Math"/>
          <w:lang w:eastAsia="zh-CN" w:bidi="ar"/>
        </w:rPr>
        <w:t>∀𝑎</w:t>
      </w:r>
      <w:r w:rsidRPr="000C4696">
        <w:rPr>
          <w:rFonts w:cs="Times New Roman"/>
          <w:lang w:eastAsia="zh-CN" w:bidi="ar"/>
        </w:rPr>
        <w:t xml:space="preserve">, </w:t>
      </w:r>
      <w:r w:rsidRPr="000C4696">
        <w:rPr>
          <w:rFonts w:ascii="Cambria Math" w:hAnsi="Cambria Math" w:cs="Cambria Math"/>
          <w:lang w:eastAsia="zh-CN" w:bidi="ar"/>
        </w:rPr>
        <w:t>𝑏</w:t>
      </w:r>
      <w:r w:rsidR="00056295" w:rsidRPr="000C4696">
        <w:rPr>
          <w:rFonts w:cs="Times New Roman"/>
          <w:lang w:eastAsia="zh-CN" w:bidi="ar"/>
        </w:rPr>
        <w:t xml:space="preserve">, </w:t>
      </w:r>
      <w:r w:rsidR="00056295" w:rsidRPr="000C4696">
        <w:rPr>
          <w:rFonts w:cs="Times New Roman"/>
          <w:iCs/>
          <w:lang w:eastAsia="zh-CN" w:bidi="ar"/>
        </w:rPr>
        <w:t>c</w:t>
      </w:r>
      <w:r w:rsidR="00056295" w:rsidRPr="000C4696">
        <w:rPr>
          <w:rFonts w:cs="Times New Roman"/>
          <w:lang w:eastAsia="zh-CN" w:bidi="ar"/>
        </w:rPr>
        <w:t xml:space="preserve"> </w:t>
      </w:r>
      <w:r w:rsidRPr="000C4696">
        <w:rPr>
          <w:rFonts w:ascii="Cambria Math" w:hAnsi="Cambria Math" w:cs="Cambria Math"/>
          <w:lang w:eastAsia="zh-CN" w:bidi="ar"/>
        </w:rPr>
        <w:t>∈</w:t>
      </w:r>
      <w:r w:rsidRPr="000C4696">
        <w:rPr>
          <w:rFonts w:cs="Times New Roman"/>
          <w:lang w:eastAsia="zh-CN" w:bidi="ar"/>
        </w:rPr>
        <w:t xml:space="preserve"> </w:t>
      </w:r>
      <w:r w:rsidRPr="000C4696">
        <w:rPr>
          <w:rFonts w:ascii="Cambria Math" w:hAnsi="Cambria Math" w:cs="Cambria Math"/>
          <w:lang w:eastAsia="zh-CN" w:bidi="ar"/>
        </w:rPr>
        <w:t>𝑁</w:t>
      </w:r>
      <w:r w:rsidRPr="000C4696">
        <w:rPr>
          <w:rFonts w:cs="Times New Roman"/>
          <w:lang w:eastAsia="zh-CN" w:bidi="ar"/>
        </w:rPr>
        <w:t xml:space="preserve">, </w:t>
      </w:r>
      <m:oMath>
        <m:d>
          <m:dPr>
            <m:ctrlPr>
              <w:rPr>
                <w:rFonts w:ascii="Cambria Math" w:hAnsi="Cambria Math"/>
                <w:lang w:eastAsia="zh-CN" w:bidi="ar"/>
              </w:rPr>
            </m:ctrlPr>
          </m:dPr>
          <m:e>
            <m:r>
              <w:rPr>
                <w:rFonts w:ascii="Cambria Math" w:hAnsi="Cambria Math"/>
                <w:lang w:eastAsia="zh-CN" w:bidi="ar"/>
              </w:rPr>
              <m:t>aRb</m:t>
            </m:r>
            <m:r>
              <m:rPr>
                <m:sty m:val="p"/>
              </m:rPr>
              <w:rPr>
                <w:rFonts w:ascii="Cambria Math" w:hAnsi="Cambria Math" w:cs="Times New Roman"/>
                <w:lang w:eastAsia="zh-CN" w:bidi="ar"/>
              </w:rPr>
              <m:t>∧</m:t>
            </m:r>
            <m:r>
              <w:rPr>
                <w:rFonts w:ascii="Cambria Math" w:hAnsi="Cambria Math"/>
                <w:lang w:eastAsia="zh-CN" w:bidi="ar"/>
              </w:rPr>
              <m:t>bRc</m:t>
            </m:r>
          </m:e>
        </m:d>
        <m:r>
          <m:rPr>
            <m:sty m:val="p"/>
          </m:rPr>
          <w:rPr>
            <w:rFonts w:ascii="Cambria Math" w:hAnsi="Cambria Math" w:cs="Times New Roman"/>
            <w:lang w:eastAsia="zh-CN" w:bidi="ar"/>
          </w:rPr>
          <m:t xml:space="preserve"> →</m:t>
        </m:r>
        <m:r>
          <w:rPr>
            <w:rFonts w:ascii="Cambria Math" w:hAnsi="Cambria Math"/>
            <w:lang w:eastAsia="zh-CN" w:bidi="ar"/>
          </w:rPr>
          <m:t>aRc</m:t>
        </m:r>
      </m:oMath>
    </w:p>
    <w:p w14:paraId="74792F2C" w14:textId="77777777" w:rsidR="004A722C" w:rsidRPr="000C4696" w:rsidRDefault="004A722C" w:rsidP="001D253F">
      <w:pPr>
        <w:pStyle w:val="Nidungvnbn"/>
        <w:numPr>
          <w:ilvl w:val="0"/>
          <w:numId w:val="2"/>
        </w:numPr>
        <w:ind w:left="851" w:hanging="284"/>
        <w:rPr>
          <w:rFonts w:eastAsia="Cambria Math" w:cs="Times New Roman"/>
          <w:color w:val="000000"/>
          <w:lang w:eastAsia="zh-CN" w:bidi="ar"/>
        </w:rPr>
      </w:pPr>
      <w:r w:rsidRPr="000C4696">
        <w:rPr>
          <w:rFonts w:eastAsia="Cambria Math" w:cs="Times New Roman"/>
          <w:color w:val="000000"/>
          <w:lang w:eastAsia="zh-CN" w:bidi="ar"/>
        </w:rPr>
        <w:tab/>
        <w:t>Theo định nghĩa của R, điều này nghĩa là:</w:t>
      </w:r>
    </w:p>
    <w:p w14:paraId="681396CE" w14:textId="39BDF9B3" w:rsidR="004A722C" w:rsidRPr="000C4696" w:rsidRDefault="004A722C" w:rsidP="001D253F">
      <w:pPr>
        <w:pStyle w:val="Nidungvnbn"/>
        <w:jc w:val="center"/>
        <w:rPr>
          <w:rFonts w:cs="Times New Roman"/>
          <w:lang w:eastAsia="zh-CN" w:bidi="ar"/>
        </w:rPr>
      </w:pPr>
      <w:r w:rsidRPr="000C4696">
        <w:rPr>
          <w:rFonts w:ascii="Cambria Math" w:hAnsi="Cambria Math" w:cs="Cambria Math"/>
        </w:rPr>
        <w:t>∀𝑎</w:t>
      </w:r>
      <w:r w:rsidRPr="000C4696">
        <w:rPr>
          <w:rFonts w:cs="Times New Roman"/>
        </w:rPr>
        <w:t>,</w:t>
      </w:r>
      <w:r w:rsidRPr="000C4696">
        <w:rPr>
          <w:rFonts w:cs="Times New Roman"/>
          <w:lang w:eastAsia="zh-CN" w:bidi="ar"/>
        </w:rPr>
        <w:t xml:space="preserve"> </w:t>
      </w:r>
      <w:r w:rsidRPr="000C4696">
        <w:rPr>
          <w:rFonts w:ascii="Cambria Math" w:hAnsi="Cambria Math" w:cs="Cambria Math"/>
          <w:lang w:eastAsia="zh-CN" w:bidi="ar"/>
        </w:rPr>
        <w:t>𝑏</w:t>
      </w:r>
      <w:r w:rsidR="00056295" w:rsidRPr="000C4696">
        <w:rPr>
          <w:rFonts w:cs="Times New Roman"/>
          <w:lang w:eastAsia="zh-CN" w:bidi="ar"/>
        </w:rPr>
        <w:t xml:space="preserve">, </w:t>
      </w:r>
      <w:r w:rsidR="00056295" w:rsidRPr="000C4696">
        <w:rPr>
          <w:rFonts w:cs="Times New Roman"/>
          <w:iCs/>
          <w:lang w:eastAsia="zh-CN" w:bidi="ar"/>
        </w:rPr>
        <w:t>c</w:t>
      </w:r>
      <w:r w:rsidRPr="000C4696">
        <w:rPr>
          <w:rFonts w:cs="Times New Roman"/>
        </w:rPr>
        <w:t xml:space="preserve"> </w:t>
      </w:r>
      <w:r w:rsidRPr="000C4696">
        <w:rPr>
          <w:rFonts w:ascii="Cambria Math" w:hAnsi="Cambria Math" w:cs="Cambria Math"/>
        </w:rPr>
        <w:t>∈</w:t>
      </w:r>
      <w:r w:rsidRPr="000C4696">
        <w:rPr>
          <w:rFonts w:cs="Times New Roman"/>
        </w:rPr>
        <w:t xml:space="preserve"> </w:t>
      </w:r>
      <w:r w:rsidRPr="000C4696">
        <w:rPr>
          <w:rFonts w:ascii="Cambria Math" w:hAnsi="Cambria Math" w:cs="Cambria Math"/>
        </w:rPr>
        <w:t>𝑁</w:t>
      </w:r>
      <w:r w:rsidRPr="000C4696">
        <w:rPr>
          <w:rFonts w:cs="Times New Roman"/>
        </w:rPr>
        <w:t xml:space="preserve">, </w:t>
      </w:r>
      <m:oMath>
        <m:d>
          <m:dPr>
            <m:ctrlPr>
              <w:rPr>
                <w:rFonts w:ascii="Cambria Math" w:hAnsi="Cambria Math"/>
                <w:lang w:eastAsia="zh-CN" w:bidi="ar"/>
              </w:rPr>
            </m:ctrlPr>
          </m:dPr>
          <m:e>
            <m:r>
              <m:rPr>
                <m:sty m:val="p"/>
              </m:rPr>
              <w:rPr>
                <w:rFonts w:ascii="Cambria Math" w:hAnsi="Cambria Math"/>
                <w:lang w:eastAsia="zh-CN" w:bidi="ar"/>
              </w:rPr>
              <m:t>33</m:t>
            </m:r>
            <m:d>
              <m:dPr>
                <m:begChr m:val="|"/>
                <m:endChr m:val="|"/>
                <m:ctrlPr>
                  <w:rPr>
                    <w:rFonts w:ascii="Cambria Math" w:hAnsi="Cambria Math"/>
                    <w:lang w:eastAsia="zh-CN" w:bidi="ar"/>
                  </w:rPr>
                </m:ctrlPr>
              </m:dPr>
              <m:e>
                <m:d>
                  <m:dPr>
                    <m:ctrlPr>
                      <w:rPr>
                        <w:rFonts w:ascii="Cambria Math" w:hAnsi="Cambria Math"/>
                        <w:lang w:eastAsia="zh-CN" w:bidi="ar"/>
                      </w:rPr>
                    </m:ctrlPr>
                  </m:dPr>
                  <m:e>
                    <m:r>
                      <w:rPr>
                        <w:rFonts w:ascii="Cambria Math" w:hAnsi="Cambria Math"/>
                        <w:lang w:eastAsia="zh-CN" w:bidi="ar"/>
                      </w:rPr>
                      <m:t>a</m:t>
                    </m:r>
                    <m:r>
                      <m:rPr>
                        <m:sty m:val="p"/>
                      </m:rPr>
                      <w:rPr>
                        <w:rFonts w:ascii="Cambria Math" w:hAnsi="Cambria Math"/>
                        <w:lang w:eastAsia="zh-CN" w:bidi="ar"/>
                      </w:rPr>
                      <m:t xml:space="preserve"> . </m:t>
                    </m:r>
                    <m:r>
                      <w:rPr>
                        <w:rFonts w:ascii="Cambria Math" w:hAnsi="Cambria Math"/>
                        <w:lang w:eastAsia="zh-CN" w:bidi="ar"/>
                      </w:rPr>
                      <m:t>b</m:t>
                    </m:r>
                  </m:e>
                </m:d>
                <m:r>
                  <m:rPr>
                    <m:sty m:val="p"/>
                  </m:rPr>
                  <w:rPr>
                    <w:rFonts w:ascii="Cambria Math" w:hAnsi="Cambria Math" w:cs="Times New Roman"/>
                    <w:lang w:eastAsia="zh-CN" w:bidi="ar"/>
                  </w:rPr>
                  <m:t>∧</m:t>
                </m:r>
                <m:r>
                  <m:rPr>
                    <m:sty m:val="p"/>
                  </m:rPr>
                  <w:rPr>
                    <w:rFonts w:ascii="Cambria Math" w:hAnsi="Cambria Math"/>
                    <w:lang w:eastAsia="zh-CN" w:bidi="ar"/>
                  </w:rPr>
                  <m:t>33</m:t>
                </m:r>
              </m:e>
            </m:d>
            <m:d>
              <m:dPr>
                <m:ctrlPr>
                  <w:rPr>
                    <w:rFonts w:ascii="Cambria Math" w:hAnsi="Cambria Math"/>
                    <w:lang w:eastAsia="zh-CN" w:bidi="ar"/>
                  </w:rPr>
                </m:ctrlPr>
              </m:dPr>
              <m:e>
                <m:r>
                  <w:rPr>
                    <w:rFonts w:ascii="Cambria Math" w:hAnsi="Cambria Math"/>
                    <w:lang w:eastAsia="zh-CN" w:bidi="ar"/>
                  </w:rPr>
                  <m:t>b</m:t>
                </m:r>
                <m:r>
                  <m:rPr>
                    <m:sty m:val="p"/>
                  </m:rPr>
                  <w:rPr>
                    <w:rFonts w:ascii="Cambria Math" w:hAnsi="Cambria Math"/>
                    <w:lang w:eastAsia="zh-CN" w:bidi="ar"/>
                  </w:rPr>
                  <m:t xml:space="preserve"> . </m:t>
                </m:r>
                <m:r>
                  <w:rPr>
                    <w:rFonts w:ascii="Cambria Math" w:hAnsi="Cambria Math"/>
                    <w:lang w:eastAsia="zh-CN" w:bidi="ar"/>
                  </w:rPr>
                  <m:t>c</m:t>
                </m:r>
              </m:e>
            </m:d>
          </m:e>
        </m:d>
        <m:r>
          <m:rPr>
            <m:sty m:val="p"/>
          </m:rPr>
          <w:rPr>
            <w:rFonts w:ascii="Cambria Math" w:hAnsi="Cambria Math"/>
            <w:lang w:eastAsia="zh-CN" w:bidi="ar"/>
          </w:rPr>
          <m:t>→33|</m:t>
        </m:r>
        <m:d>
          <m:dPr>
            <m:ctrlPr>
              <w:rPr>
                <w:rFonts w:ascii="Cambria Math" w:hAnsi="Cambria Math"/>
                <w:lang w:eastAsia="zh-CN" w:bidi="ar"/>
              </w:rPr>
            </m:ctrlPr>
          </m:dPr>
          <m:e>
            <m:r>
              <w:rPr>
                <w:rFonts w:ascii="Cambria Math" w:hAnsi="Cambria Math"/>
                <w:lang w:eastAsia="zh-CN" w:bidi="ar"/>
              </w:rPr>
              <m:t>a</m:t>
            </m:r>
            <m:r>
              <m:rPr>
                <m:sty m:val="p"/>
              </m:rPr>
              <w:rPr>
                <w:rFonts w:ascii="Cambria Math" w:hAnsi="Cambria Math"/>
                <w:lang w:eastAsia="zh-CN" w:bidi="ar"/>
              </w:rPr>
              <m:t xml:space="preserve"> . </m:t>
            </m:r>
            <m:r>
              <w:rPr>
                <w:rFonts w:ascii="Cambria Math" w:hAnsi="Cambria Math"/>
                <w:lang w:eastAsia="zh-CN" w:bidi="ar"/>
              </w:rPr>
              <m:t>c</m:t>
            </m:r>
          </m:e>
        </m:d>
      </m:oMath>
    </w:p>
    <w:p w14:paraId="28B3FED9" w14:textId="4BC6025C" w:rsidR="0095015B" w:rsidRPr="000C4696" w:rsidRDefault="002E042B" w:rsidP="001D253F">
      <w:pPr>
        <w:pStyle w:val="Nidungvnbn"/>
        <w:numPr>
          <w:ilvl w:val="0"/>
          <w:numId w:val="2"/>
        </w:numPr>
        <w:ind w:left="851" w:hanging="284"/>
        <w:rPr>
          <w:lang w:eastAsia="zh-CN" w:bidi="ar"/>
        </w:rPr>
      </w:pPr>
      <w:r w:rsidRPr="000C4696">
        <w:t xml:space="preserve">Giả sử </w:t>
      </w:r>
      <m:oMath>
        <m:r>
          <w:rPr>
            <w:rFonts w:ascii="Cambria Math" w:hAnsi="Cambria Math"/>
          </w:rPr>
          <m:t>a=</m:t>
        </m:r>
        <m:r>
          <w:rPr>
            <w:rFonts w:ascii="Cambria Math" w:eastAsia="Cambria Math" w:hAnsi="Cambria Math" w:cs="Cambria Math"/>
            <w:color w:val="000000"/>
            <w:lang w:eastAsia="zh-CN" w:bidi="ar"/>
          </w:rPr>
          <m:t>3, b=11, c=9</m:t>
        </m:r>
      </m:oMath>
      <w:r w:rsidR="000A4736" w:rsidRPr="000C4696">
        <w:rPr>
          <w:rFonts w:eastAsiaTheme="minorEastAsia"/>
          <w:color w:val="000000"/>
          <w:lang w:eastAsia="zh-CN" w:bidi="ar"/>
        </w:rPr>
        <w:t>. Ta có</w:t>
      </w:r>
      <w:r w:rsidR="001D253F">
        <w:rPr>
          <w:rFonts w:eastAsiaTheme="minorEastAsia"/>
          <w:color w:val="000000"/>
          <w:lang w:val="en-US" w:eastAsia="zh-CN" w:bidi="ar"/>
        </w:rPr>
        <w:t>:</w:t>
      </w:r>
    </w:p>
    <w:p w14:paraId="50A88642" w14:textId="317FE704" w:rsidR="00566B09" w:rsidRPr="000C4696" w:rsidRDefault="00566B09" w:rsidP="001D253F">
      <w:pPr>
        <w:pStyle w:val="Nidungvnbn"/>
        <w:numPr>
          <w:ilvl w:val="1"/>
          <w:numId w:val="2"/>
        </w:numPr>
        <w:rPr>
          <w:lang w:eastAsia="zh-CN" w:bidi="ar"/>
        </w:rPr>
      </w:pPr>
      <w:r w:rsidRPr="000C4696">
        <w:rPr>
          <w:lang w:eastAsia="zh-CN" w:bidi="ar"/>
        </w:rPr>
        <w:t xml:space="preserve"> </w:t>
      </w:r>
      <w:r w:rsidR="001A4013" w:rsidRPr="000C4696">
        <w:rPr>
          <w:rFonts w:ascii="Cambria Math" w:eastAsia="Cambria Math" w:hAnsi="Cambria Math" w:cs="Cambria Math"/>
          <w:color w:val="000000"/>
          <w:lang w:eastAsia="zh-CN" w:bidi="ar"/>
        </w:rPr>
        <w:t>𝑎</w:t>
      </w:r>
      <w:r w:rsidR="000A4736" w:rsidRPr="000C4696">
        <w:rPr>
          <w:rFonts w:ascii="Cambria Math" w:eastAsia="Cambria Math" w:hAnsi="Cambria Math" w:cs="Cambria Math"/>
          <w:color w:val="000000"/>
          <w:lang w:eastAsia="zh-CN" w:bidi="ar"/>
        </w:rPr>
        <w:t xml:space="preserve"> </w:t>
      </w:r>
      <w:r w:rsidR="001A4013" w:rsidRPr="000C4696">
        <w:rPr>
          <w:rFonts w:eastAsia="Cambria Math" w:cs="Times New Roman"/>
          <w:color w:val="000000"/>
          <w:lang w:eastAsia="zh-CN" w:bidi="ar"/>
        </w:rPr>
        <w:t xml:space="preserve">. </w:t>
      </w:r>
      <w:r w:rsidR="001A4013" w:rsidRPr="000C4696">
        <w:rPr>
          <w:rFonts w:ascii="Cambria Math" w:eastAsia="Cambria Math" w:hAnsi="Cambria Math" w:cs="Cambria Math"/>
          <w:color w:val="000000"/>
          <w:lang w:eastAsia="zh-CN" w:bidi="ar"/>
        </w:rPr>
        <w:t>𝑏</w:t>
      </w:r>
      <w:r w:rsidR="001A4013" w:rsidRPr="000C4696">
        <w:rPr>
          <w:lang w:eastAsia="zh-CN" w:bidi="ar"/>
        </w:rPr>
        <w:t xml:space="preserve"> </w:t>
      </w:r>
      <w:r w:rsidRPr="000C4696">
        <w:rPr>
          <w:lang w:eastAsia="zh-CN" w:bidi="ar"/>
        </w:rPr>
        <w:t xml:space="preserve">= </w:t>
      </w:r>
      <w:r w:rsidR="000A4736" w:rsidRPr="000C4696">
        <w:rPr>
          <w:lang w:eastAsia="zh-CN" w:bidi="ar"/>
        </w:rPr>
        <w:t>33 chia hết cho 33</w:t>
      </w:r>
    </w:p>
    <w:p w14:paraId="605A5F08" w14:textId="35F4FD0E" w:rsidR="000A4736" w:rsidRPr="000C4696" w:rsidRDefault="000A4736" w:rsidP="001D253F">
      <w:pPr>
        <w:pStyle w:val="Nidungvnbn"/>
        <w:numPr>
          <w:ilvl w:val="1"/>
          <w:numId w:val="2"/>
        </w:numPr>
        <w:rPr>
          <w:lang w:eastAsia="zh-CN" w:bidi="ar"/>
        </w:rPr>
      </w:pPr>
      <w:r w:rsidRPr="000C4696">
        <w:rPr>
          <w:rFonts w:ascii="Cambria Math" w:eastAsia="Cambria Math" w:hAnsi="Cambria Math" w:cs="Cambria Math"/>
          <w:i/>
          <w:color w:val="000000"/>
          <w:lang w:eastAsia="zh-CN" w:bidi="ar"/>
        </w:rPr>
        <w:t xml:space="preserve">b </w:t>
      </w:r>
      <w:r w:rsidRPr="000C4696">
        <w:rPr>
          <w:rFonts w:eastAsia="Cambria Math" w:cs="Times New Roman"/>
          <w:i/>
          <w:color w:val="000000"/>
          <w:lang w:eastAsia="zh-CN" w:bidi="ar"/>
        </w:rPr>
        <w:t xml:space="preserve">. </w:t>
      </w:r>
      <w:r w:rsidRPr="000C4696">
        <w:rPr>
          <w:rFonts w:ascii="Cambria Math" w:eastAsia="Cambria Math" w:hAnsi="Cambria Math" w:cs="Cambria Math"/>
          <w:i/>
          <w:color w:val="000000"/>
          <w:lang w:eastAsia="zh-CN" w:bidi="ar"/>
        </w:rPr>
        <w:t>c</w:t>
      </w:r>
      <w:r w:rsidRPr="000C4696">
        <w:rPr>
          <w:lang w:eastAsia="zh-CN" w:bidi="ar"/>
        </w:rPr>
        <w:t xml:space="preserve">  = 99 chia hết cho 33</w:t>
      </w:r>
    </w:p>
    <w:p w14:paraId="3570C116" w14:textId="129CD0D7" w:rsidR="000A4736" w:rsidRPr="000C4696" w:rsidRDefault="000A4736" w:rsidP="001D253F">
      <w:pPr>
        <w:pStyle w:val="Nidungvnbn"/>
        <w:numPr>
          <w:ilvl w:val="1"/>
          <w:numId w:val="2"/>
        </w:numPr>
        <w:rPr>
          <w:b/>
          <w:lang w:eastAsia="zh-CN" w:bidi="ar"/>
        </w:rPr>
      </w:pPr>
      <w:r w:rsidRPr="000C4696">
        <w:rPr>
          <w:rFonts w:ascii="Cambria Math" w:eastAsia="Cambria Math" w:hAnsi="Cambria Math" w:cs="Cambria Math"/>
          <w:b/>
          <w:color w:val="000000"/>
          <w:lang w:eastAsia="zh-CN" w:bidi="ar"/>
        </w:rPr>
        <w:t xml:space="preserve">𝑎 </w:t>
      </w:r>
      <w:r w:rsidRPr="000C4696">
        <w:rPr>
          <w:rFonts w:eastAsia="Cambria Math" w:cs="Times New Roman"/>
          <w:b/>
          <w:color w:val="000000"/>
          <w:lang w:eastAsia="zh-CN" w:bidi="ar"/>
        </w:rPr>
        <w:t xml:space="preserve">. </w:t>
      </w:r>
      <w:r w:rsidRPr="000C4696">
        <w:rPr>
          <w:rFonts w:ascii="Cambria Math" w:eastAsia="Cambria Math" w:hAnsi="Cambria Math" w:cs="Cambria Math"/>
          <w:b/>
          <w:color w:val="000000"/>
          <w:lang w:eastAsia="zh-CN" w:bidi="ar"/>
        </w:rPr>
        <w:t>c</w:t>
      </w:r>
      <w:r w:rsidRPr="000C4696">
        <w:rPr>
          <w:b/>
          <w:lang w:eastAsia="zh-CN" w:bidi="ar"/>
        </w:rPr>
        <w:t xml:space="preserve">  = 27 KHÔNG chia hết cho 33</w:t>
      </w:r>
    </w:p>
    <w:p w14:paraId="51517BB9" w14:textId="33555440" w:rsidR="00B50D1C" w:rsidRPr="000C4696" w:rsidRDefault="004A722C" w:rsidP="00C52392">
      <w:pPr>
        <w:pStyle w:val="Nidungvnbn"/>
        <w:rPr>
          <w:lang w:eastAsia="zh-CN" w:bidi="ar"/>
        </w:rPr>
      </w:pPr>
      <w:r w:rsidRPr="000C4696">
        <w:rPr>
          <w:highlight w:val="yellow"/>
          <w:lang w:eastAsia="zh-CN" w:bidi="ar"/>
        </w:rPr>
        <w:t xml:space="preserve">→ </w:t>
      </w:r>
      <w:r w:rsidR="00D71132" w:rsidRPr="000C4696">
        <w:rPr>
          <w:highlight w:val="yellow"/>
          <w:lang w:eastAsia="zh-CN" w:bidi="ar"/>
        </w:rPr>
        <w:t>Do đó</w:t>
      </w:r>
      <w:r w:rsidRPr="000C4696">
        <w:rPr>
          <w:highlight w:val="yellow"/>
          <w:lang w:eastAsia="zh-CN" w:bidi="ar"/>
        </w:rPr>
        <w:t>, quan hệ R</w:t>
      </w:r>
      <w:r w:rsidR="00D71132" w:rsidRPr="000C4696">
        <w:rPr>
          <w:highlight w:val="yellow"/>
          <w:lang w:eastAsia="zh-CN" w:bidi="ar"/>
        </w:rPr>
        <w:t xml:space="preserve"> không</w:t>
      </w:r>
      <w:r w:rsidRPr="000C4696">
        <w:rPr>
          <w:highlight w:val="yellow"/>
          <w:lang w:eastAsia="zh-CN" w:bidi="ar"/>
        </w:rPr>
        <w:t xml:space="preserve"> có tính </w:t>
      </w:r>
      <w:r w:rsidR="00C460FB" w:rsidRPr="000C4696">
        <w:rPr>
          <w:highlight w:val="yellow"/>
          <w:lang w:eastAsia="zh-CN" w:bidi="ar"/>
        </w:rPr>
        <w:t>bắc cầu</w:t>
      </w:r>
      <w:r w:rsidRPr="000C4696">
        <w:rPr>
          <w:highlight w:val="yellow"/>
          <w:lang w:eastAsia="zh-CN" w:bidi="ar"/>
        </w:rPr>
        <w:t>.</w:t>
      </w:r>
    </w:p>
    <w:p w14:paraId="1CB470A0" w14:textId="77777777" w:rsidR="00B50D1C" w:rsidRPr="000C4696" w:rsidRDefault="00B50D1C" w:rsidP="00B50D1C">
      <w:pPr>
        <w:pStyle w:val="Nidungvnbn"/>
      </w:pPr>
    </w:p>
    <w:p w14:paraId="46A66607" w14:textId="049D646F" w:rsidR="00783A23" w:rsidRPr="000C4696" w:rsidRDefault="00783A23" w:rsidP="0091100B">
      <w:pPr>
        <w:pStyle w:val="Heading1"/>
      </w:pPr>
      <w:r w:rsidRPr="000C4696">
        <w:br w:type="page"/>
      </w:r>
      <w:bookmarkStart w:id="30" w:name="_Toc168478703"/>
      <w:r w:rsidRPr="000C4696">
        <w:lastRenderedPageBreak/>
        <w:t>KRUSKAL’S ALGORITHM</w:t>
      </w:r>
      <w:bookmarkEnd w:id="30"/>
    </w:p>
    <w:p w14:paraId="78A4EF35" w14:textId="61AF9757" w:rsidR="00783A23" w:rsidRPr="000C4696" w:rsidRDefault="00870EB3" w:rsidP="0056094B">
      <w:pPr>
        <w:pStyle w:val="Heading2"/>
        <w:rPr>
          <w:noProof w:val="0"/>
        </w:rPr>
      </w:pPr>
      <w:bookmarkStart w:id="31" w:name="_Toc168478704"/>
      <w:r w:rsidRPr="000C4696">
        <w:rPr>
          <w:noProof w:val="0"/>
        </w:rPr>
        <w:t>Giới thiệu thuật toán Union-Find</w:t>
      </w:r>
      <w:r w:rsidR="0056094B" w:rsidRPr="000C4696">
        <w:rPr>
          <w:noProof w:val="0"/>
        </w:rPr>
        <w:t xml:space="preserve"> (Disjoint Set):</w:t>
      </w:r>
      <w:bookmarkEnd w:id="31"/>
    </w:p>
    <w:p w14:paraId="1ECF0728" w14:textId="1564E80C" w:rsidR="00783A23" w:rsidRPr="000C4696" w:rsidRDefault="000200D5" w:rsidP="001D253F">
      <w:pPr>
        <w:pStyle w:val="Nidungvnbn"/>
        <w:numPr>
          <w:ilvl w:val="0"/>
          <w:numId w:val="2"/>
        </w:numPr>
        <w:ind w:left="851" w:hanging="284"/>
      </w:pPr>
      <w:r w:rsidRPr="001D253F">
        <w:t>Thuật toán Kruskal</w:t>
      </w:r>
      <w:r w:rsidRPr="000C4696">
        <w:t xml:space="preserve"> là một thuật toán tham lam được sử dụng để tìm cây khung nhỏ nhất (MST) trong một đồ thị vô hướn</w:t>
      </w:r>
      <w:r w:rsidR="0022420C" w:rsidRPr="000C4696">
        <w:t>g</w:t>
      </w:r>
      <w:r w:rsidRPr="000C4696">
        <w:t xml:space="preserve">. Nó hoạt động bằng cách duy trì một tập hợp các cạnh được sắp xếp theo trọng số tăng dần và lần lượt thêm các cạnh vào cây khung cho đến khi tất cả các nút được kết nối. </w:t>
      </w:r>
    </w:p>
    <w:p w14:paraId="2445DE07" w14:textId="3BF4BAA5" w:rsidR="009732B8" w:rsidRPr="000C4696" w:rsidRDefault="00D91F41" w:rsidP="001D253F">
      <w:pPr>
        <w:pStyle w:val="Nidungvnbn"/>
        <w:numPr>
          <w:ilvl w:val="0"/>
          <w:numId w:val="2"/>
        </w:numPr>
        <w:ind w:left="851" w:hanging="284"/>
      </w:pPr>
      <w:r w:rsidRPr="001D253F">
        <w:t>Thuật toán Union-Find</w:t>
      </w:r>
      <w:r w:rsidRPr="000C4696">
        <w:t xml:space="preserve"> là một thuật toán để thực hiện các thao tác trên cấu trúc dữ liệu rời rạc. Nó cung cấp hai thao tác chính:</w:t>
      </w:r>
    </w:p>
    <w:p w14:paraId="71D88129" w14:textId="38672C9D" w:rsidR="00EF0BE4" w:rsidRPr="000C4696" w:rsidRDefault="00EF0BE4" w:rsidP="001D253F">
      <w:pPr>
        <w:pStyle w:val="Nidungvnbn"/>
        <w:numPr>
          <w:ilvl w:val="1"/>
          <w:numId w:val="2"/>
        </w:numPr>
      </w:pPr>
      <w:r w:rsidRPr="000C4696">
        <w:t xml:space="preserve">Find(x, y): Xác định xem hai nút x và y có thuộc cùng một tập hợp hay không. </w:t>
      </w:r>
    </w:p>
    <w:p w14:paraId="13A1A320" w14:textId="69274738" w:rsidR="00EF0BE4" w:rsidRPr="000C4696" w:rsidRDefault="00EF0BE4" w:rsidP="001D253F">
      <w:pPr>
        <w:pStyle w:val="Nidungvnbn"/>
        <w:numPr>
          <w:ilvl w:val="1"/>
          <w:numId w:val="2"/>
        </w:numPr>
      </w:pPr>
      <w:r w:rsidRPr="000C4696">
        <w:t>Union(x, y): Hợp nhất hai tập hợp chứa nút x và y thành một tập hợp duy nhất.</w:t>
      </w:r>
    </w:p>
    <w:p w14:paraId="260E2074" w14:textId="49EC694F" w:rsidR="00437B0C" w:rsidRPr="000C4696" w:rsidRDefault="00437B0C" w:rsidP="00DB4203">
      <w:pPr>
        <w:pStyle w:val="Heading3"/>
      </w:pPr>
      <w:bookmarkStart w:id="32" w:name="_Toc168478705"/>
      <w:r w:rsidRPr="000C4696">
        <w:t>Sự khác biệt giữa thuật Kruskal với thuật</w:t>
      </w:r>
      <w:r w:rsidR="00DB4203" w:rsidRPr="000C4696">
        <w:t xml:space="preserve"> toán</w:t>
      </w:r>
      <w:r w:rsidRPr="000C4696">
        <w:t xml:space="preserve"> Kruskal</w:t>
      </w:r>
      <w:r w:rsidR="00DB4203" w:rsidRPr="000C4696">
        <w:t xml:space="preserve"> áp dụng Union-Find:</w:t>
      </w:r>
      <w:bookmarkEnd w:id="32"/>
      <w:r w:rsidRPr="000C4696">
        <w:t xml:space="preserve"> </w:t>
      </w:r>
    </w:p>
    <w:p w14:paraId="1CF5B0A5" w14:textId="512F7231" w:rsidR="00DB4203" w:rsidRPr="000C4696" w:rsidRDefault="00DB4203" w:rsidP="001D253F">
      <w:pPr>
        <w:pStyle w:val="Nidungvnbn"/>
        <w:numPr>
          <w:ilvl w:val="0"/>
          <w:numId w:val="2"/>
        </w:numPr>
        <w:ind w:left="851" w:hanging="284"/>
      </w:pPr>
      <w:r w:rsidRPr="000C4696">
        <w:t>Thuật toán Kruskal:</w:t>
      </w:r>
    </w:p>
    <w:p w14:paraId="18866EF4" w14:textId="77777777" w:rsidR="00DB4203" w:rsidRPr="000C4696" w:rsidRDefault="00DB4203" w:rsidP="00B91079">
      <w:pPr>
        <w:pStyle w:val="Nidungvnbn"/>
        <w:numPr>
          <w:ilvl w:val="0"/>
          <w:numId w:val="9"/>
        </w:numPr>
      </w:pPr>
      <w:r w:rsidRPr="000C4696">
        <w:t>Sử dụng một danh sách hoặc mảng đơn giản để duy trì các tập hợp nút rời rạc.</w:t>
      </w:r>
    </w:p>
    <w:p w14:paraId="785B4547" w14:textId="77777777" w:rsidR="00DB4203" w:rsidRPr="000C4696" w:rsidRDefault="00DB4203" w:rsidP="00B91079">
      <w:pPr>
        <w:pStyle w:val="Nidungvnbn"/>
        <w:numPr>
          <w:ilvl w:val="0"/>
          <w:numId w:val="9"/>
        </w:numPr>
      </w:pPr>
      <w:r w:rsidRPr="000C4696">
        <w:t>Cập nhật danh sách hoặc mảng này khi thêm các cạnh vào MST, phản ánh việc hợp nhất các thành phần liên thông.</w:t>
      </w:r>
    </w:p>
    <w:p w14:paraId="607DAF4D" w14:textId="407C8304" w:rsidR="00DB4203" w:rsidRPr="000C4696" w:rsidRDefault="00DB4203" w:rsidP="001D253F">
      <w:pPr>
        <w:pStyle w:val="Nidungvnbn"/>
        <w:numPr>
          <w:ilvl w:val="0"/>
          <w:numId w:val="2"/>
        </w:numPr>
        <w:ind w:left="851" w:hanging="284"/>
      </w:pPr>
      <w:r w:rsidRPr="000C4696">
        <w:t>Thuật toán Kruskal áp dụng Union-Find:</w:t>
      </w:r>
    </w:p>
    <w:p w14:paraId="50BAF636" w14:textId="77777777" w:rsidR="00DB4203" w:rsidRPr="000C4696" w:rsidRDefault="00DB4203" w:rsidP="00B91079">
      <w:pPr>
        <w:pStyle w:val="Nidungvnbn"/>
        <w:numPr>
          <w:ilvl w:val="0"/>
          <w:numId w:val="10"/>
        </w:numPr>
      </w:pPr>
      <w:r w:rsidRPr="000C4696">
        <w:t>Sử dụng cấu trúc dữ liệu Union-Find phức tạp hơn để quản lý các tập hợp nút rời rạc.</w:t>
      </w:r>
    </w:p>
    <w:p w14:paraId="20588EB3" w14:textId="0F371B49" w:rsidR="001D253F" w:rsidRDefault="00DB4203" w:rsidP="00D561B0">
      <w:pPr>
        <w:pStyle w:val="Nidungvnbn"/>
        <w:numPr>
          <w:ilvl w:val="0"/>
          <w:numId w:val="10"/>
        </w:numPr>
      </w:pPr>
      <w:r w:rsidRPr="000C4696">
        <w:t>Cấu trúc dữ liệu này cung cấp các hoạt động hiệu quả cho cả việc tìm xem hai nút có thuộc cùng một tập hợp hay không (tìm kiếm) và hợp nhất hai tập hợp (liên kết).</w:t>
      </w:r>
    </w:p>
    <w:p w14:paraId="501E8547" w14:textId="77777777" w:rsidR="001D253F" w:rsidRDefault="001D253F">
      <w:pPr>
        <w:spacing w:before="0" w:after="200" w:line="276" w:lineRule="auto"/>
        <w:rPr>
          <w:sz w:val="26"/>
          <w:szCs w:val="26"/>
        </w:rPr>
      </w:pPr>
      <w:r>
        <w:br w:type="page"/>
      </w:r>
    </w:p>
    <w:p w14:paraId="570DB643" w14:textId="649EBC14" w:rsidR="0071147A" w:rsidRPr="000C4696" w:rsidRDefault="0071147A" w:rsidP="0071147A">
      <w:pPr>
        <w:pStyle w:val="Heading3"/>
      </w:pPr>
      <w:bookmarkStart w:id="33" w:name="_Toc168478706"/>
      <w:r w:rsidRPr="000C4696">
        <w:lastRenderedPageBreak/>
        <w:t>Ưu nhược điểm của thuật toán Union-Find:</w:t>
      </w:r>
      <w:bookmarkEnd w:id="33"/>
    </w:p>
    <w:p w14:paraId="513DBDD6" w14:textId="064FDD8E" w:rsidR="002C466F" w:rsidRPr="000C4696" w:rsidRDefault="002C466F" w:rsidP="001D253F">
      <w:pPr>
        <w:pStyle w:val="Nidungvnbn"/>
        <w:numPr>
          <w:ilvl w:val="0"/>
          <w:numId w:val="2"/>
        </w:numPr>
        <w:ind w:left="851" w:hanging="284"/>
      </w:pPr>
      <w:r w:rsidRPr="000C4696">
        <w:t>Ưu điểm:</w:t>
      </w:r>
    </w:p>
    <w:p w14:paraId="48A8910F" w14:textId="15734BE1" w:rsidR="002C466F" w:rsidRPr="000C4696" w:rsidRDefault="002C466F" w:rsidP="00B91079">
      <w:pPr>
        <w:pStyle w:val="Nidungvnbn"/>
        <w:numPr>
          <w:ilvl w:val="0"/>
          <w:numId w:val="11"/>
        </w:numPr>
      </w:pPr>
      <w:r w:rsidRPr="000C4696">
        <w:t>Hiệu quả: Thuật toán Union-Find có độ phức tạp thời gian trung bình là O(log n), với n là số lượng nút trong đồ thị.</w:t>
      </w:r>
    </w:p>
    <w:p w14:paraId="05D1CFE2" w14:textId="1C34EA6D" w:rsidR="002C466F" w:rsidRPr="000C4696" w:rsidRDefault="002C466F" w:rsidP="00B91079">
      <w:pPr>
        <w:pStyle w:val="Nidungvnbn"/>
        <w:numPr>
          <w:ilvl w:val="0"/>
          <w:numId w:val="11"/>
        </w:numPr>
      </w:pPr>
      <w:r w:rsidRPr="000C4696">
        <w:t>Dễ dàng triển khai: Thuật toán Union-Find có thể được triển khai dễ dàng bằng cách sử dụng các cấu trúc dữ liệu như mảng hoặc danh sách liên kết.</w:t>
      </w:r>
    </w:p>
    <w:p w14:paraId="5D20C600" w14:textId="68E9EFD3" w:rsidR="002C466F" w:rsidRPr="000C4696" w:rsidRDefault="002C466F" w:rsidP="00B91079">
      <w:pPr>
        <w:pStyle w:val="Nidungvnbn"/>
        <w:numPr>
          <w:ilvl w:val="0"/>
          <w:numId w:val="11"/>
        </w:numPr>
      </w:pPr>
      <w:r w:rsidRPr="000C4696">
        <w:t>Giảm thiểu sử dụng bộ nhớ: Thuật toán Union-Find hiệu quả hơn về bộ nhớ so với thuật toán Kruskal thông thường, đặc biệt là cho các đồ thị lớn.</w:t>
      </w:r>
    </w:p>
    <w:p w14:paraId="4D58D0FB" w14:textId="77777777" w:rsidR="002C466F" w:rsidRPr="000C4696" w:rsidRDefault="002C466F" w:rsidP="001D253F">
      <w:pPr>
        <w:pStyle w:val="Nidungvnbn"/>
        <w:numPr>
          <w:ilvl w:val="0"/>
          <w:numId w:val="2"/>
        </w:numPr>
        <w:ind w:left="851" w:hanging="284"/>
      </w:pPr>
      <w:r w:rsidRPr="000C4696">
        <w:t>Nhược điểm:</w:t>
      </w:r>
    </w:p>
    <w:p w14:paraId="55A4F4E7" w14:textId="77777777" w:rsidR="00CA2555" w:rsidRPr="000C4696" w:rsidRDefault="002C466F" w:rsidP="00B91079">
      <w:pPr>
        <w:pStyle w:val="Nidungvnbn"/>
        <w:numPr>
          <w:ilvl w:val="0"/>
          <w:numId w:val="12"/>
        </w:numPr>
      </w:pPr>
      <w:r w:rsidRPr="000C4696">
        <w:t>Độ phức tạp:</w:t>
      </w:r>
      <w:r w:rsidR="0035476F" w:rsidRPr="000C4696">
        <w:t xml:space="preserve"> Thuật toán</w:t>
      </w:r>
      <w:r w:rsidRPr="000C4696">
        <w:t xml:space="preserve"> Union-Find có độ phức tạp thời gian trung bình là O(log n), cao hơn so với </w:t>
      </w:r>
      <w:r w:rsidR="0035476F" w:rsidRPr="000C4696">
        <w:t>thuật toán</w:t>
      </w:r>
      <w:r w:rsidRPr="000C4696">
        <w:t xml:space="preserve"> Kruskal thông thường</w:t>
      </w:r>
      <w:r w:rsidR="0035476F" w:rsidRPr="000C4696">
        <w:t xml:space="preserve"> là O(n)</w:t>
      </w:r>
      <w:r w:rsidRPr="000C4696">
        <w:t xml:space="preserve">. Tuy nhiên, sự khác biệt này thường không đáng kể </w:t>
      </w:r>
      <w:r w:rsidR="00A70060" w:rsidRPr="000C4696">
        <w:t>ở</w:t>
      </w:r>
      <w:r w:rsidRPr="000C4696">
        <w:t xml:space="preserve"> các đồ thị lớn.</w:t>
      </w:r>
      <w:r w:rsidR="003F3106" w:rsidRPr="000C4696">
        <w:t xml:space="preserve"> </w:t>
      </w:r>
    </w:p>
    <w:p w14:paraId="300347C0" w14:textId="6877C3F1" w:rsidR="0071147A" w:rsidRPr="000C4696" w:rsidRDefault="002C466F" w:rsidP="00B91079">
      <w:pPr>
        <w:pStyle w:val="Nidungvnbn"/>
        <w:numPr>
          <w:ilvl w:val="0"/>
          <w:numId w:val="12"/>
        </w:numPr>
      </w:pPr>
      <w:r w:rsidRPr="000C4696">
        <w:t>Việc triển khai</w:t>
      </w:r>
      <w:r w:rsidR="00A70060" w:rsidRPr="000C4696">
        <w:t xml:space="preserve"> thuật toán</w:t>
      </w:r>
      <w:r w:rsidRPr="000C4696">
        <w:t xml:space="preserve"> Union-Find có thể phức tạp hơn so với</w:t>
      </w:r>
      <w:r w:rsidR="00A70060" w:rsidRPr="000C4696">
        <w:t xml:space="preserve"> thuật toán</w:t>
      </w:r>
      <w:r w:rsidRPr="000C4696">
        <w:t xml:space="preserve"> Kruskal thông thường.</w:t>
      </w:r>
    </w:p>
    <w:p w14:paraId="0A1D11CD" w14:textId="082BE694" w:rsidR="0080368E" w:rsidRPr="000C4696" w:rsidRDefault="00B429B8" w:rsidP="00B429B8">
      <w:pPr>
        <w:pStyle w:val="Heading3"/>
      </w:pPr>
      <w:bookmarkStart w:id="34" w:name="_Toc168478707"/>
      <w:r w:rsidRPr="000C4696">
        <w:t>Sơ lược các bước thực hiện:</w:t>
      </w:r>
      <w:bookmarkEnd w:id="34"/>
    </w:p>
    <w:p w14:paraId="3CA3099E" w14:textId="0C482133" w:rsidR="00F04E9A" w:rsidRPr="000C4696" w:rsidRDefault="00F04E9A" w:rsidP="001D253F">
      <w:pPr>
        <w:pStyle w:val="Nidungvnbn"/>
        <w:numPr>
          <w:ilvl w:val="0"/>
          <w:numId w:val="2"/>
        </w:numPr>
        <w:ind w:left="851" w:hanging="284"/>
      </w:pPr>
      <w:r w:rsidRPr="000C4696">
        <w:t>Khởi tạo:</w:t>
      </w:r>
    </w:p>
    <w:p w14:paraId="55B4D886" w14:textId="77777777" w:rsidR="00F04E9A" w:rsidRPr="000C4696" w:rsidRDefault="00F04E9A" w:rsidP="00A64E62">
      <w:pPr>
        <w:pStyle w:val="Nidungvnbn"/>
        <w:numPr>
          <w:ilvl w:val="0"/>
          <w:numId w:val="13"/>
        </w:numPr>
      </w:pPr>
      <w:r w:rsidRPr="000C4696">
        <w:t>Sắp xếp tất cả các cạnh của đồ thị theo thứ tự tăng dần của trọng số.</w:t>
      </w:r>
    </w:p>
    <w:p w14:paraId="15E37CA0" w14:textId="2FAC42FE" w:rsidR="00F04E9A" w:rsidRPr="000C4696" w:rsidRDefault="00F04E9A" w:rsidP="00A64E62">
      <w:pPr>
        <w:pStyle w:val="Nidungvnbn"/>
        <w:numPr>
          <w:ilvl w:val="0"/>
          <w:numId w:val="13"/>
        </w:numPr>
      </w:pPr>
      <w:r w:rsidRPr="000C4696">
        <w:t>Khởi tạo một</w:t>
      </w:r>
      <w:r w:rsidR="001207CC" w:rsidRPr="000C4696">
        <w:t xml:space="preserve"> bảng</w:t>
      </w:r>
      <w:r w:rsidRPr="000C4696">
        <w:t xml:space="preserve"> cấu trúc Union-Find để theo dõi các tập hợp của các đỉnh.</w:t>
      </w:r>
    </w:p>
    <w:p w14:paraId="5330C7D6" w14:textId="19C20A01" w:rsidR="00F04E9A" w:rsidRPr="000C4696" w:rsidRDefault="00F04E9A" w:rsidP="001D253F">
      <w:pPr>
        <w:pStyle w:val="Nidungvnbn"/>
        <w:numPr>
          <w:ilvl w:val="0"/>
          <w:numId w:val="2"/>
        </w:numPr>
        <w:ind w:left="851" w:hanging="284"/>
      </w:pPr>
      <w:r w:rsidRPr="000C4696">
        <w:t>Chọn cạnh:</w:t>
      </w:r>
    </w:p>
    <w:p w14:paraId="116F420C" w14:textId="77777777" w:rsidR="00F04E9A" w:rsidRPr="000C4696" w:rsidRDefault="00F04E9A" w:rsidP="00A64E62">
      <w:pPr>
        <w:pStyle w:val="Nidungvnbn"/>
        <w:numPr>
          <w:ilvl w:val="0"/>
          <w:numId w:val="14"/>
        </w:numPr>
      </w:pPr>
      <w:r w:rsidRPr="000C4696">
        <w:t>Lặp qua các cạnh theo thứ tự đã sắp xếp.</w:t>
      </w:r>
    </w:p>
    <w:p w14:paraId="74459003" w14:textId="6D5367B0" w:rsidR="00F04E9A" w:rsidRPr="000C4696" w:rsidRDefault="00F04E9A" w:rsidP="00A64E62">
      <w:pPr>
        <w:pStyle w:val="Nidungvnbn"/>
        <w:numPr>
          <w:ilvl w:val="0"/>
          <w:numId w:val="14"/>
        </w:numPr>
      </w:pPr>
      <w:r w:rsidRPr="000C4696">
        <w:t>Với mỗi cạnh, sử dụng Union-Find để kiểm tra xem hai đỉnh của cạnh đó có nằm trong cùng một thành phần liên thông</w:t>
      </w:r>
      <w:r w:rsidR="00335580" w:rsidRPr="000C4696">
        <w:t xml:space="preserve"> (một nhóm)</w:t>
      </w:r>
      <w:r w:rsidR="00EB625F" w:rsidRPr="000C4696">
        <w:t xml:space="preserve"> </w:t>
      </w:r>
      <w:r w:rsidRPr="000C4696">
        <w:t>hay không.</w:t>
      </w:r>
    </w:p>
    <w:p w14:paraId="7069BA89" w14:textId="62CEA88D" w:rsidR="00D561B0" w:rsidRPr="001D253F" w:rsidRDefault="00F04E9A" w:rsidP="001D253F">
      <w:pPr>
        <w:pStyle w:val="Nidungvnbn"/>
        <w:numPr>
          <w:ilvl w:val="0"/>
          <w:numId w:val="14"/>
        </w:numPr>
      </w:pPr>
      <w:r w:rsidRPr="000C4696">
        <w:lastRenderedPageBreak/>
        <w:t>Nếu hai đỉnh không nằm trong cùng một thành phần liên thông, thêm cạnh đó vào cây khung và hợp nhất hai tập hợp lại (sử dụng hàm union của Union-Find</w:t>
      </w:r>
      <w:r w:rsidR="002A50EC" w:rsidRPr="000C4696">
        <w:t xml:space="preserve"> khi code</w:t>
      </w:r>
      <w:r w:rsidRPr="000C4696">
        <w:t>).</w:t>
      </w:r>
    </w:p>
    <w:p w14:paraId="0168A3B0" w14:textId="6B76A43F" w:rsidR="00F04E9A" w:rsidRPr="000C4696" w:rsidRDefault="00F04E9A" w:rsidP="001D253F">
      <w:pPr>
        <w:pStyle w:val="Nidungvnbn"/>
        <w:numPr>
          <w:ilvl w:val="0"/>
          <w:numId w:val="2"/>
        </w:numPr>
        <w:ind w:left="851" w:hanging="284"/>
      </w:pPr>
      <w:r w:rsidRPr="000C4696">
        <w:t>Kết thúc:</w:t>
      </w:r>
    </w:p>
    <w:p w14:paraId="44EDEFD4" w14:textId="04056CDA" w:rsidR="00C93C0E" w:rsidRPr="000C4696" w:rsidRDefault="00F04E9A" w:rsidP="00A64E62">
      <w:pPr>
        <w:pStyle w:val="Nidungvnbn"/>
        <w:numPr>
          <w:ilvl w:val="0"/>
          <w:numId w:val="15"/>
        </w:numPr>
      </w:pPr>
      <w:r w:rsidRPr="000C4696">
        <w:t>Lặp lại bước 2 cho đến khi cây khung có đủ n−1 cạnh (với n là số đỉnh trong đồ thị).</w:t>
      </w:r>
    </w:p>
    <w:p w14:paraId="0752555D" w14:textId="7820FB95" w:rsidR="00783A23" w:rsidRPr="000C4696" w:rsidRDefault="00437B0C" w:rsidP="0091100B">
      <w:pPr>
        <w:pStyle w:val="Heading2"/>
        <w:rPr>
          <w:noProof w:val="0"/>
        </w:rPr>
      </w:pPr>
      <w:bookmarkStart w:id="35" w:name="_Toc168478708"/>
      <w:r w:rsidRPr="000C4696">
        <w:rPr>
          <w:noProof w:val="0"/>
        </w:rPr>
        <w:t>Ví dụ:</w:t>
      </w:r>
      <w:bookmarkEnd w:id="35"/>
    </w:p>
    <w:p w14:paraId="7B3353B3" w14:textId="4C3FB589" w:rsidR="001E5BE5" w:rsidRPr="000C4696" w:rsidRDefault="001E5BE5" w:rsidP="001E5BE5">
      <w:pPr>
        <w:pStyle w:val="Heading3"/>
      </w:pPr>
      <w:bookmarkStart w:id="36" w:name="_Toc168478709"/>
      <w:r w:rsidRPr="000C4696">
        <w:t>Đồ thị ví dụ:</w:t>
      </w:r>
      <w:bookmarkEnd w:id="36"/>
    </w:p>
    <w:p w14:paraId="74EC7AA2" w14:textId="377FB979" w:rsidR="00520DB5" w:rsidRPr="001D253F" w:rsidRDefault="001D253F" w:rsidP="001D253F">
      <w:pPr>
        <w:rPr>
          <w:lang w:val="en-US"/>
        </w:rPr>
      </w:pPr>
      <w:r w:rsidRPr="001D253F">
        <w:rPr>
          <w:rStyle w:val="NidungvnbnChar"/>
          <w:noProof/>
        </w:rPr>
        <mc:AlternateContent>
          <mc:Choice Requires="wps">
            <w:drawing>
              <wp:anchor distT="0" distB="0" distL="114300" distR="114300" simplePos="0" relativeHeight="251658288" behindDoc="0" locked="0" layoutInCell="1" allowOverlap="1" wp14:anchorId="2FE614B9" wp14:editId="39FB1D8A">
                <wp:simplePos x="0" y="0"/>
                <wp:positionH relativeFrom="margin">
                  <wp:align>center</wp:align>
                </wp:positionH>
                <wp:positionV relativeFrom="paragraph">
                  <wp:posOffset>1948180</wp:posOffset>
                </wp:positionV>
                <wp:extent cx="4581525" cy="635"/>
                <wp:effectExtent l="0" t="0" r="9525" b="635"/>
                <wp:wrapTopAndBottom/>
                <wp:docPr id="22" name="Text Box 22"/>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14:paraId="1947B24F" w14:textId="7340B566" w:rsidR="00C82911" w:rsidRPr="00136742" w:rsidRDefault="00C82911" w:rsidP="00624526">
                            <w:pPr>
                              <w:pStyle w:val="Caption"/>
                              <w:rPr>
                                <w:noProof/>
                                <w:sz w:val="24"/>
                                <w:lang w:val="en-US"/>
                              </w:rPr>
                            </w:pPr>
                            <w:bookmarkStart w:id="37" w:name="_Toc168479000"/>
                            <w:r>
                              <w:t xml:space="preserve">Hình </w:t>
                            </w:r>
                            <w:r w:rsidR="000748C7">
                              <w:fldChar w:fldCharType="begin"/>
                            </w:r>
                            <w:r w:rsidR="000748C7">
                              <w:instrText xml:space="preserve"> STYLEREF 1 \s </w:instrText>
                            </w:r>
                            <w:r w:rsidR="000748C7">
                              <w:fldChar w:fldCharType="separate"/>
                            </w:r>
                            <w:r w:rsidR="000748C7">
                              <w:rPr>
                                <w:noProof/>
                              </w:rPr>
                              <w:t>5</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w:t>
                            </w:r>
                            <w:r w:rsidR="000748C7">
                              <w:fldChar w:fldCharType="end"/>
                            </w:r>
                            <w:r w:rsidRPr="004678A4">
                              <w:rPr>
                                <w:lang w:val="en-US"/>
                              </w:rPr>
                              <w:t xml:space="preserve"> </w:t>
                            </w:r>
                            <w:ins w:id="38" w:author="Microsoft Word" w:date="2024-06-04T16:36:00Z">
                              <w:r>
                                <w:rPr>
                                  <w:lang w:val="en-US"/>
                                </w:rPr>
                                <w:t xml:space="preserve">– </w:t>
                              </w:r>
                            </w:ins>
                            <w:r>
                              <w:rPr>
                                <w:lang w:val="en-US"/>
                              </w:rPr>
                              <w:t xml:space="preserve"> </w:t>
                            </w:r>
                            <w:r w:rsidRPr="004A4AEB">
                              <w:t>Đồ thị ví dụ cho thuật toán Union-Find trong Kruskal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FE614B9" id="_x0000_t202" coordsize="21600,21600" o:spt="202" path="m,l,21600r21600,l21600,xe">
                <v:stroke joinstyle="miter"/>
                <v:path gradientshapeok="t" o:connecttype="rect"/>
              </v:shapetype>
              <v:shape id="Text Box 22" o:spid="_x0000_s1026" type="#_x0000_t202" style="position:absolute;margin-left:0;margin-top:153.4pt;width:360.75pt;height:.05pt;z-index:251658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" stroked="f">
                <v:textbox style="mso-fit-shape-to-text:t" inset="0,0,0,0">
                  <w:txbxContent>
                    <w:p w14:paraId="1947B24F" w14:textId="7340B566" w:rsidR="00C82911" w:rsidRPr="00136742" w:rsidRDefault="00C82911" w:rsidP="00624526">
                      <w:pPr>
                        <w:pStyle w:val="Caption"/>
                        <w:rPr>
                          <w:noProof/>
                          <w:sz w:val="24"/>
                          <w:lang w:val="en-US"/>
                        </w:rPr>
                      </w:pPr>
                      <w:bookmarkStart w:id="39" w:name="_Toc168479000"/>
                      <w:r>
                        <w:t xml:space="preserve">Hình </w:t>
                      </w:r>
                      <w:r w:rsidR="000748C7">
                        <w:fldChar w:fldCharType="begin"/>
                      </w:r>
                      <w:r w:rsidR="000748C7">
                        <w:instrText xml:space="preserve"> STYLEREF 1 \s </w:instrText>
                      </w:r>
                      <w:r w:rsidR="000748C7">
                        <w:fldChar w:fldCharType="separate"/>
                      </w:r>
                      <w:r w:rsidR="000748C7">
                        <w:rPr>
                          <w:noProof/>
                        </w:rPr>
                        <w:t>5</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w:t>
                      </w:r>
                      <w:r w:rsidR="000748C7">
                        <w:fldChar w:fldCharType="end"/>
                      </w:r>
                      <w:r w:rsidRPr="004678A4">
                        <w:rPr>
                          <w:lang w:val="en-US"/>
                        </w:rPr>
                        <w:t xml:space="preserve"> </w:t>
                      </w:r>
                      <w:ins w:id="40" w:author="Microsoft Word" w:date="2024-06-04T16:36:00Z">
                        <w:r>
                          <w:rPr>
                            <w:lang w:val="en-US"/>
                          </w:rPr>
                          <w:t xml:space="preserve">– </w:t>
                        </w:r>
                      </w:ins>
                      <w:r>
                        <w:rPr>
                          <w:lang w:val="en-US"/>
                        </w:rPr>
                        <w:t xml:space="preserve"> </w:t>
                      </w:r>
                      <w:r w:rsidRPr="004A4AEB">
                        <w:t>Đồ thị ví dụ cho thuật toán Union-Find trong Kruskal</w:t>
                      </w:r>
                      <w:bookmarkEnd w:id="39"/>
                    </w:p>
                  </w:txbxContent>
                </v:textbox>
                <w10:wrap type="topAndBottom" anchorx="margin"/>
              </v:shape>
            </w:pict>
          </mc:Fallback>
        </mc:AlternateContent>
      </w:r>
      <w:r w:rsidRPr="001D253F">
        <w:rPr>
          <w:rStyle w:val="NidungvnbnChar"/>
          <w:noProof/>
        </w:rPr>
        <w:drawing>
          <wp:anchor distT="0" distB="0" distL="114300" distR="114300" simplePos="0" relativeHeight="251659343" behindDoc="1" locked="0" layoutInCell="1" allowOverlap="1" wp14:anchorId="40F28026" wp14:editId="07E0ACE2">
            <wp:simplePos x="0" y="0"/>
            <wp:positionH relativeFrom="page">
              <wp:align>center</wp:align>
            </wp:positionH>
            <wp:positionV relativeFrom="paragraph">
              <wp:posOffset>257175</wp:posOffset>
            </wp:positionV>
            <wp:extent cx="3337560" cy="1691640"/>
            <wp:effectExtent l="0" t="0" r="0" b="0"/>
            <wp:wrapTopAndBottom/>
            <wp:docPr id="9473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11887" t="9585" r="2761" b="5303"/>
                    <a:stretch/>
                  </pic:blipFill>
                  <pic:spPr bwMode="auto">
                    <a:xfrm>
                      <a:off x="0" y="0"/>
                      <a:ext cx="3337560" cy="1691640"/>
                    </a:xfrm>
                    <a:prstGeom prst="rect">
                      <a:avLst/>
                    </a:prstGeom>
                    <a:noFill/>
                    <a:ln>
                      <a:noFill/>
                    </a:ln>
                    <a:extLst>
                      <a:ext uri="{53640926-AAD7-44D8-BBD7-CCE9431645EC}">
                        <a14:shadowObscured xmlns:a14="http://schemas.microsoft.com/office/drawing/2010/main"/>
                      </a:ext>
                    </a:extLst>
                  </pic:spPr>
                </pic:pic>
              </a:graphicData>
            </a:graphic>
          </wp:anchor>
        </w:drawing>
      </w:r>
      <w:r w:rsidR="00CB007C" w:rsidRPr="001D253F">
        <w:rPr>
          <w:rStyle w:val="NidungvnbnChar"/>
        </w:rPr>
        <w:t>Giả sử, ta có đồ thị sau</w:t>
      </w:r>
      <w:r w:rsidR="00CB007C" w:rsidRPr="000C4696">
        <w:t>:</w:t>
      </w:r>
    </w:p>
    <w:p w14:paraId="4AFA7751" w14:textId="0DF07057" w:rsidR="00885E00" w:rsidRPr="000C4696" w:rsidRDefault="001E5BE5" w:rsidP="00751BE2">
      <w:pPr>
        <w:pStyle w:val="Heading3"/>
      </w:pPr>
      <w:bookmarkStart w:id="41" w:name="_Toc168478710"/>
      <w:r w:rsidRPr="000C4696">
        <w:t>Lập danh sách cạnh (Edge List):</w:t>
      </w:r>
      <w:bookmarkEnd w:id="41"/>
    </w:p>
    <w:p w14:paraId="6D2CDF70" w14:textId="5A500294" w:rsidR="00CB007C" w:rsidRPr="000C4696" w:rsidRDefault="002D5FB9" w:rsidP="001D253F">
      <w:pPr>
        <w:pStyle w:val="Nidungvnbn"/>
        <w:numPr>
          <w:ilvl w:val="0"/>
          <w:numId w:val="2"/>
        </w:numPr>
        <w:ind w:left="851" w:hanging="284"/>
      </w:pPr>
      <w:r w:rsidRPr="000C4696">
        <w:t xml:space="preserve">Lập </w:t>
      </w:r>
      <w:r w:rsidR="007444A5" w:rsidRPr="000C4696">
        <w:t>danh sách cạnh</w:t>
      </w:r>
      <w:r w:rsidR="00C14551" w:rsidRPr="000C4696">
        <w:t xml:space="preserve"> gồm cạnh và trọng số của chúng:</w:t>
      </w:r>
    </w:p>
    <w:tbl>
      <w:tblPr>
        <w:tblStyle w:val="TableGrid"/>
        <w:tblW w:w="0" w:type="auto"/>
        <w:jc w:val="center"/>
        <w:tblLook w:val="04A0" w:firstRow="1" w:lastRow="0" w:firstColumn="1" w:lastColumn="0" w:noHBand="0" w:noVBand="1"/>
      </w:tblPr>
      <w:tblGrid>
        <w:gridCol w:w="870"/>
        <w:gridCol w:w="1282"/>
      </w:tblGrid>
      <w:tr w:rsidR="00056C65" w:rsidRPr="000C4696" w14:paraId="2CC2F7CD" w14:textId="77777777" w:rsidTr="001D253F">
        <w:trPr>
          <w:jc w:val="center"/>
        </w:trPr>
        <w:tc>
          <w:tcPr>
            <w:tcW w:w="0" w:type="auto"/>
          </w:tcPr>
          <w:p w14:paraId="3F55D351" w14:textId="7A2BD7A3" w:rsidR="00056C65" w:rsidRPr="000C4696" w:rsidRDefault="00056C65" w:rsidP="00C72411">
            <w:pPr>
              <w:jc w:val="center"/>
              <w:rPr>
                <w:b/>
                <w:bCs/>
                <w:sz w:val="28"/>
                <w:szCs w:val="28"/>
              </w:rPr>
            </w:pPr>
            <w:r w:rsidRPr="000C4696">
              <w:rPr>
                <w:b/>
                <w:bCs/>
                <w:sz w:val="28"/>
                <w:szCs w:val="28"/>
              </w:rPr>
              <w:t>Cạnh</w:t>
            </w:r>
          </w:p>
        </w:tc>
        <w:tc>
          <w:tcPr>
            <w:tcW w:w="0" w:type="auto"/>
          </w:tcPr>
          <w:p w14:paraId="5A98A370" w14:textId="39B43744" w:rsidR="00056C65" w:rsidRPr="000C4696" w:rsidRDefault="00056C65" w:rsidP="00C72411">
            <w:pPr>
              <w:jc w:val="center"/>
              <w:rPr>
                <w:b/>
                <w:bCs/>
                <w:sz w:val="28"/>
                <w:szCs w:val="28"/>
              </w:rPr>
            </w:pPr>
            <w:r w:rsidRPr="000C4696">
              <w:rPr>
                <w:b/>
                <w:bCs/>
                <w:sz w:val="28"/>
                <w:szCs w:val="28"/>
              </w:rPr>
              <w:t>Trọng số</w:t>
            </w:r>
          </w:p>
        </w:tc>
      </w:tr>
      <w:tr w:rsidR="00056C65" w:rsidRPr="000C4696" w14:paraId="42A08528" w14:textId="77777777" w:rsidTr="001D253F">
        <w:trPr>
          <w:jc w:val="center"/>
        </w:trPr>
        <w:tc>
          <w:tcPr>
            <w:tcW w:w="0" w:type="auto"/>
          </w:tcPr>
          <w:p w14:paraId="4EA92D77" w14:textId="39803FEF" w:rsidR="00056C65" w:rsidRPr="000C4696" w:rsidRDefault="00056C65" w:rsidP="00C72411">
            <w:pPr>
              <w:jc w:val="center"/>
              <w:rPr>
                <w:sz w:val="28"/>
                <w:szCs w:val="28"/>
              </w:rPr>
            </w:pPr>
            <w:r w:rsidRPr="000C4696">
              <w:rPr>
                <w:sz w:val="28"/>
                <w:szCs w:val="28"/>
              </w:rPr>
              <w:t>A - B</w:t>
            </w:r>
          </w:p>
        </w:tc>
        <w:tc>
          <w:tcPr>
            <w:tcW w:w="0" w:type="auto"/>
          </w:tcPr>
          <w:p w14:paraId="4B421EB3" w14:textId="4990224A" w:rsidR="00056C65" w:rsidRPr="000C4696" w:rsidRDefault="00710086" w:rsidP="00C72411">
            <w:pPr>
              <w:jc w:val="center"/>
              <w:rPr>
                <w:sz w:val="28"/>
                <w:szCs w:val="28"/>
              </w:rPr>
            </w:pPr>
            <w:r w:rsidRPr="000C4696">
              <w:rPr>
                <w:sz w:val="28"/>
                <w:szCs w:val="28"/>
              </w:rPr>
              <w:t>5</w:t>
            </w:r>
          </w:p>
        </w:tc>
      </w:tr>
      <w:tr w:rsidR="00056C65" w:rsidRPr="000C4696" w14:paraId="2F7A34D5" w14:textId="77777777" w:rsidTr="001D253F">
        <w:trPr>
          <w:jc w:val="center"/>
        </w:trPr>
        <w:tc>
          <w:tcPr>
            <w:tcW w:w="0" w:type="auto"/>
          </w:tcPr>
          <w:p w14:paraId="232117FD" w14:textId="4F5A1334" w:rsidR="00056C65" w:rsidRPr="000C4696" w:rsidRDefault="00710086" w:rsidP="00C72411">
            <w:pPr>
              <w:jc w:val="center"/>
              <w:rPr>
                <w:sz w:val="28"/>
                <w:szCs w:val="28"/>
              </w:rPr>
            </w:pPr>
            <w:r w:rsidRPr="000C4696">
              <w:rPr>
                <w:sz w:val="28"/>
                <w:szCs w:val="28"/>
              </w:rPr>
              <w:t>B - C</w:t>
            </w:r>
          </w:p>
        </w:tc>
        <w:tc>
          <w:tcPr>
            <w:tcW w:w="0" w:type="auto"/>
          </w:tcPr>
          <w:p w14:paraId="47A21130" w14:textId="4D9F8AD4" w:rsidR="00056C65" w:rsidRPr="000C4696" w:rsidRDefault="00710086" w:rsidP="00C72411">
            <w:pPr>
              <w:jc w:val="center"/>
              <w:rPr>
                <w:sz w:val="28"/>
                <w:szCs w:val="28"/>
              </w:rPr>
            </w:pPr>
            <w:r w:rsidRPr="000C4696">
              <w:rPr>
                <w:sz w:val="28"/>
                <w:szCs w:val="28"/>
              </w:rPr>
              <w:t>2</w:t>
            </w:r>
          </w:p>
        </w:tc>
      </w:tr>
      <w:tr w:rsidR="00056C65" w:rsidRPr="000C4696" w14:paraId="5E5663BC" w14:textId="77777777" w:rsidTr="001D253F">
        <w:trPr>
          <w:jc w:val="center"/>
        </w:trPr>
        <w:tc>
          <w:tcPr>
            <w:tcW w:w="0" w:type="auto"/>
          </w:tcPr>
          <w:p w14:paraId="7E499369" w14:textId="6242EC23" w:rsidR="00056C65" w:rsidRPr="000C4696" w:rsidRDefault="00710086" w:rsidP="00C72411">
            <w:pPr>
              <w:jc w:val="center"/>
              <w:rPr>
                <w:sz w:val="28"/>
                <w:szCs w:val="28"/>
              </w:rPr>
            </w:pPr>
            <w:r w:rsidRPr="000C4696">
              <w:rPr>
                <w:sz w:val="28"/>
                <w:szCs w:val="28"/>
              </w:rPr>
              <w:t>A - E</w:t>
            </w:r>
          </w:p>
        </w:tc>
        <w:tc>
          <w:tcPr>
            <w:tcW w:w="0" w:type="auto"/>
          </w:tcPr>
          <w:p w14:paraId="67A920A6" w14:textId="468A150A" w:rsidR="00056C65" w:rsidRPr="000C4696" w:rsidRDefault="00710086" w:rsidP="00C72411">
            <w:pPr>
              <w:jc w:val="center"/>
              <w:rPr>
                <w:sz w:val="28"/>
                <w:szCs w:val="28"/>
              </w:rPr>
            </w:pPr>
            <w:r w:rsidRPr="000C4696">
              <w:rPr>
                <w:sz w:val="28"/>
                <w:szCs w:val="28"/>
              </w:rPr>
              <w:t>11</w:t>
            </w:r>
          </w:p>
        </w:tc>
      </w:tr>
      <w:tr w:rsidR="00710086" w:rsidRPr="000C4696" w14:paraId="2AD79A27" w14:textId="77777777" w:rsidTr="001D253F">
        <w:trPr>
          <w:jc w:val="center"/>
        </w:trPr>
        <w:tc>
          <w:tcPr>
            <w:tcW w:w="0" w:type="auto"/>
          </w:tcPr>
          <w:p w14:paraId="3D659C63" w14:textId="79AE6A22" w:rsidR="00710086" w:rsidRPr="000C4696" w:rsidRDefault="00710086" w:rsidP="00C72411">
            <w:pPr>
              <w:jc w:val="center"/>
              <w:rPr>
                <w:sz w:val="28"/>
                <w:szCs w:val="28"/>
              </w:rPr>
            </w:pPr>
            <w:r w:rsidRPr="000C4696">
              <w:rPr>
                <w:sz w:val="28"/>
                <w:szCs w:val="28"/>
              </w:rPr>
              <w:t>E - D</w:t>
            </w:r>
          </w:p>
        </w:tc>
        <w:tc>
          <w:tcPr>
            <w:tcW w:w="0" w:type="auto"/>
          </w:tcPr>
          <w:p w14:paraId="7E2D4C5D" w14:textId="332A91CA" w:rsidR="00710086" w:rsidRPr="000C4696" w:rsidRDefault="00710086" w:rsidP="00C72411">
            <w:pPr>
              <w:jc w:val="center"/>
              <w:rPr>
                <w:sz w:val="28"/>
                <w:szCs w:val="28"/>
              </w:rPr>
            </w:pPr>
            <w:r w:rsidRPr="000C4696">
              <w:rPr>
                <w:sz w:val="28"/>
                <w:szCs w:val="28"/>
              </w:rPr>
              <w:t>3</w:t>
            </w:r>
          </w:p>
        </w:tc>
      </w:tr>
      <w:tr w:rsidR="00710086" w:rsidRPr="000C4696" w14:paraId="282BBF8C" w14:textId="77777777" w:rsidTr="001D253F">
        <w:trPr>
          <w:jc w:val="center"/>
        </w:trPr>
        <w:tc>
          <w:tcPr>
            <w:tcW w:w="0" w:type="auto"/>
          </w:tcPr>
          <w:p w14:paraId="3E9ED5DD" w14:textId="21DB08DF" w:rsidR="00710086" w:rsidRPr="000C4696" w:rsidRDefault="0067502A" w:rsidP="00C72411">
            <w:pPr>
              <w:jc w:val="center"/>
              <w:rPr>
                <w:sz w:val="28"/>
                <w:szCs w:val="28"/>
              </w:rPr>
            </w:pPr>
            <w:r w:rsidRPr="000C4696">
              <w:rPr>
                <w:sz w:val="28"/>
                <w:szCs w:val="28"/>
              </w:rPr>
              <w:t>B - D</w:t>
            </w:r>
          </w:p>
        </w:tc>
        <w:tc>
          <w:tcPr>
            <w:tcW w:w="0" w:type="auto"/>
          </w:tcPr>
          <w:p w14:paraId="6E7F63FC" w14:textId="1FAEAD59" w:rsidR="00710086" w:rsidRPr="000C4696" w:rsidRDefault="0067502A" w:rsidP="00C72411">
            <w:pPr>
              <w:jc w:val="center"/>
              <w:rPr>
                <w:sz w:val="28"/>
                <w:szCs w:val="28"/>
              </w:rPr>
            </w:pPr>
            <w:r w:rsidRPr="000C4696">
              <w:rPr>
                <w:sz w:val="28"/>
                <w:szCs w:val="28"/>
              </w:rPr>
              <w:t>8</w:t>
            </w:r>
          </w:p>
        </w:tc>
      </w:tr>
      <w:tr w:rsidR="0067502A" w:rsidRPr="000C4696" w14:paraId="035D3CD6" w14:textId="77777777" w:rsidTr="001D253F">
        <w:trPr>
          <w:trHeight w:val="54"/>
          <w:jc w:val="center"/>
        </w:trPr>
        <w:tc>
          <w:tcPr>
            <w:tcW w:w="0" w:type="auto"/>
          </w:tcPr>
          <w:p w14:paraId="380745D7" w14:textId="2A2CE847" w:rsidR="0067502A" w:rsidRPr="000C4696" w:rsidRDefault="0067502A" w:rsidP="00C72411">
            <w:pPr>
              <w:jc w:val="center"/>
              <w:rPr>
                <w:sz w:val="28"/>
                <w:szCs w:val="28"/>
              </w:rPr>
            </w:pPr>
            <w:r w:rsidRPr="000C4696">
              <w:rPr>
                <w:sz w:val="28"/>
                <w:szCs w:val="28"/>
              </w:rPr>
              <w:t>D - C</w:t>
            </w:r>
          </w:p>
        </w:tc>
        <w:tc>
          <w:tcPr>
            <w:tcW w:w="0" w:type="auto"/>
          </w:tcPr>
          <w:p w14:paraId="0A0F2DD0" w14:textId="17D7AB43" w:rsidR="0067502A" w:rsidRPr="000C4696" w:rsidRDefault="0067502A" w:rsidP="00520DB5">
            <w:pPr>
              <w:keepNext/>
              <w:jc w:val="center"/>
              <w:rPr>
                <w:sz w:val="28"/>
                <w:szCs w:val="28"/>
              </w:rPr>
            </w:pPr>
            <w:r w:rsidRPr="000C4696">
              <w:rPr>
                <w:sz w:val="28"/>
                <w:szCs w:val="28"/>
              </w:rPr>
              <w:t>1</w:t>
            </w:r>
          </w:p>
        </w:tc>
      </w:tr>
    </w:tbl>
    <w:p w14:paraId="7B380081" w14:textId="59834219" w:rsidR="00520DB5" w:rsidRPr="000C4696" w:rsidRDefault="00520DB5">
      <w:pPr>
        <w:pStyle w:val="Caption"/>
      </w:pPr>
      <w:bookmarkStart w:id="42" w:name="_Toc168478807"/>
      <w:r w:rsidRPr="000C4696">
        <w:t xml:space="preserve">Bảng </w:t>
      </w:r>
      <w:r w:rsidR="005606D4" w:rsidRPr="000C4696">
        <w:fldChar w:fldCharType="begin"/>
      </w:r>
      <w:r w:rsidR="005606D4" w:rsidRPr="000C4696">
        <w:instrText xml:space="preserve"> STYLEREF 1 \s </w:instrText>
      </w:r>
      <w:r w:rsidR="005606D4" w:rsidRPr="000C4696">
        <w:fldChar w:fldCharType="separate"/>
      </w:r>
      <w:r w:rsidR="005606D4" w:rsidRPr="000C4696">
        <w:t>5</w:t>
      </w:r>
      <w:r w:rsidR="005606D4" w:rsidRPr="000C4696">
        <w:fldChar w:fldCharType="end"/>
      </w:r>
      <w:r w:rsidR="005606D4" w:rsidRPr="000C4696">
        <w:t>.</w:t>
      </w:r>
      <w:r w:rsidR="005606D4" w:rsidRPr="000C4696">
        <w:fldChar w:fldCharType="begin"/>
      </w:r>
      <w:r w:rsidR="005606D4" w:rsidRPr="000C4696">
        <w:instrText xml:space="preserve"> SEQ Bảng \* ARABIC \s 1 </w:instrText>
      </w:r>
      <w:r w:rsidR="005606D4" w:rsidRPr="000C4696">
        <w:fldChar w:fldCharType="separate"/>
      </w:r>
      <w:r w:rsidR="005606D4" w:rsidRPr="000C4696">
        <w:t>1</w:t>
      </w:r>
      <w:r w:rsidR="005606D4" w:rsidRPr="000C4696">
        <w:fldChar w:fldCharType="end"/>
      </w:r>
      <w:r w:rsidR="00B15435" w:rsidRPr="004678A4">
        <w:rPr>
          <w:lang w:val="en-US"/>
        </w:rPr>
        <w:t xml:space="preserve"> </w:t>
      </w:r>
      <w:ins w:id="43" w:author="Microsoft Word" w:date="2024-06-04T16:36:00Z">
        <w:r w:rsidR="00B15435">
          <w:rPr>
            <w:lang w:val="en-US"/>
          </w:rPr>
          <w:t xml:space="preserve">– </w:t>
        </w:r>
      </w:ins>
      <w:r w:rsidRPr="000C4696">
        <w:t xml:space="preserve"> Danh sách cạnh ban đầu</w:t>
      </w:r>
      <w:bookmarkEnd w:id="42"/>
    </w:p>
    <w:p w14:paraId="0DEFDD3F" w14:textId="27E69158" w:rsidR="00D561B0" w:rsidRPr="000C4696" w:rsidRDefault="004D3F7E" w:rsidP="001D253F">
      <w:pPr>
        <w:pStyle w:val="Nidungvnbn"/>
        <w:numPr>
          <w:ilvl w:val="0"/>
          <w:numId w:val="2"/>
        </w:numPr>
        <w:ind w:left="851" w:hanging="284"/>
      </w:pPr>
      <w:r w:rsidRPr="000C4696">
        <w:lastRenderedPageBreak/>
        <w:t>S</w:t>
      </w:r>
      <w:r w:rsidR="00885E00" w:rsidRPr="000C4696">
        <w:t>ắp xếp cạnh theo thứ tự giảm dần của trọng số</w:t>
      </w:r>
      <w:r w:rsidR="00595434" w:rsidRPr="000C4696">
        <w:t>:</w:t>
      </w:r>
    </w:p>
    <w:tbl>
      <w:tblPr>
        <w:tblStyle w:val="TableGrid"/>
        <w:tblW w:w="0" w:type="auto"/>
        <w:jc w:val="center"/>
        <w:tblLook w:val="04A0" w:firstRow="1" w:lastRow="0" w:firstColumn="1" w:lastColumn="0" w:noHBand="0" w:noVBand="1"/>
      </w:tblPr>
      <w:tblGrid>
        <w:gridCol w:w="870"/>
        <w:gridCol w:w="1282"/>
      </w:tblGrid>
      <w:tr w:rsidR="00595434" w:rsidRPr="000C4696" w14:paraId="67DF9952" w14:textId="77777777" w:rsidTr="001D253F">
        <w:trPr>
          <w:jc w:val="center"/>
        </w:trPr>
        <w:tc>
          <w:tcPr>
            <w:tcW w:w="0" w:type="auto"/>
          </w:tcPr>
          <w:p w14:paraId="519A61FB" w14:textId="77777777" w:rsidR="00595434" w:rsidRPr="000C4696" w:rsidRDefault="00595434" w:rsidP="0015149F">
            <w:pPr>
              <w:jc w:val="center"/>
              <w:rPr>
                <w:b/>
                <w:bCs/>
                <w:sz w:val="28"/>
                <w:szCs w:val="28"/>
              </w:rPr>
            </w:pPr>
            <w:r w:rsidRPr="000C4696">
              <w:rPr>
                <w:b/>
                <w:bCs/>
                <w:sz w:val="28"/>
                <w:szCs w:val="28"/>
              </w:rPr>
              <w:t>Cạnh</w:t>
            </w:r>
          </w:p>
        </w:tc>
        <w:tc>
          <w:tcPr>
            <w:tcW w:w="0" w:type="auto"/>
          </w:tcPr>
          <w:p w14:paraId="2AADC808" w14:textId="77777777" w:rsidR="00595434" w:rsidRPr="000C4696" w:rsidRDefault="00595434" w:rsidP="0015149F">
            <w:pPr>
              <w:jc w:val="center"/>
              <w:rPr>
                <w:b/>
                <w:bCs/>
                <w:sz w:val="28"/>
                <w:szCs w:val="28"/>
              </w:rPr>
            </w:pPr>
            <w:r w:rsidRPr="000C4696">
              <w:rPr>
                <w:b/>
                <w:bCs/>
                <w:sz w:val="28"/>
                <w:szCs w:val="28"/>
              </w:rPr>
              <w:t>Trọng số</w:t>
            </w:r>
          </w:p>
        </w:tc>
      </w:tr>
      <w:tr w:rsidR="00595434" w:rsidRPr="000C4696" w14:paraId="5913511E" w14:textId="77777777" w:rsidTr="001D253F">
        <w:trPr>
          <w:jc w:val="center"/>
        </w:trPr>
        <w:tc>
          <w:tcPr>
            <w:tcW w:w="0" w:type="auto"/>
          </w:tcPr>
          <w:p w14:paraId="0809C465" w14:textId="2CDA68F6" w:rsidR="00595434" w:rsidRPr="000C4696" w:rsidRDefault="00595434" w:rsidP="0015149F">
            <w:pPr>
              <w:jc w:val="center"/>
              <w:rPr>
                <w:sz w:val="28"/>
                <w:szCs w:val="28"/>
              </w:rPr>
            </w:pPr>
            <w:r w:rsidRPr="000C4696">
              <w:rPr>
                <w:sz w:val="28"/>
                <w:szCs w:val="28"/>
              </w:rPr>
              <w:t>D - C</w:t>
            </w:r>
          </w:p>
        </w:tc>
        <w:tc>
          <w:tcPr>
            <w:tcW w:w="0" w:type="auto"/>
          </w:tcPr>
          <w:p w14:paraId="79C015DA" w14:textId="14CD8E57" w:rsidR="00595434" w:rsidRPr="000C4696" w:rsidRDefault="00595434" w:rsidP="0015149F">
            <w:pPr>
              <w:jc w:val="center"/>
              <w:rPr>
                <w:sz w:val="28"/>
                <w:szCs w:val="28"/>
              </w:rPr>
            </w:pPr>
            <w:r w:rsidRPr="000C4696">
              <w:rPr>
                <w:sz w:val="28"/>
                <w:szCs w:val="28"/>
              </w:rPr>
              <w:t>1</w:t>
            </w:r>
          </w:p>
        </w:tc>
      </w:tr>
      <w:tr w:rsidR="00595434" w:rsidRPr="000C4696" w14:paraId="13A3FA27" w14:textId="77777777" w:rsidTr="001D253F">
        <w:trPr>
          <w:jc w:val="center"/>
        </w:trPr>
        <w:tc>
          <w:tcPr>
            <w:tcW w:w="0" w:type="auto"/>
          </w:tcPr>
          <w:p w14:paraId="551BCEBA" w14:textId="77777777" w:rsidR="00595434" w:rsidRPr="000C4696" w:rsidRDefault="00595434" w:rsidP="0015149F">
            <w:pPr>
              <w:jc w:val="center"/>
              <w:rPr>
                <w:sz w:val="28"/>
                <w:szCs w:val="28"/>
              </w:rPr>
            </w:pPr>
            <w:r w:rsidRPr="000C4696">
              <w:rPr>
                <w:sz w:val="28"/>
                <w:szCs w:val="28"/>
              </w:rPr>
              <w:t>B - C</w:t>
            </w:r>
          </w:p>
        </w:tc>
        <w:tc>
          <w:tcPr>
            <w:tcW w:w="0" w:type="auto"/>
          </w:tcPr>
          <w:p w14:paraId="26D6A5D1" w14:textId="77777777" w:rsidR="00595434" w:rsidRPr="000C4696" w:rsidRDefault="00595434" w:rsidP="0015149F">
            <w:pPr>
              <w:jc w:val="center"/>
              <w:rPr>
                <w:sz w:val="28"/>
                <w:szCs w:val="28"/>
              </w:rPr>
            </w:pPr>
            <w:r w:rsidRPr="000C4696">
              <w:rPr>
                <w:sz w:val="28"/>
                <w:szCs w:val="28"/>
              </w:rPr>
              <w:t>2</w:t>
            </w:r>
          </w:p>
        </w:tc>
      </w:tr>
      <w:tr w:rsidR="00595434" w:rsidRPr="000C4696" w14:paraId="60AE2DC0" w14:textId="77777777" w:rsidTr="001D253F">
        <w:trPr>
          <w:jc w:val="center"/>
        </w:trPr>
        <w:tc>
          <w:tcPr>
            <w:tcW w:w="0" w:type="auto"/>
          </w:tcPr>
          <w:p w14:paraId="14C058A0" w14:textId="4BE64C08" w:rsidR="00595434" w:rsidRPr="000C4696" w:rsidRDefault="00595434" w:rsidP="0015149F">
            <w:pPr>
              <w:jc w:val="center"/>
              <w:rPr>
                <w:sz w:val="28"/>
                <w:szCs w:val="28"/>
              </w:rPr>
            </w:pPr>
            <w:r w:rsidRPr="000C4696">
              <w:rPr>
                <w:sz w:val="28"/>
                <w:szCs w:val="28"/>
              </w:rPr>
              <w:t>E - D</w:t>
            </w:r>
          </w:p>
        </w:tc>
        <w:tc>
          <w:tcPr>
            <w:tcW w:w="0" w:type="auto"/>
          </w:tcPr>
          <w:p w14:paraId="3214BD47" w14:textId="19FAA894" w:rsidR="00595434" w:rsidRPr="000C4696" w:rsidRDefault="00595434" w:rsidP="0015149F">
            <w:pPr>
              <w:jc w:val="center"/>
              <w:rPr>
                <w:sz w:val="28"/>
                <w:szCs w:val="28"/>
              </w:rPr>
            </w:pPr>
            <w:r w:rsidRPr="000C4696">
              <w:rPr>
                <w:sz w:val="28"/>
                <w:szCs w:val="28"/>
              </w:rPr>
              <w:t>3</w:t>
            </w:r>
          </w:p>
        </w:tc>
      </w:tr>
      <w:tr w:rsidR="00595434" w:rsidRPr="000C4696" w14:paraId="709A5006" w14:textId="77777777" w:rsidTr="001D253F">
        <w:trPr>
          <w:jc w:val="center"/>
        </w:trPr>
        <w:tc>
          <w:tcPr>
            <w:tcW w:w="0" w:type="auto"/>
          </w:tcPr>
          <w:p w14:paraId="151DFA3E" w14:textId="3C051374" w:rsidR="00595434" w:rsidRPr="000C4696" w:rsidRDefault="00595434" w:rsidP="0015149F">
            <w:pPr>
              <w:jc w:val="center"/>
              <w:rPr>
                <w:sz w:val="28"/>
                <w:szCs w:val="28"/>
              </w:rPr>
            </w:pPr>
            <w:r w:rsidRPr="000C4696">
              <w:rPr>
                <w:sz w:val="28"/>
                <w:szCs w:val="28"/>
              </w:rPr>
              <w:t>A - B</w:t>
            </w:r>
          </w:p>
        </w:tc>
        <w:tc>
          <w:tcPr>
            <w:tcW w:w="0" w:type="auto"/>
          </w:tcPr>
          <w:p w14:paraId="3A15C7AF" w14:textId="46DA7A39" w:rsidR="00595434" w:rsidRPr="000C4696" w:rsidRDefault="00595434" w:rsidP="0015149F">
            <w:pPr>
              <w:jc w:val="center"/>
              <w:rPr>
                <w:sz w:val="28"/>
                <w:szCs w:val="28"/>
              </w:rPr>
            </w:pPr>
            <w:r w:rsidRPr="000C4696">
              <w:rPr>
                <w:sz w:val="28"/>
                <w:szCs w:val="28"/>
              </w:rPr>
              <w:t>5</w:t>
            </w:r>
          </w:p>
        </w:tc>
      </w:tr>
      <w:tr w:rsidR="00595434" w:rsidRPr="000C4696" w14:paraId="731B7C8E" w14:textId="77777777" w:rsidTr="001D253F">
        <w:trPr>
          <w:jc w:val="center"/>
        </w:trPr>
        <w:tc>
          <w:tcPr>
            <w:tcW w:w="0" w:type="auto"/>
          </w:tcPr>
          <w:p w14:paraId="6AFCF302" w14:textId="77777777" w:rsidR="00595434" w:rsidRPr="000C4696" w:rsidRDefault="00595434" w:rsidP="0015149F">
            <w:pPr>
              <w:jc w:val="center"/>
              <w:rPr>
                <w:sz w:val="28"/>
                <w:szCs w:val="28"/>
              </w:rPr>
            </w:pPr>
            <w:r w:rsidRPr="000C4696">
              <w:rPr>
                <w:sz w:val="28"/>
                <w:szCs w:val="28"/>
              </w:rPr>
              <w:t>B - D</w:t>
            </w:r>
          </w:p>
        </w:tc>
        <w:tc>
          <w:tcPr>
            <w:tcW w:w="0" w:type="auto"/>
          </w:tcPr>
          <w:p w14:paraId="0503853F" w14:textId="77777777" w:rsidR="00595434" w:rsidRPr="000C4696" w:rsidRDefault="00595434" w:rsidP="0015149F">
            <w:pPr>
              <w:jc w:val="center"/>
              <w:rPr>
                <w:sz w:val="28"/>
                <w:szCs w:val="28"/>
              </w:rPr>
            </w:pPr>
            <w:r w:rsidRPr="000C4696">
              <w:rPr>
                <w:sz w:val="28"/>
                <w:szCs w:val="28"/>
              </w:rPr>
              <w:t>8</w:t>
            </w:r>
          </w:p>
        </w:tc>
      </w:tr>
      <w:tr w:rsidR="00595434" w:rsidRPr="000C4696" w14:paraId="5DB201A0" w14:textId="77777777" w:rsidTr="001D253F">
        <w:trPr>
          <w:trHeight w:val="54"/>
          <w:jc w:val="center"/>
        </w:trPr>
        <w:tc>
          <w:tcPr>
            <w:tcW w:w="0" w:type="auto"/>
          </w:tcPr>
          <w:p w14:paraId="0086360C" w14:textId="6E96F2D2" w:rsidR="00595434" w:rsidRPr="000C4696" w:rsidRDefault="00595434" w:rsidP="0015149F">
            <w:pPr>
              <w:jc w:val="center"/>
              <w:rPr>
                <w:sz w:val="28"/>
                <w:szCs w:val="28"/>
              </w:rPr>
            </w:pPr>
            <w:r w:rsidRPr="000C4696">
              <w:rPr>
                <w:sz w:val="28"/>
                <w:szCs w:val="28"/>
              </w:rPr>
              <w:t>A - E</w:t>
            </w:r>
          </w:p>
        </w:tc>
        <w:tc>
          <w:tcPr>
            <w:tcW w:w="0" w:type="auto"/>
          </w:tcPr>
          <w:p w14:paraId="37D4118C" w14:textId="6A92116F" w:rsidR="00595434" w:rsidRPr="000C4696" w:rsidRDefault="00595434" w:rsidP="006F465B">
            <w:pPr>
              <w:keepNext/>
              <w:jc w:val="center"/>
              <w:rPr>
                <w:sz w:val="28"/>
                <w:szCs w:val="28"/>
              </w:rPr>
            </w:pPr>
            <w:r w:rsidRPr="000C4696">
              <w:rPr>
                <w:sz w:val="28"/>
                <w:szCs w:val="28"/>
              </w:rPr>
              <w:t>11</w:t>
            </w:r>
          </w:p>
        </w:tc>
      </w:tr>
    </w:tbl>
    <w:p w14:paraId="47732659" w14:textId="1B8BA881" w:rsidR="006F465B" w:rsidRPr="00136742" w:rsidRDefault="006F465B">
      <w:pPr>
        <w:pStyle w:val="Caption"/>
        <w:rPr>
          <w:lang w:val="en-US"/>
        </w:rPr>
      </w:pPr>
      <w:bookmarkStart w:id="44" w:name="_Toc168478808"/>
      <w:r w:rsidRPr="000C4696">
        <w:t xml:space="preserve">Bảng </w:t>
      </w:r>
      <w:r w:rsidR="005606D4" w:rsidRPr="000C4696">
        <w:fldChar w:fldCharType="begin"/>
      </w:r>
      <w:r w:rsidR="005606D4" w:rsidRPr="000C4696">
        <w:instrText xml:space="preserve"> STYLEREF 1 \s </w:instrText>
      </w:r>
      <w:r w:rsidR="005606D4" w:rsidRPr="000C4696">
        <w:fldChar w:fldCharType="separate"/>
      </w:r>
      <w:r w:rsidR="005606D4" w:rsidRPr="000C4696">
        <w:t>5</w:t>
      </w:r>
      <w:r w:rsidR="005606D4" w:rsidRPr="000C4696">
        <w:fldChar w:fldCharType="end"/>
      </w:r>
      <w:r w:rsidR="005606D4" w:rsidRPr="000C4696">
        <w:t>.</w:t>
      </w:r>
      <w:r w:rsidR="005606D4" w:rsidRPr="000C4696">
        <w:fldChar w:fldCharType="begin"/>
      </w:r>
      <w:r w:rsidR="005606D4" w:rsidRPr="000C4696">
        <w:instrText xml:space="preserve"> SEQ Bảng \* ARABIC \s 1 </w:instrText>
      </w:r>
      <w:r w:rsidR="005606D4" w:rsidRPr="000C4696">
        <w:fldChar w:fldCharType="separate"/>
      </w:r>
      <w:r w:rsidR="005606D4" w:rsidRPr="000C4696">
        <w:t>2</w:t>
      </w:r>
      <w:r w:rsidR="005606D4" w:rsidRPr="000C4696">
        <w:fldChar w:fldCharType="end"/>
      </w:r>
      <w:r w:rsidR="00B15435" w:rsidRPr="004678A4">
        <w:rPr>
          <w:lang w:val="en-US"/>
        </w:rPr>
        <w:t xml:space="preserve"> </w:t>
      </w:r>
      <w:ins w:id="45" w:author="Microsoft Word" w:date="2024-06-04T16:36:00Z">
        <w:r w:rsidR="00B15435">
          <w:rPr>
            <w:lang w:val="en-US"/>
          </w:rPr>
          <w:t xml:space="preserve">– </w:t>
        </w:r>
      </w:ins>
      <w:r>
        <w:rPr>
          <w:lang w:val="en-US"/>
        </w:rPr>
        <w:t xml:space="preserve"> </w:t>
      </w:r>
      <w:r w:rsidRPr="000C4696">
        <w:t>Danh sách cạnh đã sắp xếp</w:t>
      </w:r>
      <w:bookmarkEnd w:id="44"/>
    </w:p>
    <w:p w14:paraId="70978196" w14:textId="76081AC0" w:rsidR="00751BE2" w:rsidRPr="000C4696" w:rsidRDefault="00751BE2" w:rsidP="00751BE2">
      <w:pPr>
        <w:pStyle w:val="Heading3"/>
      </w:pPr>
      <w:bookmarkStart w:id="46" w:name="_Toc168478711"/>
      <w:r w:rsidRPr="000C4696">
        <w:t>Lập bảng Union-Find:</w:t>
      </w:r>
      <w:bookmarkEnd w:id="46"/>
    </w:p>
    <w:p w14:paraId="27AA112F" w14:textId="0121B250" w:rsidR="00D561B0" w:rsidRPr="000C4696" w:rsidRDefault="006F465B" w:rsidP="001D253F">
      <w:pPr>
        <w:pStyle w:val="Nidungvnbn"/>
        <w:numPr>
          <w:ilvl w:val="0"/>
          <w:numId w:val="2"/>
        </w:numPr>
        <w:ind w:left="851" w:hanging="284"/>
      </w:pPr>
      <w:r w:rsidRPr="000C4696">
        <w:t>Khởi</w:t>
      </w:r>
      <w:r w:rsidR="00FE1236" w:rsidRPr="000C4696">
        <w:t xml:space="preserve"> tạo bảng Union-Find, bảng bao gồm đỉn</w:t>
      </w:r>
      <w:r w:rsidR="006F32B4" w:rsidRPr="000C4696">
        <w:t>h,</w:t>
      </w:r>
      <w:r w:rsidR="00FE1236" w:rsidRPr="000C4696">
        <w:t xml:space="preserve"> </w:t>
      </w:r>
      <w:r w:rsidR="006F32B4" w:rsidRPr="000C4696">
        <w:t xml:space="preserve">đỉnh </w:t>
      </w:r>
      <w:r w:rsidR="00421563" w:rsidRPr="000C4696">
        <w:t>đại diện</w:t>
      </w:r>
      <w:r w:rsidR="00BA1AAC" w:rsidRPr="000C4696">
        <w:t xml:space="preserve"> (đỉnh </w:t>
      </w:r>
      <w:r w:rsidR="00421563" w:rsidRPr="000C4696">
        <w:t>cha</w:t>
      </w:r>
      <w:r w:rsidR="00BA1AAC" w:rsidRPr="000C4696">
        <w:t>)</w:t>
      </w:r>
      <w:r w:rsidR="006F32B4" w:rsidRPr="000C4696">
        <w:t xml:space="preserve"> và hạng</w:t>
      </w:r>
      <w:r w:rsidR="00053A29" w:rsidRPr="000C4696">
        <w:t xml:space="preserve"> của đỉnh:</w:t>
      </w:r>
    </w:p>
    <w:tbl>
      <w:tblPr>
        <w:tblStyle w:val="TableGrid"/>
        <w:tblW w:w="0" w:type="auto"/>
        <w:jc w:val="center"/>
        <w:tblLook w:val="04A0" w:firstRow="1" w:lastRow="0" w:firstColumn="1" w:lastColumn="0" w:noHBand="0" w:noVBand="1"/>
      </w:tblPr>
      <w:tblGrid>
        <w:gridCol w:w="808"/>
        <w:gridCol w:w="1835"/>
        <w:gridCol w:w="870"/>
      </w:tblGrid>
      <w:tr w:rsidR="00BA1AAC" w:rsidRPr="000C4696" w14:paraId="0A96287C" w14:textId="0F0F0322" w:rsidTr="001D253F">
        <w:trPr>
          <w:jc w:val="center"/>
        </w:trPr>
        <w:tc>
          <w:tcPr>
            <w:tcW w:w="0" w:type="auto"/>
          </w:tcPr>
          <w:p w14:paraId="2941C17C" w14:textId="30FC9C11" w:rsidR="00BA1AAC" w:rsidRPr="000C4696" w:rsidRDefault="00421563" w:rsidP="0015149F">
            <w:pPr>
              <w:jc w:val="center"/>
              <w:rPr>
                <w:b/>
                <w:bCs/>
                <w:sz w:val="28"/>
                <w:szCs w:val="28"/>
              </w:rPr>
            </w:pPr>
            <w:r w:rsidRPr="000C4696">
              <w:rPr>
                <w:b/>
                <w:bCs/>
                <w:sz w:val="28"/>
                <w:szCs w:val="28"/>
              </w:rPr>
              <w:t>Đỉnh</w:t>
            </w:r>
          </w:p>
        </w:tc>
        <w:tc>
          <w:tcPr>
            <w:tcW w:w="0" w:type="auto"/>
          </w:tcPr>
          <w:p w14:paraId="5AA86E23" w14:textId="7A09A238" w:rsidR="00BA1AAC" w:rsidRPr="000C4696" w:rsidRDefault="00421563" w:rsidP="0015149F">
            <w:pPr>
              <w:jc w:val="center"/>
              <w:rPr>
                <w:b/>
                <w:bCs/>
                <w:sz w:val="28"/>
                <w:szCs w:val="28"/>
              </w:rPr>
            </w:pPr>
            <w:r w:rsidRPr="000C4696">
              <w:rPr>
                <w:b/>
                <w:bCs/>
                <w:sz w:val="28"/>
                <w:szCs w:val="28"/>
              </w:rPr>
              <w:t>Đỉnh đại diện</w:t>
            </w:r>
          </w:p>
        </w:tc>
        <w:tc>
          <w:tcPr>
            <w:tcW w:w="0" w:type="auto"/>
          </w:tcPr>
          <w:p w14:paraId="4DF7E334" w14:textId="66CA6A2E" w:rsidR="00BA1AAC" w:rsidRPr="000C4696" w:rsidRDefault="00F7081C" w:rsidP="0015149F">
            <w:pPr>
              <w:jc w:val="center"/>
              <w:rPr>
                <w:b/>
                <w:bCs/>
                <w:sz w:val="28"/>
                <w:szCs w:val="28"/>
              </w:rPr>
            </w:pPr>
            <w:r w:rsidRPr="000C4696">
              <w:rPr>
                <w:b/>
                <w:bCs/>
                <w:sz w:val="28"/>
                <w:szCs w:val="28"/>
              </w:rPr>
              <w:t>Hạng</w:t>
            </w:r>
          </w:p>
        </w:tc>
      </w:tr>
      <w:tr w:rsidR="00BA1AAC" w:rsidRPr="000C4696" w14:paraId="62A8DA87" w14:textId="7A73DAC0" w:rsidTr="001D253F">
        <w:trPr>
          <w:jc w:val="center"/>
        </w:trPr>
        <w:tc>
          <w:tcPr>
            <w:tcW w:w="0" w:type="auto"/>
          </w:tcPr>
          <w:p w14:paraId="3D9BC283" w14:textId="214A607C" w:rsidR="00BA1AAC" w:rsidRPr="000C4696" w:rsidRDefault="0006671B" w:rsidP="0015149F">
            <w:pPr>
              <w:jc w:val="center"/>
              <w:rPr>
                <w:sz w:val="28"/>
                <w:szCs w:val="28"/>
              </w:rPr>
            </w:pPr>
            <w:r w:rsidRPr="000C4696">
              <w:rPr>
                <w:sz w:val="28"/>
                <w:szCs w:val="28"/>
              </w:rPr>
              <w:t>A</w:t>
            </w:r>
          </w:p>
        </w:tc>
        <w:tc>
          <w:tcPr>
            <w:tcW w:w="0" w:type="auto"/>
          </w:tcPr>
          <w:p w14:paraId="1B81EE8A" w14:textId="325D951E" w:rsidR="00BA1AAC" w:rsidRPr="000C4696" w:rsidRDefault="0006671B" w:rsidP="0015149F">
            <w:pPr>
              <w:jc w:val="center"/>
              <w:rPr>
                <w:sz w:val="28"/>
                <w:szCs w:val="28"/>
              </w:rPr>
            </w:pPr>
            <w:r w:rsidRPr="000C4696">
              <w:rPr>
                <w:sz w:val="28"/>
                <w:szCs w:val="28"/>
              </w:rPr>
              <w:t>A</w:t>
            </w:r>
          </w:p>
        </w:tc>
        <w:tc>
          <w:tcPr>
            <w:tcW w:w="0" w:type="auto"/>
          </w:tcPr>
          <w:p w14:paraId="499BFE9F" w14:textId="664A7174" w:rsidR="00BA1AAC" w:rsidRPr="000C4696" w:rsidRDefault="0006671B" w:rsidP="0015149F">
            <w:pPr>
              <w:jc w:val="center"/>
              <w:rPr>
                <w:sz w:val="28"/>
                <w:szCs w:val="28"/>
              </w:rPr>
            </w:pPr>
            <w:r w:rsidRPr="000C4696">
              <w:rPr>
                <w:sz w:val="28"/>
                <w:szCs w:val="28"/>
              </w:rPr>
              <w:t>0</w:t>
            </w:r>
          </w:p>
        </w:tc>
      </w:tr>
      <w:tr w:rsidR="00BA1AAC" w:rsidRPr="000C4696" w14:paraId="321F898F" w14:textId="1393956B" w:rsidTr="001D253F">
        <w:trPr>
          <w:jc w:val="center"/>
        </w:trPr>
        <w:tc>
          <w:tcPr>
            <w:tcW w:w="0" w:type="auto"/>
          </w:tcPr>
          <w:p w14:paraId="02D4684E" w14:textId="4A8F7F05" w:rsidR="00BA1AAC" w:rsidRPr="000C4696" w:rsidRDefault="0006671B" w:rsidP="0015149F">
            <w:pPr>
              <w:jc w:val="center"/>
              <w:rPr>
                <w:sz w:val="28"/>
                <w:szCs w:val="28"/>
              </w:rPr>
            </w:pPr>
            <w:r w:rsidRPr="000C4696">
              <w:rPr>
                <w:sz w:val="28"/>
                <w:szCs w:val="28"/>
              </w:rPr>
              <w:t>B</w:t>
            </w:r>
          </w:p>
        </w:tc>
        <w:tc>
          <w:tcPr>
            <w:tcW w:w="0" w:type="auto"/>
          </w:tcPr>
          <w:p w14:paraId="29B22419" w14:textId="132EF82A" w:rsidR="00BA1AAC" w:rsidRPr="000C4696" w:rsidRDefault="0006671B" w:rsidP="0015149F">
            <w:pPr>
              <w:jc w:val="center"/>
              <w:rPr>
                <w:sz w:val="28"/>
                <w:szCs w:val="28"/>
              </w:rPr>
            </w:pPr>
            <w:r w:rsidRPr="000C4696">
              <w:rPr>
                <w:sz w:val="28"/>
                <w:szCs w:val="28"/>
              </w:rPr>
              <w:t>B</w:t>
            </w:r>
          </w:p>
        </w:tc>
        <w:tc>
          <w:tcPr>
            <w:tcW w:w="0" w:type="auto"/>
          </w:tcPr>
          <w:p w14:paraId="1FD7D435" w14:textId="50EF69F3" w:rsidR="00BA1AAC" w:rsidRPr="000C4696" w:rsidRDefault="0006671B" w:rsidP="0015149F">
            <w:pPr>
              <w:jc w:val="center"/>
              <w:rPr>
                <w:sz w:val="28"/>
                <w:szCs w:val="28"/>
              </w:rPr>
            </w:pPr>
            <w:r w:rsidRPr="000C4696">
              <w:rPr>
                <w:sz w:val="28"/>
                <w:szCs w:val="28"/>
              </w:rPr>
              <w:t>0</w:t>
            </w:r>
          </w:p>
        </w:tc>
      </w:tr>
      <w:tr w:rsidR="00BA1AAC" w:rsidRPr="000C4696" w14:paraId="502518F0" w14:textId="244EDD9A" w:rsidTr="001D253F">
        <w:trPr>
          <w:jc w:val="center"/>
        </w:trPr>
        <w:tc>
          <w:tcPr>
            <w:tcW w:w="0" w:type="auto"/>
          </w:tcPr>
          <w:p w14:paraId="7EECFF73" w14:textId="5425488F" w:rsidR="00BA1AAC" w:rsidRPr="000C4696" w:rsidRDefault="0006671B" w:rsidP="0015149F">
            <w:pPr>
              <w:jc w:val="center"/>
              <w:rPr>
                <w:sz w:val="28"/>
                <w:szCs w:val="28"/>
              </w:rPr>
            </w:pPr>
            <w:r w:rsidRPr="000C4696">
              <w:rPr>
                <w:sz w:val="28"/>
                <w:szCs w:val="28"/>
              </w:rPr>
              <w:t>C</w:t>
            </w:r>
          </w:p>
        </w:tc>
        <w:tc>
          <w:tcPr>
            <w:tcW w:w="0" w:type="auto"/>
          </w:tcPr>
          <w:p w14:paraId="6510CA13" w14:textId="0B6511D0" w:rsidR="00BA1AAC" w:rsidRPr="000C4696" w:rsidRDefault="0006671B" w:rsidP="0015149F">
            <w:pPr>
              <w:jc w:val="center"/>
              <w:rPr>
                <w:sz w:val="28"/>
                <w:szCs w:val="28"/>
              </w:rPr>
            </w:pPr>
            <w:r w:rsidRPr="000C4696">
              <w:rPr>
                <w:sz w:val="28"/>
                <w:szCs w:val="28"/>
              </w:rPr>
              <w:t>C</w:t>
            </w:r>
          </w:p>
        </w:tc>
        <w:tc>
          <w:tcPr>
            <w:tcW w:w="0" w:type="auto"/>
          </w:tcPr>
          <w:p w14:paraId="00983058" w14:textId="0BC05DF5" w:rsidR="00BA1AAC" w:rsidRPr="000C4696" w:rsidRDefault="0006671B" w:rsidP="0015149F">
            <w:pPr>
              <w:jc w:val="center"/>
              <w:rPr>
                <w:sz w:val="28"/>
                <w:szCs w:val="28"/>
              </w:rPr>
            </w:pPr>
            <w:r w:rsidRPr="000C4696">
              <w:rPr>
                <w:sz w:val="28"/>
                <w:szCs w:val="28"/>
              </w:rPr>
              <w:t>0</w:t>
            </w:r>
          </w:p>
        </w:tc>
      </w:tr>
      <w:tr w:rsidR="00BA1AAC" w:rsidRPr="000C4696" w14:paraId="18669EAB" w14:textId="3BFB6F8D" w:rsidTr="001D253F">
        <w:trPr>
          <w:jc w:val="center"/>
        </w:trPr>
        <w:tc>
          <w:tcPr>
            <w:tcW w:w="0" w:type="auto"/>
          </w:tcPr>
          <w:p w14:paraId="3A3A8774" w14:textId="5BAAB4A8" w:rsidR="00BA1AAC" w:rsidRPr="000C4696" w:rsidRDefault="0006671B" w:rsidP="0015149F">
            <w:pPr>
              <w:jc w:val="center"/>
              <w:rPr>
                <w:sz w:val="28"/>
                <w:szCs w:val="28"/>
              </w:rPr>
            </w:pPr>
            <w:r w:rsidRPr="000C4696">
              <w:rPr>
                <w:sz w:val="28"/>
                <w:szCs w:val="28"/>
              </w:rPr>
              <w:t>D</w:t>
            </w:r>
          </w:p>
        </w:tc>
        <w:tc>
          <w:tcPr>
            <w:tcW w:w="0" w:type="auto"/>
          </w:tcPr>
          <w:p w14:paraId="726B45EE" w14:textId="3BD1AF60" w:rsidR="00BA1AAC" w:rsidRPr="000C4696" w:rsidRDefault="0006671B" w:rsidP="0015149F">
            <w:pPr>
              <w:jc w:val="center"/>
              <w:rPr>
                <w:sz w:val="28"/>
                <w:szCs w:val="28"/>
              </w:rPr>
            </w:pPr>
            <w:r w:rsidRPr="000C4696">
              <w:rPr>
                <w:sz w:val="28"/>
                <w:szCs w:val="28"/>
              </w:rPr>
              <w:t>D</w:t>
            </w:r>
          </w:p>
        </w:tc>
        <w:tc>
          <w:tcPr>
            <w:tcW w:w="0" w:type="auto"/>
          </w:tcPr>
          <w:p w14:paraId="37F35A5A" w14:textId="6DE128D6" w:rsidR="00BA1AAC" w:rsidRPr="000C4696" w:rsidRDefault="0006671B" w:rsidP="0015149F">
            <w:pPr>
              <w:jc w:val="center"/>
              <w:rPr>
                <w:sz w:val="28"/>
                <w:szCs w:val="28"/>
              </w:rPr>
            </w:pPr>
            <w:r w:rsidRPr="000C4696">
              <w:rPr>
                <w:sz w:val="28"/>
                <w:szCs w:val="28"/>
              </w:rPr>
              <w:t>0</w:t>
            </w:r>
          </w:p>
        </w:tc>
      </w:tr>
      <w:tr w:rsidR="00BA1AAC" w:rsidRPr="000C4696" w14:paraId="3B8C7773" w14:textId="36FDA32B" w:rsidTr="001D253F">
        <w:trPr>
          <w:jc w:val="center"/>
        </w:trPr>
        <w:tc>
          <w:tcPr>
            <w:tcW w:w="0" w:type="auto"/>
          </w:tcPr>
          <w:p w14:paraId="33E1CC7B" w14:textId="6D6289EB" w:rsidR="00BA1AAC" w:rsidRPr="000C4696" w:rsidRDefault="0006671B" w:rsidP="0015149F">
            <w:pPr>
              <w:jc w:val="center"/>
              <w:rPr>
                <w:sz w:val="28"/>
                <w:szCs w:val="28"/>
              </w:rPr>
            </w:pPr>
            <w:r w:rsidRPr="000C4696">
              <w:rPr>
                <w:sz w:val="28"/>
                <w:szCs w:val="28"/>
              </w:rPr>
              <w:t>E</w:t>
            </w:r>
          </w:p>
        </w:tc>
        <w:tc>
          <w:tcPr>
            <w:tcW w:w="0" w:type="auto"/>
          </w:tcPr>
          <w:p w14:paraId="786E53A9" w14:textId="541B448D" w:rsidR="00BA1AAC" w:rsidRPr="000C4696" w:rsidRDefault="0006671B" w:rsidP="0015149F">
            <w:pPr>
              <w:jc w:val="center"/>
              <w:rPr>
                <w:sz w:val="28"/>
                <w:szCs w:val="28"/>
              </w:rPr>
            </w:pPr>
            <w:r w:rsidRPr="000C4696">
              <w:rPr>
                <w:sz w:val="28"/>
                <w:szCs w:val="28"/>
              </w:rPr>
              <w:t>E</w:t>
            </w:r>
          </w:p>
        </w:tc>
        <w:tc>
          <w:tcPr>
            <w:tcW w:w="0" w:type="auto"/>
          </w:tcPr>
          <w:p w14:paraId="3B697247" w14:textId="71E899B8" w:rsidR="00BA1AAC" w:rsidRPr="000C4696" w:rsidRDefault="0006671B" w:rsidP="006F465B">
            <w:pPr>
              <w:keepNext/>
              <w:jc w:val="center"/>
              <w:rPr>
                <w:sz w:val="28"/>
                <w:szCs w:val="28"/>
              </w:rPr>
            </w:pPr>
            <w:r w:rsidRPr="000C4696">
              <w:rPr>
                <w:sz w:val="28"/>
                <w:szCs w:val="28"/>
              </w:rPr>
              <w:t>0</w:t>
            </w:r>
          </w:p>
        </w:tc>
      </w:tr>
    </w:tbl>
    <w:p w14:paraId="722F2BC7" w14:textId="57CC1429" w:rsidR="00520DB5" w:rsidRPr="000C4696" w:rsidRDefault="006F465B" w:rsidP="006F465B">
      <w:pPr>
        <w:pStyle w:val="Caption"/>
      </w:pPr>
      <w:bookmarkStart w:id="47" w:name="_Toc168478809"/>
      <w:r w:rsidRPr="000C4696">
        <w:t xml:space="preserve">Bảng </w:t>
      </w:r>
      <w:r w:rsidR="005606D4" w:rsidRPr="000C4696">
        <w:fldChar w:fldCharType="begin"/>
      </w:r>
      <w:r w:rsidR="005606D4" w:rsidRPr="000C4696">
        <w:instrText xml:space="preserve"> STYLEREF 1 \s </w:instrText>
      </w:r>
      <w:r w:rsidR="005606D4" w:rsidRPr="000C4696">
        <w:fldChar w:fldCharType="separate"/>
      </w:r>
      <w:r w:rsidR="005606D4" w:rsidRPr="000C4696">
        <w:t>5</w:t>
      </w:r>
      <w:r w:rsidR="005606D4" w:rsidRPr="000C4696">
        <w:fldChar w:fldCharType="end"/>
      </w:r>
      <w:r w:rsidR="005606D4" w:rsidRPr="000C4696">
        <w:t>.</w:t>
      </w:r>
      <w:r w:rsidR="005606D4" w:rsidRPr="000C4696">
        <w:fldChar w:fldCharType="begin"/>
      </w:r>
      <w:r w:rsidR="005606D4" w:rsidRPr="000C4696">
        <w:instrText xml:space="preserve"> SEQ Bảng \* ARABIC \s 1 </w:instrText>
      </w:r>
      <w:r w:rsidR="005606D4" w:rsidRPr="000C4696">
        <w:fldChar w:fldCharType="separate"/>
      </w:r>
      <w:r w:rsidR="005606D4" w:rsidRPr="000C4696">
        <w:t>3</w:t>
      </w:r>
      <w:r w:rsidR="005606D4" w:rsidRPr="000C4696">
        <w:fldChar w:fldCharType="end"/>
      </w:r>
      <w:r w:rsidR="00B15435" w:rsidRPr="004678A4">
        <w:rPr>
          <w:lang w:val="en-US"/>
        </w:rPr>
        <w:t xml:space="preserve"> </w:t>
      </w:r>
      <w:ins w:id="48" w:author="Microsoft Word" w:date="2024-06-04T16:36:00Z">
        <w:r w:rsidR="00B15435">
          <w:rPr>
            <w:lang w:val="en-US"/>
          </w:rPr>
          <w:t xml:space="preserve">– </w:t>
        </w:r>
      </w:ins>
      <w:r w:rsidRPr="000C4696">
        <w:t xml:space="preserve"> Bảng Union-Find 1.1</w:t>
      </w:r>
      <w:bookmarkEnd w:id="47"/>
    </w:p>
    <w:p w14:paraId="1E2106E2" w14:textId="05FB2F39" w:rsidR="001D253F" w:rsidRDefault="003E0A72" w:rsidP="001D253F">
      <w:pPr>
        <w:pStyle w:val="Nidungvnbn"/>
        <w:numPr>
          <w:ilvl w:val="0"/>
          <w:numId w:val="2"/>
        </w:numPr>
        <w:ind w:left="851" w:hanging="284"/>
      </w:pPr>
      <w:r w:rsidRPr="000C4696">
        <w:t>Bảng Union-Find ban đ</w:t>
      </w:r>
      <w:r w:rsidR="0067345F" w:rsidRPr="000C4696">
        <w:t xml:space="preserve">ầu, đỉnh đại diện của mỗi đỉnh sẽ là chính nó và thứ hạng sẽ ở mức ban đầu là 0. </w:t>
      </w:r>
      <w:r w:rsidR="002A3B02" w:rsidRPr="000C4696">
        <w:t>Sau đó, t</w:t>
      </w:r>
      <w:r w:rsidR="004D3F7E" w:rsidRPr="000C4696">
        <w:t>a sẽ lặp qua các cạnh đã sắp xếp theo thứ tự trong danh sách cạnh.</w:t>
      </w:r>
    </w:p>
    <w:p w14:paraId="104F6378" w14:textId="77777777" w:rsidR="001D253F" w:rsidRDefault="001D253F">
      <w:pPr>
        <w:spacing w:before="0" w:after="200" w:line="276" w:lineRule="auto"/>
        <w:rPr>
          <w:sz w:val="26"/>
          <w:szCs w:val="26"/>
        </w:rPr>
      </w:pPr>
      <w:r>
        <w:br w:type="page"/>
      </w:r>
    </w:p>
    <w:p w14:paraId="016EB018" w14:textId="40470765" w:rsidR="002A3B02" w:rsidRPr="000C4696" w:rsidRDefault="00853DEA" w:rsidP="00B861F6">
      <w:pPr>
        <w:pStyle w:val="Heading4"/>
        <w:rPr>
          <w:lang w:val="vi-VN"/>
        </w:rPr>
      </w:pPr>
      <w:r w:rsidRPr="000C4696">
        <w:rPr>
          <w:lang w:val="vi-VN"/>
        </w:rPr>
        <w:lastRenderedPageBreak/>
        <w:t>Xét cạnh (D</w:t>
      </w:r>
      <w:r w:rsidR="00B861F6" w:rsidRPr="000C4696">
        <w:rPr>
          <w:lang w:val="vi-VN"/>
        </w:rPr>
        <w:t xml:space="preserve"> -</w:t>
      </w:r>
      <w:r w:rsidRPr="000C4696">
        <w:rPr>
          <w:lang w:val="vi-VN"/>
        </w:rPr>
        <w:t xml:space="preserve"> C, 1)</w:t>
      </w:r>
      <w:r w:rsidR="00B861F6" w:rsidRPr="000C4696">
        <w:rPr>
          <w:lang w:val="vi-VN"/>
        </w:rPr>
        <w:t>:</w:t>
      </w:r>
    </w:p>
    <w:tbl>
      <w:tblPr>
        <w:tblStyle w:val="TableGrid"/>
        <w:tblW w:w="0" w:type="auto"/>
        <w:jc w:val="center"/>
        <w:tblLook w:val="04A0" w:firstRow="1" w:lastRow="0" w:firstColumn="1" w:lastColumn="0" w:noHBand="0" w:noVBand="1"/>
      </w:tblPr>
      <w:tblGrid>
        <w:gridCol w:w="808"/>
        <w:gridCol w:w="1835"/>
        <w:gridCol w:w="870"/>
      </w:tblGrid>
      <w:tr w:rsidR="00C93C0E" w:rsidRPr="000C4696" w14:paraId="4D8731C9" w14:textId="77777777" w:rsidTr="001D253F">
        <w:trPr>
          <w:jc w:val="center"/>
        </w:trPr>
        <w:tc>
          <w:tcPr>
            <w:tcW w:w="0" w:type="auto"/>
          </w:tcPr>
          <w:p w14:paraId="54013CBB" w14:textId="77777777" w:rsidR="00C93C0E" w:rsidRPr="000C4696" w:rsidRDefault="00C93C0E" w:rsidP="001D253F">
            <w:pPr>
              <w:jc w:val="center"/>
              <w:rPr>
                <w:b/>
                <w:bCs/>
                <w:sz w:val="28"/>
                <w:szCs w:val="28"/>
              </w:rPr>
            </w:pPr>
            <w:r w:rsidRPr="000C4696">
              <w:rPr>
                <w:b/>
                <w:bCs/>
                <w:sz w:val="28"/>
                <w:szCs w:val="28"/>
              </w:rPr>
              <w:t>Đỉnh</w:t>
            </w:r>
          </w:p>
        </w:tc>
        <w:tc>
          <w:tcPr>
            <w:tcW w:w="0" w:type="auto"/>
          </w:tcPr>
          <w:p w14:paraId="4E83A75A" w14:textId="77777777" w:rsidR="00C93C0E" w:rsidRPr="000C4696" w:rsidRDefault="00C93C0E" w:rsidP="001D253F">
            <w:pPr>
              <w:jc w:val="center"/>
              <w:rPr>
                <w:b/>
                <w:bCs/>
                <w:sz w:val="28"/>
                <w:szCs w:val="28"/>
              </w:rPr>
            </w:pPr>
            <w:r w:rsidRPr="000C4696">
              <w:rPr>
                <w:b/>
                <w:bCs/>
                <w:sz w:val="28"/>
                <w:szCs w:val="28"/>
              </w:rPr>
              <w:t>Đỉnh đại diện</w:t>
            </w:r>
          </w:p>
        </w:tc>
        <w:tc>
          <w:tcPr>
            <w:tcW w:w="0" w:type="auto"/>
          </w:tcPr>
          <w:p w14:paraId="2BB8043C" w14:textId="77777777" w:rsidR="00C93C0E" w:rsidRPr="000C4696" w:rsidRDefault="00C93C0E" w:rsidP="001D253F">
            <w:pPr>
              <w:jc w:val="center"/>
              <w:rPr>
                <w:b/>
                <w:bCs/>
                <w:sz w:val="28"/>
                <w:szCs w:val="28"/>
              </w:rPr>
            </w:pPr>
            <w:r w:rsidRPr="000C4696">
              <w:rPr>
                <w:b/>
                <w:bCs/>
                <w:sz w:val="28"/>
                <w:szCs w:val="28"/>
              </w:rPr>
              <w:t>Hạng</w:t>
            </w:r>
          </w:p>
        </w:tc>
      </w:tr>
      <w:tr w:rsidR="00C93C0E" w:rsidRPr="000C4696" w14:paraId="7A556577" w14:textId="77777777" w:rsidTr="001D253F">
        <w:trPr>
          <w:jc w:val="center"/>
        </w:trPr>
        <w:tc>
          <w:tcPr>
            <w:tcW w:w="0" w:type="auto"/>
          </w:tcPr>
          <w:p w14:paraId="568DCA81" w14:textId="77777777" w:rsidR="00C93C0E" w:rsidRPr="000C4696" w:rsidRDefault="00C93C0E" w:rsidP="001D253F">
            <w:pPr>
              <w:jc w:val="center"/>
              <w:rPr>
                <w:sz w:val="28"/>
                <w:szCs w:val="28"/>
              </w:rPr>
            </w:pPr>
            <w:r w:rsidRPr="000C4696">
              <w:rPr>
                <w:sz w:val="28"/>
                <w:szCs w:val="28"/>
              </w:rPr>
              <w:t>A</w:t>
            </w:r>
          </w:p>
        </w:tc>
        <w:tc>
          <w:tcPr>
            <w:tcW w:w="0" w:type="auto"/>
          </w:tcPr>
          <w:p w14:paraId="189E9294" w14:textId="77777777" w:rsidR="00C93C0E" w:rsidRPr="000C4696" w:rsidRDefault="00C93C0E" w:rsidP="001D253F">
            <w:pPr>
              <w:jc w:val="center"/>
              <w:rPr>
                <w:sz w:val="28"/>
                <w:szCs w:val="28"/>
              </w:rPr>
            </w:pPr>
            <w:r w:rsidRPr="000C4696">
              <w:rPr>
                <w:sz w:val="28"/>
                <w:szCs w:val="28"/>
              </w:rPr>
              <w:t>A</w:t>
            </w:r>
          </w:p>
        </w:tc>
        <w:tc>
          <w:tcPr>
            <w:tcW w:w="0" w:type="auto"/>
          </w:tcPr>
          <w:p w14:paraId="1669F7D5" w14:textId="77777777" w:rsidR="00C93C0E" w:rsidRPr="000C4696" w:rsidRDefault="00C93C0E" w:rsidP="001D253F">
            <w:pPr>
              <w:jc w:val="center"/>
              <w:rPr>
                <w:sz w:val="28"/>
                <w:szCs w:val="28"/>
              </w:rPr>
            </w:pPr>
            <w:r w:rsidRPr="000C4696">
              <w:rPr>
                <w:sz w:val="28"/>
                <w:szCs w:val="28"/>
              </w:rPr>
              <w:t>0</w:t>
            </w:r>
          </w:p>
        </w:tc>
      </w:tr>
      <w:tr w:rsidR="00C93C0E" w:rsidRPr="000C4696" w14:paraId="79B29793" w14:textId="77777777" w:rsidTr="001D253F">
        <w:trPr>
          <w:jc w:val="center"/>
        </w:trPr>
        <w:tc>
          <w:tcPr>
            <w:tcW w:w="0" w:type="auto"/>
          </w:tcPr>
          <w:p w14:paraId="39228430" w14:textId="77777777" w:rsidR="00C93C0E" w:rsidRPr="000C4696" w:rsidRDefault="00C93C0E" w:rsidP="001D253F">
            <w:pPr>
              <w:jc w:val="center"/>
              <w:rPr>
                <w:sz w:val="28"/>
                <w:szCs w:val="28"/>
              </w:rPr>
            </w:pPr>
            <w:r w:rsidRPr="000C4696">
              <w:rPr>
                <w:sz w:val="28"/>
                <w:szCs w:val="28"/>
              </w:rPr>
              <w:t>B</w:t>
            </w:r>
          </w:p>
        </w:tc>
        <w:tc>
          <w:tcPr>
            <w:tcW w:w="0" w:type="auto"/>
          </w:tcPr>
          <w:p w14:paraId="7C35E5F3" w14:textId="77777777" w:rsidR="00C93C0E" w:rsidRPr="000C4696" w:rsidRDefault="00C93C0E" w:rsidP="001D253F">
            <w:pPr>
              <w:jc w:val="center"/>
              <w:rPr>
                <w:sz w:val="28"/>
                <w:szCs w:val="28"/>
              </w:rPr>
            </w:pPr>
            <w:r w:rsidRPr="000C4696">
              <w:rPr>
                <w:sz w:val="28"/>
                <w:szCs w:val="28"/>
              </w:rPr>
              <w:t>B</w:t>
            </w:r>
          </w:p>
        </w:tc>
        <w:tc>
          <w:tcPr>
            <w:tcW w:w="0" w:type="auto"/>
          </w:tcPr>
          <w:p w14:paraId="3AC3842D" w14:textId="77777777" w:rsidR="00C93C0E" w:rsidRPr="000C4696" w:rsidRDefault="00C93C0E" w:rsidP="001D253F">
            <w:pPr>
              <w:jc w:val="center"/>
              <w:rPr>
                <w:sz w:val="28"/>
                <w:szCs w:val="28"/>
              </w:rPr>
            </w:pPr>
            <w:r w:rsidRPr="000C4696">
              <w:rPr>
                <w:sz w:val="28"/>
                <w:szCs w:val="28"/>
              </w:rPr>
              <w:t>0</w:t>
            </w:r>
          </w:p>
        </w:tc>
      </w:tr>
      <w:tr w:rsidR="00C93C0E" w:rsidRPr="000C4696" w14:paraId="3B8CC5C1" w14:textId="77777777" w:rsidTr="001D253F">
        <w:trPr>
          <w:jc w:val="center"/>
        </w:trPr>
        <w:tc>
          <w:tcPr>
            <w:tcW w:w="0" w:type="auto"/>
          </w:tcPr>
          <w:p w14:paraId="536DCB73" w14:textId="77777777" w:rsidR="00C93C0E" w:rsidRPr="000C4696" w:rsidRDefault="00C93C0E" w:rsidP="001D253F">
            <w:pPr>
              <w:jc w:val="center"/>
              <w:rPr>
                <w:sz w:val="28"/>
                <w:szCs w:val="28"/>
              </w:rPr>
            </w:pPr>
            <w:r w:rsidRPr="000C4696">
              <w:rPr>
                <w:sz w:val="28"/>
                <w:szCs w:val="28"/>
              </w:rPr>
              <w:t>C</w:t>
            </w:r>
          </w:p>
        </w:tc>
        <w:tc>
          <w:tcPr>
            <w:tcW w:w="0" w:type="auto"/>
          </w:tcPr>
          <w:p w14:paraId="3622EE18" w14:textId="77777777" w:rsidR="00C93C0E" w:rsidRPr="000C4696" w:rsidRDefault="00C93C0E" w:rsidP="001D253F">
            <w:pPr>
              <w:jc w:val="center"/>
              <w:rPr>
                <w:sz w:val="28"/>
                <w:szCs w:val="28"/>
              </w:rPr>
            </w:pPr>
            <w:r w:rsidRPr="000C4696">
              <w:rPr>
                <w:sz w:val="28"/>
                <w:szCs w:val="28"/>
              </w:rPr>
              <w:t>C</w:t>
            </w:r>
          </w:p>
        </w:tc>
        <w:tc>
          <w:tcPr>
            <w:tcW w:w="0" w:type="auto"/>
          </w:tcPr>
          <w:p w14:paraId="7514D719" w14:textId="2D0968F4" w:rsidR="00C93C0E" w:rsidRPr="000C4696" w:rsidRDefault="00B861F6" w:rsidP="001D253F">
            <w:pPr>
              <w:jc w:val="center"/>
              <w:rPr>
                <w:sz w:val="28"/>
                <w:szCs w:val="28"/>
              </w:rPr>
            </w:pPr>
            <w:r w:rsidRPr="000C4696">
              <w:rPr>
                <w:sz w:val="28"/>
                <w:szCs w:val="28"/>
              </w:rPr>
              <w:t>1</w:t>
            </w:r>
          </w:p>
        </w:tc>
      </w:tr>
      <w:tr w:rsidR="00C93C0E" w:rsidRPr="000C4696" w14:paraId="1AEBB065" w14:textId="77777777" w:rsidTr="001D253F">
        <w:trPr>
          <w:jc w:val="center"/>
        </w:trPr>
        <w:tc>
          <w:tcPr>
            <w:tcW w:w="0" w:type="auto"/>
          </w:tcPr>
          <w:p w14:paraId="228B57B4" w14:textId="77777777" w:rsidR="00C93C0E" w:rsidRPr="000C4696" w:rsidRDefault="00C93C0E" w:rsidP="001D253F">
            <w:pPr>
              <w:jc w:val="center"/>
              <w:rPr>
                <w:sz w:val="28"/>
                <w:szCs w:val="28"/>
              </w:rPr>
            </w:pPr>
            <w:r w:rsidRPr="000C4696">
              <w:rPr>
                <w:sz w:val="28"/>
                <w:szCs w:val="28"/>
              </w:rPr>
              <w:t>D</w:t>
            </w:r>
          </w:p>
        </w:tc>
        <w:tc>
          <w:tcPr>
            <w:tcW w:w="0" w:type="auto"/>
          </w:tcPr>
          <w:p w14:paraId="56B05F05" w14:textId="38A30E3A" w:rsidR="00C93C0E" w:rsidRPr="000C4696" w:rsidRDefault="00B861F6" w:rsidP="001D253F">
            <w:pPr>
              <w:jc w:val="center"/>
              <w:rPr>
                <w:sz w:val="28"/>
                <w:szCs w:val="28"/>
              </w:rPr>
            </w:pPr>
            <w:r w:rsidRPr="000C4696">
              <w:rPr>
                <w:sz w:val="28"/>
                <w:szCs w:val="28"/>
              </w:rPr>
              <w:t>C</w:t>
            </w:r>
          </w:p>
        </w:tc>
        <w:tc>
          <w:tcPr>
            <w:tcW w:w="0" w:type="auto"/>
          </w:tcPr>
          <w:p w14:paraId="473A195C" w14:textId="77777777" w:rsidR="00C93C0E" w:rsidRPr="000C4696" w:rsidRDefault="00C93C0E" w:rsidP="001D253F">
            <w:pPr>
              <w:jc w:val="center"/>
              <w:rPr>
                <w:sz w:val="28"/>
                <w:szCs w:val="28"/>
              </w:rPr>
            </w:pPr>
            <w:r w:rsidRPr="000C4696">
              <w:rPr>
                <w:sz w:val="28"/>
                <w:szCs w:val="28"/>
              </w:rPr>
              <w:t>0</w:t>
            </w:r>
          </w:p>
        </w:tc>
      </w:tr>
      <w:tr w:rsidR="00C93C0E" w:rsidRPr="000C4696" w14:paraId="2BD05CA7" w14:textId="77777777" w:rsidTr="001D253F">
        <w:trPr>
          <w:jc w:val="center"/>
        </w:trPr>
        <w:tc>
          <w:tcPr>
            <w:tcW w:w="0" w:type="auto"/>
          </w:tcPr>
          <w:p w14:paraId="5EDAE197" w14:textId="77777777" w:rsidR="00C93C0E" w:rsidRPr="000C4696" w:rsidRDefault="00C93C0E" w:rsidP="001D253F">
            <w:pPr>
              <w:jc w:val="center"/>
              <w:rPr>
                <w:sz w:val="28"/>
                <w:szCs w:val="28"/>
              </w:rPr>
            </w:pPr>
            <w:r w:rsidRPr="000C4696">
              <w:rPr>
                <w:sz w:val="28"/>
                <w:szCs w:val="28"/>
              </w:rPr>
              <w:t>E</w:t>
            </w:r>
          </w:p>
        </w:tc>
        <w:tc>
          <w:tcPr>
            <w:tcW w:w="0" w:type="auto"/>
          </w:tcPr>
          <w:p w14:paraId="0E0D41F7" w14:textId="77777777" w:rsidR="00C93C0E" w:rsidRPr="000C4696" w:rsidRDefault="00C93C0E" w:rsidP="001D253F">
            <w:pPr>
              <w:jc w:val="center"/>
              <w:rPr>
                <w:sz w:val="28"/>
                <w:szCs w:val="28"/>
              </w:rPr>
            </w:pPr>
            <w:r w:rsidRPr="000C4696">
              <w:rPr>
                <w:sz w:val="28"/>
                <w:szCs w:val="28"/>
              </w:rPr>
              <w:t>E</w:t>
            </w:r>
          </w:p>
        </w:tc>
        <w:tc>
          <w:tcPr>
            <w:tcW w:w="0" w:type="auto"/>
          </w:tcPr>
          <w:p w14:paraId="2DA8479F" w14:textId="77777777" w:rsidR="00C93C0E" w:rsidRPr="000C4696" w:rsidRDefault="00C93C0E" w:rsidP="001D253F">
            <w:pPr>
              <w:keepNext/>
              <w:jc w:val="center"/>
              <w:rPr>
                <w:sz w:val="28"/>
                <w:szCs w:val="28"/>
              </w:rPr>
            </w:pPr>
            <w:r w:rsidRPr="000C4696">
              <w:rPr>
                <w:sz w:val="28"/>
                <w:szCs w:val="28"/>
              </w:rPr>
              <w:t>0</w:t>
            </w:r>
          </w:p>
        </w:tc>
      </w:tr>
    </w:tbl>
    <w:p w14:paraId="125D2DCE" w14:textId="4B2E44AE" w:rsidR="006F465B" w:rsidRPr="000C4696" w:rsidRDefault="006F465B">
      <w:pPr>
        <w:pStyle w:val="Caption"/>
      </w:pPr>
      <w:bookmarkStart w:id="49" w:name="_Toc168478810"/>
      <w:r w:rsidRPr="000C4696">
        <w:t xml:space="preserve">Bảng </w:t>
      </w:r>
      <w:r w:rsidR="005606D4" w:rsidRPr="000C4696">
        <w:fldChar w:fldCharType="begin"/>
      </w:r>
      <w:r w:rsidR="005606D4" w:rsidRPr="000C4696">
        <w:instrText xml:space="preserve"> STYLEREF 1 \s </w:instrText>
      </w:r>
      <w:r w:rsidR="005606D4" w:rsidRPr="000C4696">
        <w:fldChar w:fldCharType="separate"/>
      </w:r>
      <w:r w:rsidR="005606D4" w:rsidRPr="000C4696">
        <w:t>5</w:t>
      </w:r>
      <w:r w:rsidR="005606D4" w:rsidRPr="000C4696">
        <w:fldChar w:fldCharType="end"/>
      </w:r>
      <w:r w:rsidR="005606D4" w:rsidRPr="000C4696">
        <w:t>.</w:t>
      </w:r>
      <w:r w:rsidR="005606D4" w:rsidRPr="000C4696">
        <w:fldChar w:fldCharType="begin"/>
      </w:r>
      <w:r w:rsidR="005606D4" w:rsidRPr="000C4696">
        <w:instrText xml:space="preserve"> SEQ Bảng \* ARABIC \s 1 </w:instrText>
      </w:r>
      <w:r w:rsidR="005606D4" w:rsidRPr="000C4696">
        <w:fldChar w:fldCharType="separate"/>
      </w:r>
      <w:r w:rsidR="005606D4" w:rsidRPr="000C4696">
        <w:t>4</w:t>
      </w:r>
      <w:r w:rsidR="005606D4" w:rsidRPr="000C4696">
        <w:fldChar w:fldCharType="end"/>
      </w:r>
      <w:r w:rsidR="00B15435" w:rsidRPr="004678A4">
        <w:rPr>
          <w:lang w:val="en-US"/>
        </w:rPr>
        <w:t xml:space="preserve"> </w:t>
      </w:r>
      <w:ins w:id="50" w:author="Microsoft Word" w:date="2024-06-04T16:36:00Z">
        <w:r w:rsidR="00B15435">
          <w:rPr>
            <w:lang w:val="en-US"/>
          </w:rPr>
          <w:t xml:space="preserve">– </w:t>
        </w:r>
      </w:ins>
      <w:r w:rsidRPr="000C4696">
        <w:t xml:space="preserve"> Bảng Union-Find 1.2</w:t>
      </w:r>
      <w:bookmarkEnd w:id="49"/>
    </w:p>
    <w:p w14:paraId="62C8577A" w14:textId="77777777" w:rsidR="00C3011D" w:rsidRPr="000C4696" w:rsidRDefault="0014300C" w:rsidP="001D253F">
      <w:pPr>
        <w:pStyle w:val="Nidungvnbn"/>
        <w:numPr>
          <w:ilvl w:val="0"/>
          <w:numId w:val="2"/>
        </w:numPr>
        <w:ind w:left="851" w:hanging="284"/>
      </w:pPr>
      <w:r w:rsidRPr="000C4696">
        <w:t xml:space="preserve">Xét cạnh D – C với trọng số 1, đỉnh C và đỉnh D đang cùng hạng 0 nên ta có thể chọn một trong hai để làm đỉnh đại diện khi đó hạng của đỉnh được chọn sẽ là hạng 1. </w:t>
      </w:r>
    </w:p>
    <w:p w14:paraId="459E32A6" w14:textId="52547AE7" w:rsidR="0095061E" w:rsidRPr="000C4696" w:rsidRDefault="0014300C" w:rsidP="001D253F">
      <w:pPr>
        <w:pStyle w:val="Nidungvnbn"/>
        <w:numPr>
          <w:ilvl w:val="0"/>
          <w:numId w:val="2"/>
        </w:numPr>
        <w:ind w:left="851" w:hanging="284"/>
      </w:pPr>
      <w:r w:rsidRPr="000C4696">
        <w:t xml:space="preserve">Trường hợp này, </w:t>
      </w:r>
      <w:r w:rsidR="00C3011D" w:rsidRPr="000C4696">
        <w:t>nhóm em chọn đỉnh C nên hạng đỉnh C là hạng 1 và đỉnh đại diện là chính nó. Đỉnh D có hạng 0 và đỉnh đại diện là đỉnh C.</w:t>
      </w:r>
    </w:p>
    <w:p w14:paraId="0C2C4796" w14:textId="0A85D1AC" w:rsidR="00C3011D" w:rsidRPr="000C4696" w:rsidRDefault="00C3011D" w:rsidP="00C3011D">
      <w:pPr>
        <w:pStyle w:val="Heading4"/>
        <w:rPr>
          <w:lang w:val="vi-VN"/>
        </w:rPr>
      </w:pPr>
      <w:r w:rsidRPr="000C4696">
        <w:rPr>
          <w:lang w:val="vi-VN"/>
        </w:rPr>
        <w:t>Xét cạnh (B - C, 2):</w:t>
      </w:r>
    </w:p>
    <w:tbl>
      <w:tblPr>
        <w:tblStyle w:val="TableGrid"/>
        <w:tblW w:w="0" w:type="auto"/>
        <w:jc w:val="center"/>
        <w:tblLook w:val="04A0" w:firstRow="1" w:lastRow="0" w:firstColumn="1" w:lastColumn="0" w:noHBand="0" w:noVBand="1"/>
      </w:tblPr>
      <w:tblGrid>
        <w:gridCol w:w="808"/>
        <w:gridCol w:w="1835"/>
        <w:gridCol w:w="870"/>
      </w:tblGrid>
      <w:tr w:rsidR="00C3011D" w:rsidRPr="000C4696" w14:paraId="068A593E" w14:textId="77777777" w:rsidTr="001D253F">
        <w:trPr>
          <w:jc w:val="center"/>
        </w:trPr>
        <w:tc>
          <w:tcPr>
            <w:tcW w:w="0" w:type="auto"/>
          </w:tcPr>
          <w:p w14:paraId="19C2F35A" w14:textId="77777777" w:rsidR="00C3011D" w:rsidRPr="000C4696" w:rsidRDefault="00C3011D" w:rsidP="0015149F">
            <w:pPr>
              <w:jc w:val="center"/>
              <w:rPr>
                <w:b/>
                <w:bCs/>
                <w:sz w:val="28"/>
                <w:szCs w:val="28"/>
              </w:rPr>
            </w:pPr>
            <w:r w:rsidRPr="000C4696">
              <w:rPr>
                <w:b/>
                <w:bCs/>
                <w:sz w:val="28"/>
                <w:szCs w:val="28"/>
              </w:rPr>
              <w:t>Đỉnh</w:t>
            </w:r>
          </w:p>
        </w:tc>
        <w:tc>
          <w:tcPr>
            <w:tcW w:w="0" w:type="auto"/>
          </w:tcPr>
          <w:p w14:paraId="66FE7D77" w14:textId="77777777" w:rsidR="00C3011D" w:rsidRPr="000C4696" w:rsidRDefault="00C3011D" w:rsidP="0015149F">
            <w:pPr>
              <w:jc w:val="center"/>
              <w:rPr>
                <w:b/>
                <w:bCs/>
                <w:sz w:val="28"/>
                <w:szCs w:val="28"/>
              </w:rPr>
            </w:pPr>
            <w:r w:rsidRPr="000C4696">
              <w:rPr>
                <w:b/>
                <w:bCs/>
                <w:sz w:val="28"/>
                <w:szCs w:val="28"/>
              </w:rPr>
              <w:t>Đỉnh đại diện</w:t>
            </w:r>
          </w:p>
        </w:tc>
        <w:tc>
          <w:tcPr>
            <w:tcW w:w="0" w:type="auto"/>
          </w:tcPr>
          <w:p w14:paraId="4C2019CB" w14:textId="77777777" w:rsidR="00C3011D" w:rsidRPr="000C4696" w:rsidRDefault="00C3011D" w:rsidP="0015149F">
            <w:pPr>
              <w:jc w:val="center"/>
              <w:rPr>
                <w:b/>
                <w:bCs/>
                <w:sz w:val="28"/>
                <w:szCs w:val="28"/>
              </w:rPr>
            </w:pPr>
            <w:r w:rsidRPr="000C4696">
              <w:rPr>
                <w:b/>
                <w:bCs/>
                <w:sz w:val="28"/>
                <w:szCs w:val="28"/>
              </w:rPr>
              <w:t>Hạng</w:t>
            </w:r>
          </w:p>
        </w:tc>
      </w:tr>
      <w:tr w:rsidR="00C3011D" w:rsidRPr="000C4696" w14:paraId="582B7884" w14:textId="77777777" w:rsidTr="001D253F">
        <w:trPr>
          <w:jc w:val="center"/>
        </w:trPr>
        <w:tc>
          <w:tcPr>
            <w:tcW w:w="0" w:type="auto"/>
          </w:tcPr>
          <w:p w14:paraId="048E407F" w14:textId="77777777" w:rsidR="00C3011D" w:rsidRPr="000C4696" w:rsidRDefault="00C3011D" w:rsidP="0015149F">
            <w:pPr>
              <w:jc w:val="center"/>
              <w:rPr>
                <w:sz w:val="28"/>
                <w:szCs w:val="28"/>
              </w:rPr>
            </w:pPr>
            <w:r w:rsidRPr="000C4696">
              <w:rPr>
                <w:sz w:val="28"/>
                <w:szCs w:val="28"/>
              </w:rPr>
              <w:t>A</w:t>
            </w:r>
          </w:p>
        </w:tc>
        <w:tc>
          <w:tcPr>
            <w:tcW w:w="0" w:type="auto"/>
          </w:tcPr>
          <w:p w14:paraId="604CF89D" w14:textId="77777777" w:rsidR="00C3011D" w:rsidRPr="000C4696" w:rsidRDefault="00C3011D" w:rsidP="0015149F">
            <w:pPr>
              <w:jc w:val="center"/>
              <w:rPr>
                <w:sz w:val="28"/>
                <w:szCs w:val="28"/>
              </w:rPr>
            </w:pPr>
            <w:r w:rsidRPr="000C4696">
              <w:rPr>
                <w:sz w:val="28"/>
                <w:szCs w:val="28"/>
              </w:rPr>
              <w:t>A</w:t>
            </w:r>
          </w:p>
        </w:tc>
        <w:tc>
          <w:tcPr>
            <w:tcW w:w="0" w:type="auto"/>
          </w:tcPr>
          <w:p w14:paraId="03EA8CE2" w14:textId="77777777" w:rsidR="00C3011D" w:rsidRPr="000C4696" w:rsidRDefault="00C3011D" w:rsidP="0015149F">
            <w:pPr>
              <w:jc w:val="center"/>
              <w:rPr>
                <w:sz w:val="28"/>
                <w:szCs w:val="28"/>
              </w:rPr>
            </w:pPr>
            <w:r w:rsidRPr="000C4696">
              <w:rPr>
                <w:sz w:val="28"/>
                <w:szCs w:val="28"/>
              </w:rPr>
              <w:t>0</w:t>
            </w:r>
          </w:p>
        </w:tc>
      </w:tr>
      <w:tr w:rsidR="00C3011D" w:rsidRPr="000C4696" w14:paraId="391A2466" w14:textId="77777777" w:rsidTr="001D253F">
        <w:trPr>
          <w:jc w:val="center"/>
        </w:trPr>
        <w:tc>
          <w:tcPr>
            <w:tcW w:w="0" w:type="auto"/>
          </w:tcPr>
          <w:p w14:paraId="16BB458F" w14:textId="77777777" w:rsidR="00C3011D" w:rsidRPr="000C4696" w:rsidRDefault="00C3011D" w:rsidP="0015149F">
            <w:pPr>
              <w:jc w:val="center"/>
              <w:rPr>
                <w:sz w:val="28"/>
                <w:szCs w:val="28"/>
              </w:rPr>
            </w:pPr>
            <w:r w:rsidRPr="000C4696">
              <w:rPr>
                <w:sz w:val="28"/>
                <w:szCs w:val="28"/>
              </w:rPr>
              <w:t>B</w:t>
            </w:r>
          </w:p>
        </w:tc>
        <w:tc>
          <w:tcPr>
            <w:tcW w:w="0" w:type="auto"/>
          </w:tcPr>
          <w:p w14:paraId="29683E1E" w14:textId="74B91C9D" w:rsidR="00C3011D" w:rsidRPr="000C4696" w:rsidRDefault="00C3011D" w:rsidP="0015149F">
            <w:pPr>
              <w:jc w:val="center"/>
              <w:rPr>
                <w:sz w:val="28"/>
                <w:szCs w:val="28"/>
              </w:rPr>
            </w:pPr>
            <w:r w:rsidRPr="000C4696">
              <w:rPr>
                <w:sz w:val="28"/>
                <w:szCs w:val="28"/>
              </w:rPr>
              <w:t>C</w:t>
            </w:r>
          </w:p>
        </w:tc>
        <w:tc>
          <w:tcPr>
            <w:tcW w:w="0" w:type="auto"/>
          </w:tcPr>
          <w:p w14:paraId="1F23BD19" w14:textId="77777777" w:rsidR="00C3011D" w:rsidRPr="000C4696" w:rsidRDefault="00C3011D" w:rsidP="0015149F">
            <w:pPr>
              <w:jc w:val="center"/>
              <w:rPr>
                <w:sz w:val="28"/>
                <w:szCs w:val="28"/>
              </w:rPr>
            </w:pPr>
            <w:r w:rsidRPr="000C4696">
              <w:rPr>
                <w:sz w:val="28"/>
                <w:szCs w:val="28"/>
              </w:rPr>
              <w:t>0</w:t>
            </w:r>
          </w:p>
        </w:tc>
      </w:tr>
      <w:tr w:rsidR="00C3011D" w:rsidRPr="000C4696" w14:paraId="6F3E9CFC" w14:textId="77777777" w:rsidTr="001D253F">
        <w:trPr>
          <w:jc w:val="center"/>
        </w:trPr>
        <w:tc>
          <w:tcPr>
            <w:tcW w:w="0" w:type="auto"/>
          </w:tcPr>
          <w:p w14:paraId="3AF33F5C" w14:textId="77777777" w:rsidR="00C3011D" w:rsidRPr="000C4696" w:rsidRDefault="00C3011D" w:rsidP="0015149F">
            <w:pPr>
              <w:jc w:val="center"/>
              <w:rPr>
                <w:sz w:val="28"/>
                <w:szCs w:val="28"/>
              </w:rPr>
            </w:pPr>
            <w:r w:rsidRPr="000C4696">
              <w:rPr>
                <w:sz w:val="28"/>
                <w:szCs w:val="28"/>
              </w:rPr>
              <w:t>C</w:t>
            </w:r>
          </w:p>
        </w:tc>
        <w:tc>
          <w:tcPr>
            <w:tcW w:w="0" w:type="auto"/>
          </w:tcPr>
          <w:p w14:paraId="20D29240" w14:textId="77777777" w:rsidR="00C3011D" w:rsidRPr="000C4696" w:rsidRDefault="00C3011D" w:rsidP="0015149F">
            <w:pPr>
              <w:jc w:val="center"/>
              <w:rPr>
                <w:sz w:val="28"/>
                <w:szCs w:val="28"/>
              </w:rPr>
            </w:pPr>
            <w:r w:rsidRPr="000C4696">
              <w:rPr>
                <w:sz w:val="28"/>
                <w:szCs w:val="28"/>
              </w:rPr>
              <w:t>C</w:t>
            </w:r>
          </w:p>
        </w:tc>
        <w:tc>
          <w:tcPr>
            <w:tcW w:w="0" w:type="auto"/>
          </w:tcPr>
          <w:p w14:paraId="49417552" w14:textId="77777777" w:rsidR="00C3011D" w:rsidRPr="000C4696" w:rsidRDefault="00C3011D" w:rsidP="0015149F">
            <w:pPr>
              <w:jc w:val="center"/>
              <w:rPr>
                <w:sz w:val="28"/>
                <w:szCs w:val="28"/>
              </w:rPr>
            </w:pPr>
            <w:r w:rsidRPr="000C4696">
              <w:rPr>
                <w:sz w:val="28"/>
                <w:szCs w:val="28"/>
              </w:rPr>
              <w:t>1</w:t>
            </w:r>
          </w:p>
        </w:tc>
      </w:tr>
      <w:tr w:rsidR="00C3011D" w:rsidRPr="000C4696" w14:paraId="7F3FADA6" w14:textId="77777777" w:rsidTr="001D253F">
        <w:trPr>
          <w:jc w:val="center"/>
        </w:trPr>
        <w:tc>
          <w:tcPr>
            <w:tcW w:w="0" w:type="auto"/>
          </w:tcPr>
          <w:p w14:paraId="5019535A" w14:textId="77777777" w:rsidR="00C3011D" w:rsidRPr="000C4696" w:rsidRDefault="00C3011D" w:rsidP="0015149F">
            <w:pPr>
              <w:jc w:val="center"/>
              <w:rPr>
                <w:sz w:val="28"/>
                <w:szCs w:val="28"/>
              </w:rPr>
            </w:pPr>
            <w:r w:rsidRPr="000C4696">
              <w:rPr>
                <w:sz w:val="28"/>
                <w:szCs w:val="28"/>
              </w:rPr>
              <w:t>D</w:t>
            </w:r>
          </w:p>
        </w:tc>
        <w:tc>
          <w:tcPr>
            <w:tcW w:w="0" w:type="auto"/>
          </w:tcPr>
          <w:p w14:paraId="769F7B6F" w14:textId="77777777" w:rsidR="00C3011D" w:rsidRPr="000C4696" w:rsidRDefault="00C3011D" w:rsidP="0015149F">
            <w:pPr>
              <w:jc w:val="center"/>
              <w:rPr>
                <w:sz w:val="28"/>
                <w:szCs w:val="28"/>
              </w:rPr>
            </w:pPr>
            <w:r w:rsidRPr="000C4696">
              <w:rPr>
                <w:sz w:val="28"/>
                <w:szCs w:val="28"/>
              </w:rPr>
              <w:t>C</w:t>
            </w:r>
          </w:p>
        </w:tc>
        <w:tc>
          <w:tcPr>
            <w:tcW w:w="0" w:type="auto"/>
          </w:tcPr>
          <w:p w14:paraId="5F4F4610" w14:textId="77777777" w:rsidR="00C3011D" w:rsidRPr="000C4696" w:rsidRDefault="00C3011D" w:rsidP="0015149F">
            <w:pPr>
              <w:jc w:val="center"/>
              <w:rPr>
                <w:sz w:val="28"/>
                <w:szCs w:val="28"/>
              </w:rPr>
            </w:pPr>
            <w:r w:rsidRPr="000C4696">
              <w:rPr>
                <w:sz w:val="28"/>
                <w:szCs w:val="28"/>
              </w:rPr>
              <w:t>0</w:t>
            </w:r>
          </w:p>
        </w:tc>
      </w:tr>
      <w:tr w:rsidR="00C3011D" w:rsidRPr="000C4696" w14:paraId="2F1C18D2" w14:textId="77777777" w:rsidTr="001D253F">
        <w:trPr>
          <w:jc w:val="center"/>
        </w:trPr>
        <w:tc>
          <w:tcPr>
            <w:tcW w:w="0" w:type="auto"/>
          </w:tcPr>
          <w:p w14:paraId="48F5B157" w14:textId="77777777" w:rsidR="00C3011D" w:rsidRPr="000C4696" w:rsidRDefault="00C3011D" w:rsidP="0015149F">
            <w:pPr>
              <w:jc w:val="center"/>
              <w:rPr>
                <w:sz w:val="28"/>
                <w:szCs w:val="28"/>
              </w:rPr>
            </w:pPr>
            <w:r w:rsidRPr="000C4696">
              <w:rPr>
                <w:sz w:val="28"/>
                <w:szCs w:val="28"/>
              </w:rPr>
              <w:t>E</w:t>
            </w:r>
          </w:p>
        </w:tc>
        <w:tc>
          <w:tcPr>
            <w:tcW w:w="0" w:type="auto"/>
          </w:tcPr>
          <w:p w14:paraId="14A13026" w14:textId="77777777" w:rsidR="00C3011D" w:rsidRPr="000C4696" w:rsidRDefault="00C3011D" w:rsidP="0015149F">
            <w:pPr>
              <w:jc w:val="center"/>
              <w:rPr>
                <w:sz w:val="28"/>
                <w:szCs w:val="28"/>
              </w:rPr>
            </w:pPr>
            <w:r w:rsidRPr="000C4696">
              <w:rPr>
                <w:sz w:val="28"/>
                <w:szCs w:val="28"/>
              </w:rPr>
              <w:t>E</w:t>
            </w:r>
          </w:p>
        </w:tc>
        <w:tc>
          <w:tcPr>
            <w:tcW w:w="0" w:type="auto"/>
          </w:tcPr>
          <w:p w14:paraId="06C0D79B" w14:textId="77777777" w:rsidR="00C3011D" w:rsidRPr="000C4696" w:rsidRDefault="00C3011D" w:rsidP="006F465B">
            <w:pPr>
              <w:keepNext/>
              <w:jc w:val="center"/>
              <w:rPr>
                <w:sz w:val="28"/>
                <w:szCs w:val="28"/>
              </w:rPr>
            </w:pPr>
            <w:r w:rsidRPr="000C4696">
              <w:rPr>
                <w:sz w:val="28"/>
                <w:szCs w:val="28"/>
              </w:rPr>
              <w:t>0</w:t>
            </w:r>
          </w:p>
        </w:tc>
      </w:tr>
    </w:tbl>
    <w:p w14:paraId="54318939" w14:textId="490DB49B" w:rsidR="0095061E" w:rsidRPr="000C4696" w:rsidRDefault="006F465B" w:rsidP="006F465B">
      <w:pPr>
        <w:pStyle w:val="Caption"/>
      </w:pPr>
      <w:bookmarkStart w:id="51" w:name="_Toc168478811"/>
      <w:r w:rsidRPr="000C4696">
        <w:t xml:space="preserve">Bảng </w:t>
      </w:r>
      <w:r w:rsidR="005606D4" w:rsidRPr="000C4696">
        <w:fldChar w:fldCharType="begin"/>
      </w:r>
      <w:r w:rsidR="005606D4" w:rsidRPr="000C4696">
        <w:instrText xml:space="preserve"> STYLEREF 1 \s </w:instrText>
      </w:r>
      <w:r w:rsidR="005606D4" w:rsidRPr="000C4696">
        <w:fldChar w:fldCharType="separate"/>
      </w:r>
      <w:r w:rsidR="005606D4" w:rsidRPr="000C4696">
        <w:t>5</w:t>
      </w:r>
      <w:r w:rsidR="005606D4" w:rsidRPr="000C4696">
        <w:fldChar w:fldCharType="end"/>
      </w:r>
      <w:r w:rsidR="005606D4" w:rsidRPr="000C4696">
        <w:t>.</w:t>
      </w:r>
      <w:r w:rsidR="005606D4" w:rsidRPr="000C4696">
        <w:fldChar w:fldCharType="begin"/>
      </w:r>
      <w:r w:rsidR="005606D4" w:rsidRPr="000C4696">
        <w:instrText xml:space="preserve"> SEQ Bảng \* ARABIC \s 1 </w:instrText>
      </w:r>
      <w:r w:rsidR="005606D4" w:rsidRPr="000C4696">
        <w:fldChar w:fldCharType="separate"/>
      </w:r>
      <w:r w:rsidR="005606D4" w:rsidRPr="000C4696">
        <w:t>5</w:t>
      </w:r>
      <w:r w:rsidR="005606D4" w:rsidRPr="000C4696">
        <w:fldChar w:fldCharType="end"/>
      </w:r>
      <w:r w:rsidR="00B15435" w:rsidRPr="004678A4">
        <w:rPr>
          <w:lang w:val="en-US"/>
        </w:rPr>
        <w:t xml:space="preserve"> </w:t>
      </w:r>
      <w:ins w:id="52" w:author="Microsoft Word" w:date="2024-06-04T16:36:00Z">
        <w:r w:rsidR="00B15435">
          <w:rPr>
            <w:lang w:val="en-US"/>
          </w:rPr>
          <w:t xml:space="preserve">– </w:t>
        </w:r>
      </w:ins>
      <w:r w:rsidRPr="000C4696">
        <w:t xml:space="preserve"> Bảng Union-Find 1.2</w:t>
      </w:r>
      <w:bookmarkEnd w:id="51"/>
    </w:p>
    <w:p w14:paraId="5599B8B9" w14:textId="3DA4BB03" w:rsidR="00D561B0" w:rsidRPr="001D253F" w:rsidRDefault="0020610D" w:rsidP="00A07BA9">
      <w:pPr>
        <w:pStyle w:val="Nidungvnbn"/>
        <w:jc w:val="left"/>
        <w:rPr>
          <w:lang w:val="en-US"/>
        </w:rPr>
      </w:pPr>
      <w:r w:rsidRPr="000C4696">
        <w:t>Xét cạnh B – C với trọng số 2,</w:t>
      </w:r>
      <w:r w:rsidR="00306795" w:rsidRPr="000C4696">
        <w:t xml:space="preserve"> đỉnh C là ảnh đại diện hạng 1 </w:t>
      </w:r>
      <w:r w:rsidR="0095061E" w:rsidRPr="000C4696">
        <w:t>có hạng lớn hơn đỉnh B nên đỉnh đại diện của B là đỉnh C và hạng của đỉnh B là 0.</w:t>
      </w:r>
      <w:r w:rsidR="001D253F">
        <w:rPr>
          <w:lang w:val="en-US"/>
        </w:rPr>
        <w:br/>
      </w:r>
    </w:p>
    <w:p w14:paraId="26F9F684" w14:textId="319D7551" w:rsidR="0095061E" w:rsidRPr="000C4696" w:rsidRDefault="0095061E" w:rsidP="0095061E">
      <w:pPr>
        <w:pStyle w:val="Heading4"/>
        <w:rPr>
          <w:lang w:val="vi-VN"/>
        </w:rPr>
      </w:pPr>
      <w:r w:rsidRPr="000C4696">
        <w:rPr>
          <w:lang w:val="vi-VN"/>
        </w:rPr>
        <w:lastRenderedPageBreak/>
        <w:t>Xét cạnh (E - D, 3):</w:t>
      </w:r>
    </w:p>
    <w:tbl>
      <w:tblPr>
        <w:tblStyle w:val="TableGrid"/>
        <w:tblW w:w="0" w:type="auto"/>
        <w:jc w:val="center"/>
        <w:tblLook w:val="04A0" w:firstRow="1" w:lastRow="0" w:firstColumn="1" w:lastColumn="0" w:noHBand="0" w:noVBand="1"/>
      </w:tblPr>
      <w:tblGrid>
        <w:gridCol w:w="808"/>
        <w:gridCol w:w="1835"/>
        <w:gridCol w:w="870"/>
      </w:tblGrid>
      <w:tr w:rsidR="0095061E" w:rsidRPr="000C4696" w14:paraId="49B4BA45" w14:textId="77777777" w:rsidTr="001D253F">
        <w:trPr>
          <w:jc w:val="center"/>
        </w:trPr>
        <w:tc>
          <w:tcPr>
            <w:tcW w:w="0" w:type="auto"/>
          </w:tcPr>
          <w:p w14:paraId="5E72EAF6" w14:textId="77777777" w:rsidR="0095061E" w:rsidRPr="000C4696" w:rsidRDefault="0095061E" w:rsidP="0015149F">
            <w:pPr>
              <w:jc w:val="center"/>
              <w:rPr>
                <w:b/>
                <w:bCs/>
                <w:sz w:val="28"/>
                <w:szCs w:val="28"/>
              </w:rPr>
            </w:pPr>
            <w:r w:rsidRPr="000C4696">
              <w:rPr>
                <w:b/>
                <w:bCs/>
                <w:sz w:val="28"/>
                <w:szCs w:val="28"/>
              </w:rPr>
              <w:t>Đỉnh</w:t>
            </w:r>
          </w:p>
        </w:tc>
        <w:tc>
          <w:tcPr>
            <w:tcW w:w="0" w:type="auto"/>
          </w:tcPr>
          <w:p w14:paraId="79ACC45E" w14:textId="77777777" w:rsidR="0095061E" w:rsidRPr="000C4696" w:rsidRDefault="0095061E" w:rsidP="0015149F">
            <w:pPr>
              <w:jc w:val="center"/>
              <w:rPr>
                <w:b/>
                <w:bCs/>
                <w:sz w:val="28"/>
                <w:szCs w:val="28"/>
              </w:rPr>
            </w:pPr>
            <w:r w:rsidRPr="000C4696">
              <w:rPr>
                <w:b/>
                <w:bCs/>
                <w:sz w:val="28"/>
                <w:szCs w:val="28"/>
              </w:rPr>
              <w:t>Đỉnh đại diện</w:t>
            </w:r>
          </w:p>
        </w:tc>
        <w:tc>
          <w:tcPr>
            <w:tcW w:w="0" w:type="auto"/>
          </w:tcPr>
          <w:p w14:paraId="73F644A7" w14:textId="77777777" w:rsidR="0095061E" w:rsidRPr="000C4696" w:rsidRDefault="0095061E" w:rsidP="0015149F">
            <w:pPr>
              <w:jc w:val="center"/>
              <w:rPr>
                <w:b/>
                <w:bCs/>
                <w:sz w:val="28"/>
                <w:szCs w:val="28"/>
              </w:rPr>
            </w:pPr>
            <w:r w:rsidRPr="000C4696">
              <w:rPr>
                <w:b/>
                <w:bCs/>
                <w:sz w:val="28"/>
                <w:szCs w:val="28"/>
              </w:rPr>
              <w:t>Hạng</w:t>
            </w:r>
          </w:p>
        </w:tc>
      </w:tr>
      <w:tr w:rsidR="0095061E" w:rsidRPr="000C4696" w14:paraId="05B62D16" w14:textId="77777777" w:rsidTr="001D253F">
        <w:trPr>
          <w:jc w:val="center"/>
        </w:trPr>
        <w:tc>
          <w:tcPr>
            <w:tcW w:w="0" w:type="auto"/>
          </w:tcPr>
          <w:p w14:paraId="355ACFCB" w14:textId="77777777" w:rsidR="0095061E" w:rsidRPr="000C4696" w:rsidRDefault="0095061E" w:rsidP="0015149F">
            <w:pPr>
              <w:jc w:val="center"/>
              <w:rPr>
                <w:sz w:val="28"/>
                <w:szCs w:val="28"/>
              </w:rPr>
            </w:pPr>
            <w:r w:rsidRPr="000C4696">
              <w:rPr>
                <w:sz w:val="28"/>
                <w:szCs w:val="28"/>
              </w:rPr>
              <w:t>A</w:t>
            </w:r>
          </w:p>
        </w:tc>
        <w:tc>
          <w:tcPr>
            <w:tcW w:w="0" w:type="auto"/>
          </w:tcPr>
          <w:p w14:paraId="77E279B5" w14:textId="77777777" w:rsidR="0095061E" w:rsidRPr="000C4696" w:rsidRDefault="0095061E" w:rsidP="0015149F">
            <w:pPr>
              <w:jc w:val="center"/>
              <w:rPr>
                <w:sz w:val="28"/>
                <w:szCs w:val="28"/>
              </w:rPr>
            </w:pPr>
            <w:r w:rsidRPr="000C4696">
              <w:rPr>
                <w:sz w:val="28"/>
                <w:szCs w:val="28"/>
              </w:rPr>
              <w:t>A</w:t>
            </w:r>
          </w:p>
        </w:tc>
        <w:tc>
          <w:tcPr>
            <w:tcW w:w="0" w:type="auto"/>
          </w:tcPr>
          <w:p w14:paraId="46640239" w14:textId="77777777" w:rsidR="0095061E" w:rsidRPr="000C4696" w:rsidRDefault="0095061E" w:rsidP="0015149F">
            <w:pPr>
              <w:jc w:val="center"/>
              <w:rPr>
                <w:sz w:val="28"/>
                <w:szCs w:val="28"/>
              </w:rPr>
            </w:pPr>
            <w:r w:rsidRPr="000C4696">
              <w:rPr>
                <w:sz w:val="28"/>
                <w:szCs w:val="28"/>
              </w:rPr>
              <w:t>0</w:t>
            </w:r>
          </w:p>
        </w:tc>
      </w:tr>
      <w:tr w:rsidR="0095061E" w:rsidRPr="000C4696" w14:paraId="4DB0C894" w14:textId="77777777" w:rsidTr="001D253F">
        <w:trPr>
          <w:jc w:val="center"/>
        </w:trPr>
        <w:tc>
          <w:tcPr>
            <w:tcW w:w="0" w:type="auto"/>
          </w:tcPr>
          <w:p w14:paraId="38EC5971" w14:textId="77777777" w:rsidR="0095061E" w:rsidRPr="000C4696" w:rsidRDefault="0095061E" w:rsidP="0015149F">
            <w:pPr>
              <w:jc w:val="center"/>
              <w:rPr>
                <w:sz w:val="28"/>
                <w:szCs w:val="28"/>
              </w:rPr>
            </w:pPr>
            <w:r w:rsidRPr="000C4696">
              <w:rPr>
                <w:sz w:val="28"/>
                <w:szCs w:val="28"/>
              </w:rPr>
              <w:t>B</w:t>
            </w:r>
          </w:p>
        </w:tc>
        <w:tc>
          <w:tcPr>
            <w:tcW w:w="0" w:type="auto"/>
          </w:tcPr>
          <w:p w14:paraId="5E302395" w14:textId="77777777" w:rsidR="0095061E" w:rsidRPr="000C4696" w:rsidRDefault="0095061E" w:rsidP="0015149F">
            <w:pPr>
              <w:jc w:val="center"/>
              <w:rPr>
                <w:sz w:val="28"/>
                <w:szCs w:val="28"/>
              </w:rPr>
            </w:pPr>
            <w:r w:rsidRPr="000C4696">
              <w:rPr>
                <w:sz w:val="28"/>
                <w:szCs w:val="28"/>
              </w:rPr>
              <w:t>C</w:t>
            </w:r>
          </w:p>
        </w:tc>
        <w:tc>
          <w:tcPr>
            <w:tcW w:w="0" w:type="auto"/>
          </w:tcPr>
          <w:p w14:paraId="77D1FBAB" w14:textId="77777777" w:rsidR="0095061E" w:rsidRPr="000C4696" w:rsidRDefault="0095061E" w:rsidP="0015149F">
            <w:pPr>
              <w:jc w:val="center"/>
              <w:rPr>
                <w:sz w:val="28"/>
                <w:szCs w:val="28"/>
              </w:rPr>
            </w:pPr>
            <w:r w:rsidRPr="000C4696">
              <w:rPr>
                <w:sz w:val="28"/>
                <w:szCs w:val="28"/>
              </w:rPr>
              <w:t>0</w:t>
            </w:r>
          </w:p>
        </w:tc>
      </w:tr>
      <w:tr w:rsidR="0095061E" w:rsidRPr="000C4696" w14:paraId="3BB88F74" w14:textId="77777777" w:rsidTr="001D253F">
        <w:trPr>
          <w:jc w:val="center"/>
        </w:trPr>
        <w:tc>
          <w:tcPr>
            <w:tcW w:w="0" w:type="auto"/>
          </w:tcPr>
          <w:p w14:paraId="120BC08B" w14:textId="77777777" w:rsidR="0095061E" w:rsidRPr="000C4696" w:rsidRDefault="0095061E" w:rsidP="0015149F">
            <w:pPr>
              <w:jc w:val="center"/>
              <w:rPr>
                <w:sz w:val="28"/>
                <w:szCs w:val="28"/>
              </w:rPr>
            </w:pPr>
            <w:r w:rsidRPr="000C4696">
              <w:rPr>
                <w:sz w:val="28"/>
                <w:szCs w:val="28"/>
              </w:rPr>
              <w:t>C</w:t>
            </w:r>
          </w:p>
        </w:tc>
        <w:tc>
          <w:tcPr>
            <w:tcW w:w="0" w:type="auto"/>
          </w:tcPr>
          <w:p w14:paraId="67E641C0" w14:textId="77777777" w:rsidR="0095061E" w:rsidRPr="000C4696" w:rsidRDefault="0095061E" w:rsidP="0015149F">
            <w:pPr>
              <w:jc w:val="center"/>
              <w:rPr>
                <w:sz w:val="28"/>
                <w:szCs w:val="28"/>
              </w:rPr>
            </w:pPr>
            <w:r w:rsidRPr="000C4696">
              <w:rPr>
                <w:sz w:val="28"/>
                <w:szCs w:val="28"/>
              </w:rPr>
              <w:t>C</w:t>
            </w:r>
          </w:p>
        </w:tc>
        <w:tc>
          <w:tcPr>
            <w:tcW w:w="0" w:type="auto"/>
          </w:tcPr>
          <w:p w14:paraId="077557DE" w14:textId="77777777" w:rsidR="0095061E" w:rsidRPr="000C4696" w:rsidRDefault="0095061E" w:rsidP="0015149F">
            <w:pPr>
              <w:jc w:val="center"/>
              <w:rPr>
                <w:sz w:val="28"/>
                <w:szCs w:val="28"/>
              </w:rPr>
            </w:pPr>
            <w:r w:rsidRPr="000C4696">
              <w:rPr>
                <w:sz w:val="28"/>
                <w:szCs w:val="28"/>
              </w:rPr>
              <w:t>1</w:t>
            </w:r>
          </w:p>
        </w:tc>
      </w:tr>
      <w:tr w:rsidR="0095061E" w:rsidRPr="000C4696" w14:paraId="546D12BE" w14:textId="77777777" w:rsidTr="001D253F">
        <w:trPr>
          <w:jc w:val="center"/>
        </w:trPr>
        <w:tc>
          <w:tcPr>
            <w:tcW w:w="0" w:type="auto"/>
          </w:tcPr>
          <w:p w14:paraId="32642AA3" w14:textId="77777777" w:rsidR="0095061E" w:rsidRPr="000C4696" w:rsidRDefault="0095061E" w:rsidP="0015149F">
            <w:pPr>
              <w:jc w:val="center"/>
              <w:rPr>
                <w:sz w:val="28"/>
                <w:szCs w:val="28"/>
              </w:rPr>
            </w:pPr>
            <w:r w:rsidRPr="000C4696">
              <w:rPr>
                <w:sz w:val="28"/>
                <w:szCs w:val="28"/>
              </w:rPr>
              <w:t>D</w:t>
            </w:r>
          </w:p>
        </w:tc>
        <w:tc>
          <w:tcPr>
            <w:tcW w:w="0" w:type="auto"/>
          </w:tcPr>
          <w:p w14:paraId="47C46C5B" w14:textId="77777777" w:rsidR="0095061E" w:rsidRPr="000C4696" w:rsidRDefault="0095061E" w:rsidP="0015149F">
            <w:pPr>
              <w:jc w:val="center"/>
              <w:rPr>
                <w:sz w:val="28"/>
                <w:szCs w:val="28"/>
              </w:rPr>
            </w:pPr>
            <w:r w:rsidRPr="000C4696">
              <w:rPr>
                <w:sz w:val="28"/>
                <w:szCs w:val="28"/>
              </w:rPr>
              <w:t>C</w:t>
            </w:r>
          </w:p>
        </w:tc>
        <w:tc>
          <w:tcPr>
            <w:tcW w:w="0" w:type="auto"/>
          </w:tcPr>
          <w:p w14:paraId="557DC14A" w14:textId="77777777" w:rsidR="0095061E" w:rsidRPr="000C4696" w:rsidRDefault="0095061E" w:rsidP="0015149F">
            <w:pPr>
              <w:jc w:val="center"/>
              <w:rPr>
                <w:sz w:val="28"/>
                <w:szCs w:val="28"/>
              </w:rPr>
            </w:pPr>
            <w:r w:rsidRPr="000C4696">
              <w:rPr>
                <w:sz w:val="28"/>
                <w:szCs w:val="28"/>
              </w:rPr>
              <w:t>0</w:t>
            </w:r>
          </w:p>
        </w:tc>
      </w:tr>
      <w:tr w:rsidR="0095061E" w:rsidRPr="000C4696" w14:paraId="159A4F75" w14:textId="77777777" w:rsidTr="001D253F">
        <w:trPr>
          <w:jc w:val="center"/>
        </w:trPr>
        <w:tc>
          <w:tcPr>
            <w:tcW w:w="0" w:type="auto"/>
          </w:tcPr>
          <w:p w14:paraId="7774DB36" w14:textId="77777777" w:rsidR="0095061E" w:rsidRPr="000C4696" w:rsidRDefault="0095061E" w:rsidP="0015149F">
            <w:pPr>
              <w:jc w:val="center"/>
              <w:rPr>
                <w:sz w:val="28"/>
                <w:szCs w:val="28"/>
              </w:rPr>
            </w:pPr>
            <w:r w:rsidRPr="000C4696">
              <w:rPr>
                <w:sz w:val="28"/>
                <w:szCs w:val="28"/>
              </w:rPr>
              <w:t>E</w:t>
            </w:r>
          </w:p>
        </w:tc>
        <w:tc>
          <w:tcPr>
            <w:tcW w:w="0" w:type="auto"/>
          </w:tcPr>
          <w:p w14:paraId="590A9ECD" w14:textId="7DAA4044" w:rsidR="0095061E" w:rsidRPr="000C4696" w:rsidRDefault="006C6BBA" w:rsidP="0015149F">
            <w:pPr>
              <w:jc w:val="center"/>
              <w:rPr>
                <w:sz w:val="28"/>
                <w:szCs w:val="28"/>
              </w:rPr>
            </w:pPr>
            <w:r w:rsidRPr="000C4696">
              <w:rPr>
                <w:sz w:val="28"/>
                <w:szCs w:val="28"/>
              </w:rPr>
              <w:t>C</w:t>
            </w:r>
          </w:p>
        </w:tc>
        <w:tc>
          <w:tcPr>
            <w:tcW w:w="0" w:type="auto"/>
          </w:tcPr>
          <w:p w14:paraId="077B05CD" w14:textId="77777777" w:rsidR="0095061E" w:rsidRPr="000C4696" w:rsidRDefault="0095061E" w:rsidP="006F465B">
            <w:pPr>
              <w:keepNext/>
              <w:jc w:val="center"/>
              <w:rPr>
                <w:sz w:val="28"/>
                <w:szCs w:val="28"/>
              </w:rPr>
            </w:pPr>
            <w:r w:rsidRPr="000C4696">
              <w:rPr>
                <w:sz w:val="28"/>
                <w:szCs w:val="28"/>
              </w:rPr>
              <w:t>0</w:t>
            </w:r>
          </w:p>
        </w:tc>
      </w:tr>
    </w:tbl>
    <w:p w14:paraId="09EAE1E2" w14:textId="2DD67FA4" w:rsidR="00D561B0" w:rsidRPr="000C4696" w:rsidRDefault="006F465B" w:rsidP="006F465B">
      <w:pPr>
        <w:pStyle w:val="Caption"/>
      </w:pPr>
      <w:bookmarkStart w:id="53" w:name="_Toc168478812"/>
      <w:r w:rsidRPr="000C4696">
        <w:t xml:space="preserve">Bảng </w:t>
      </w:r>
      <w:r w:rsidR="005606D4" w:rsidRPr="000C4696">
        <w:fldChar w:fldCharType="begin"/>
      </w:r>
      <w:r w:rsidR="005606D4" w:rsidRPr="000C4696">
        <w:instrText xml:space="preserve"> STYLEREF 1 \s </w:instrText>
      </w:r>
      <w:r w:rsidR="005606D4" w:rsidRPr="000C4696">
        <w:fldChar w:fldCharType="separate"/>
      </w:r>
      <w:r w:rsidR="005606D4" w:rsidRPr="000C4696">
        <w:t>5</w:t>
      </w:r>
      <w:r w:rsidR="005606D4" w:rsidRPr="000C4696">
        <w:fldChar w:fldCharType="end"/>
      </w:r>
      <w:r w:rsidR="005606D4" w:rsidRPr="000C4696">
        <w:t>.</w:t>
      </w:r>
      <w:r w:rsidR="005606D4" w:rsidRPr="000C4696">
        <w:fldChar w:fldCharType="begin"/>
      </w:r>
      <w:r w:rsidR="005606D4" w:rsidRPr="000C4696">
        <w:instrText xml:space="preserve"> SEQ Bảng \* ARABIC \s 1 </w:instrText>
      </w:r>
      <w:r w:rsidR="005606D4" w:rsidRPr="000C4696">
        <w:fldChar w:fldCharType="separate"/>
      </w:r>
      <w:r w:rsidR="005606D4" w:rsidRPr="000C4696">
        <w:t>6</w:t>
      </w:r>
      <w:r w:rsidR="005606D4" w:rsidRPr="000C4696">
        <w:fldChar w:fldCharType="end"/>
      </w:r>
      <w:r w:rsidR="00B15435" w:rsidRPr="004678A4">
        <w:rPr>
          <w:lang w:val="en-US"/>
        </w:rPr>
        <w:t xml:space="preserve"> </w:t>
      </w:r>
      <w:ins w:id="54" w:author="Microsoft Word" w:date="2024-06-04T16:36:00Z">
        <w:r w:rsidR="00B15435">
          <w:rPr>
            <w:lang w:val="en-US"/>
          </w:rPr>
          <w:t xml:space="preserve">– </w:t>
        </w:r>
      </w:ins>
      <w:r w:rsidRPr="000C4696">
        <w:t xml:space="preserve"> Bảng Union-Find 1.3</w:t>
      </w:r>
      <w:bookmarkEnd w:id="53"/>
    </w:p>
    <w:p w14:paraId="67FC1E73" w14:textId="3F819BED" w:rsidR="00347E63" w:rsidRPr="000C4696" w:rsidRDefault="00347E63" w:rsidP="00347E63">
      <w:pPr>
        <w:pStyle w:val="Nidungvnbn"/>
      </w:pPr>
      <w:r w:rsidRPr="000C4696">
        <w:t xml:space="preserve">Xét cạnh E – D với trọng số 3, đỉnh D có đỉnh ảnh đại diện là đỉnh C hạng 1 </w:t>
      </w:r>
      <w:r w:rsidR="00124828" w:rsidRPr="000C4696">
        <w:t>lớn hơn hạng đỉnh E nên đỉnh E sẽ có đỉnh đại diện là đỉnh C và hạng 0</w:t>
      </w:r>
      <w:r w:rsidRPr="000C4696">
        <w:t>.</w:t>
      </w:r>
    </w:p>
    <w:p w14:paraId="73EECA7F" w14:textId="054D82DD" w:rsidR="00124828" w:rsidRPr="000C4696" w:rsidRDefault="00124828" w:rsidP="00124828">
      <w:pPr>
        <w:pStyle w:val="Heading4"/>
        <w:rPr>
          <w:lang w:val="vi-VN"/>
        </w:rPr>
      </w:pPr>
      <w:r w:rsidRPr="000C4696">
        <w:rPr>
          <w:lang w:val="vi-VN"/>
        </w:rPr>
        <w:t>Xét cạnh (A - B, 5):</w:t>
      </w:r>
    </w:p>
    <w:tbl>
      <w:tblPr>
        <w:tblStyle w:val="TableGrid"/>
        <w:tblW w:w="0" w:type="auto"/>
        <w:jc w:val="center"/>
        <w:tblLook w:val="04A0" w:firstRow="1" w:lastRow="0" w:firstColumn="1" w:lastColumn="0" w:noHBand="0" w:noVBand="1"/>
      </w:tblPr>
      <w:tblGrid>
        <w:gridCol w:w="808"/>
        <w:gridCol w:w="1835"/>
        <w:gridCol w:w="870"/>
      </w:tblGrid>
      <w:tr w:rsidR="00124828" w:rsidRPr="000C4696" w14:paraId="3CD998E5" w14:textId="77777777" w:rsidTr="001D253F">
        <w:trPr>
          <w:jc w:val="center"/>
        </w:trPr>
        <w:tc>
          <w:tcPr>
            <w:tcW w:w="0" w:type="auto"/>
          </w:tcPr>
          <w:p w14:paraId="2ADB6D30" w14:textId="77777777" w:rsidR="00124828" w:rsidRPr="000C4696" w:rsidRDefault="00124828" w:rsidP="0015149F">
            <w:pPr>
              <w:jc w:val="center"/>
              <w:rPr>
                <w:b/>
                <w:bCs/>
                <w:sz w:val="28"/>
                <w:szCs w:val="28"/>
              </w:rPr>
            </w:pPr>
            <w:r w:rsidRPr="000C4696">
              <w:rPr>
                <w:b/>
                <w:bCs/>
                <w:sz w:val="28"/>
                <w:szCs w:val="28"/>
              </w:rPr>
              <w:t>Đỉnh</w:t>
            </w:r>
          </w:p>
        </w:tc>
        <w:tc>
          <w:tcPr>
            <w:tcW w:w="0" w:type="auto"/>
          </w:tcPr>
          <w:p w14:paraId="3EF89870" w14:textId="77777777" w:rsidR="00124828" w:rsidRPr="000C4696" w:rsidRDefault="00124828" w:rsidP="0015149F">
            <w:pPr>
              <w:jc w:val="center"/>
              <w:rPr>
                <w:b/>
                <w:bCs/>
                <w:sz w:val="28"/>
                <w:szCs w:val="28"/>
              </w:rPr>
            </w:pPr>
            <w:r w:rsidRPr="000C4696">
              <w:rPr>
                <w:b/>
                <w:bCs/>
                <w:sz w:val="28"/>
                <w:szCs w:val="28"/>
              </w:rPr>
              <w:t>Đỉnh đại diện</w:t>
            </w:r>
          </w:p>
        </w:tc>
        <w:tc>
          <w:tcPr>
            <w:tcW w:w="0" w:type="auto"/>
          </w:tcPr>
          <w:p w14:paraId="61FCDDE6" w14:textId="77777777" w:rsidR="00124828" w:rsidRPr="000C4696" w:rsidRDefault="00124828" w:rsidP="0015149F">
            <w:pPr>
              <w:jc w:val="center"/>
              <w:rPr>
                <w:b/>
                <w:bCs/>
                <w:sz w:val="28"/>
                <w:szCs w:val="28"/>
              </w:rPr>
            </w:pPr>
            <w:r w:rsidRPr="000C4696">
              <w:rPr>
                <w:b/>
                <w:bCs/>
                <w:sz w:val="28"/>
                <w:szCs w:val="28"/>
              </w:rPr>
              <w:t>Hạng</w:t>
            </w:r>
          </w:p>
        </w:tc>
      </w:tr>
      <w:tr w:rsidR="00124828" w:rsidRPr="000C4696" w14:paraId="4DA941C7" w14:textId="77777777" w:rsidTr="001D253F">
        <w:trPr>
          <w:jc w:val="center"/>
        </w:trPr>
        <w:tc>
          <w:tcPr>
            <w:tcW w:w="0" w:type="auto"/>
          </w:tcPr>
          <w:p w14:paraId="02CB68F4" w14:textId="77777777" w:rsidR="00124828" w:rsidRPr="000C4696" w:rsidRDefault="00124828" w:rsidP="0015149F">
            <w:pPr>
              <w:jc w:val="center"/>
              <w:rPr>
                <w:sz w:val="28"/>
                <w:szCs w:val="28"/>
              </w:rPr>
            </w:pPr>
            <w:r w:rsidRPr="000C4696">
              <w:rPr>
                <w:sz w:val="28"/>
                <w:szCs w:val="28"/>
              </w:rPr>
              <w:t>A</w:t>
            </w:r>
          </w:p>
        </w:tc>
        <w:tc>
          <w:tcPr>
            <w:tcW w:w="0" w:type="auto"/>
          </w:tcPr>
          <w:p w14:paraId="5086115C" w14:textId="188DA4B7" w:rsidR="00124828" w:rsidRPr="000C4696" w:rsidRDefault="0088193D" w:rsidP="0015149F">
            <w:pPr>
              <w:jc w:val="center"/>
              <w:rPr>
                <w:sz w:val="28"/>
                <w:szCs w:val="28"/>
              </w:rPr>
            </w:pPr>
            <w:r w:rsidRPr="000C4696">
              <w:rPr>
                <w:sz w:val="28"/>
                <w:szCs w:val="28"/>
              </w:rPr>
              <w:t>C</w:t>
            </w:r>
          </w:p>
        </w:tc>
        <w:tc>
          <w:tcPr>
            <w:tcW w:w="0" w:type="auto"/>
          </w:tcPr>
          <w:p w14:paraId="4254E385" w14:textId="77777777" w:rsidR="00124828" w:rsidRPr="000C4696" w:rsidRDefault="00124828" w:rsidP="0015149F">
            <w:pPr>
              <w:jc w:val="center"/>
              <w:rPr>
                <w:sz w:val="28"/>
                <w:szCs w:val="28"/>
              </w:rPr>
            </w:pPr>
            <w:r w:rsidRPr="000C4696">
              <w:rPr>
                <w:sz w:val="28"/>
                <w:szCs w:val="28"/>
              </w:rPr>
              <w:t>0</w:t>
            </w:r>
          </w:p>
        </w:tc>
      </w:tr>
      <w:tr w:rsidR="00124828" w:rsidRPr="000C4696" w14:paraId="40E76845" w14:textId="77777777" w:rsidTr="001D253F">
        <w:trPr>
          <w:jc w:val="center"/>
        </w:trPr>
        <w:tc>
          <w:tcPr>
            <w:tcW w:w="0" w:type="auto"/>
          </w:tcPr>
          <w:p w14:paraId="714D4EAD" w14:textId="77777777" w:rsidR="00124828" w:rsidRPr="000C4696" w:rsidRDefault="00124828" w:rsidP="0015149F">
            <w:pPr>
              <w:jc w:val="center"/>
              <w:rPr>
                <w:sz w:val="28"/>
                <w:szCs w:val="28"/>
              </w:rPr>
            </w:pPr>
            <w:r w:rsidRPr="000C4696">
              <w:rPr>
                <w:sz w:val="28"/>
                <w:szCs w:val="28"/>
              </w:rPr>
              <w:t>B</w:t>
            </w:r>
          </w:p>
        </w:tc>
        <w:tc>
          <w:tcPr>
            <w:tcW w:w="0" w:type="auto"/>
          </w:tcPr>
          <w:p w14:paraId="3DD02574" w14:textId="77777777" w:rsidR="00124828" w:rsidRPr="000C4696" w:rsidRDefault="00124828" w:rsidP="0015149F">
            <w:pPr>
              <w:jc w:val="center"/>
              <w:rPr>
                <w:sz w:val="28"/>
                <w:szCs w:val="28"/>
              </w:rPr>
            </w:pPr>
            <w:r w:rsidRPr="000C4696">
              <w:rPr>
                <w:sz w:val="28"/>
                <w:szCs w:val="28"/>
              </w:rPr>
              <w:t>C</w:t>
            </w:r>
          </w:p>
        </w:tc>
        <w:tc>
          <w:tcPr>
            <w:tcW w:w="0" w:type="auto"/>
          </w:tcPr>
          <w:p w14:paraId="7539AE7A" w14:textId="77777777" w:rsidR="00124828" w:rsidRPr="000C4696" w:rsidRDefault="00124828" w:rsidP="0015149F">
            <w:pPr>
              <w:jc w:val="center"/>
              <w:rPr>
                <w:sz w:val="28"/>
                <w:szCs w:val="28"/>
              </w:rPr>
            </w:pPr>
            <w:r w:rsidRPr="000C4696">
              <w:rPr>
                <w:sz w:val="28"/>
                <w:szCs w:val="28"/>
              </w:rPr>
              <w:t>0</w:t>
            </w:r>
          </w:p>
        </w:tc>
      </w:tr>
      <w:tr w:rsidR="00124828" w:rsidRPr="000C4696" w14:paraId="3AF947E9" w14:textId="77777777" w:rsidTr="001D253F">
        <w:trPr>
          <w:jc w:val="center"/>
        </w:trPr>
        <w:tc>
          <w:tcPr>
            <w:tcW w:w="0" w:type="auto"/>
          </w:tcPr>
          <w:p w14:paraId="0897F2EA" w14:textId="77777777" w:rsidR="00124828" w:rsidRPr="000C4696" w:rsidRDefault="00124828" w:rsidP="0015149F">
            <w:pPr>
              <w:jc w:val="center"/>
              <w:rPr>
                <w:sz w:val="28"/>
                <w:szCs w:val="28"/>
              </w:rPr>
            </w:pPr>
            <w:r w:rsidRPr="000C4696">
              <w:rPr>
                <w:sz w:val="28"/>
                <w:szCs w:val="28"/>
              </w:rPr>
              <w:t>C</w:t>
            </w:r>
          </w:p>
        </w:tc>
        <w:tc>
          <w:tcPr>
            <w:tcW w:w="0" w:type="auto"/>
          </w:tcPr>
          <w:p w14:paraId="484EB84D" w14:textId="77777777" w:rsidR="00124828" w:rsidRPr="000C4696" w:rsidRDefault="00124828" w:rsidP="0015149F">
            <w:pPr>
              <w:jc w:val="center"/>
              <w:rPr>
                <w:sz w:val="28"/>
                <w:szCs w:val="28"/>
              </w:rPr>
            </w:pPr>
            <w:r w:rsidRPr="000C4696">
              <w:rPr>
                <w:sz w:val="28"/>
                <w:szCs w:val="28"/>
              </w:rPr>
              <w:t>C</w:t>
            </w:r>
          </w:p>
        </w:tc>
        <w:tc>
          <w:tcPr>
            <w:tcW w:w="0" w:type="auto"/>
          </w:tcPr>
          <w:p w14:paraId="0F012BC8" w14:textId="77777777" w:rsidR="00124828" w:rsidRPr="000C4696" w:rsidRDefault="00124828" w:rsidP="0015149F">
            <w:pPr>
              <w:jc w:val="center"/>
              <w:rPr>
                <w:sz w:val="28"/>
                <w:szCs w:val="28"/>
              </w:rPr>
            </w:pPr>
            <w:r w:rsidRPr="000C4696">
              <w:rPr>
                <w:sz w:val="28"/>
                <w:szCs w:val="28"/>
              </w:rPr>
              <w:t>1</w:t>
            </w:r>
          </w:p>
        </w:tc>
      </w:tr>
      <w:tr w:rsidR="00124828" w:rsidRPr="000C4696" w14:paraId="1B512697" w14:textId="77777777" w:rsidTr="001D253F">
        <w:trPr>
          <w:jc w:val="center"/>
        </w:trPr>
        <w:tc>
          <w:tcPr>
            <w:tcW w:w="0" w:type="auto"/>
          </w:tcPr>
          <w:p w14:paraId="08488E97" w14:textId="77777777" w:rsidR="00124828" w:rsidRPr="000C4696" w:rsidRDefault="00124828" w:rsidP="0015149F">
            <w:pPr>
              <w:jc w:val="center"/>
              <w:rPr>
                <w:sz w:val="28"/>
                <w:szCs w:val="28"/>
              </w:rPr>
            </w:pPr>
            <w:r w:rsidRPr="000C4696">
              <w:rPr>
                <w:sz w:val="28"/>
                <w:szCs w:val="28"/>
              </w:rPr>
              <w:t>D</w:t>
            </w:r>
          </w:p>
        </w:tc>
        <w:tc>
          <w:tcPr>
            <w:tcW w:w="0" w:type="auto"/>
          </w:tcPr>
          <w:p w14:paraId="6292DB45" w14:textId="77777777" w:rsidR="00124828" w:rsidRPr="000C4696" w:rsidRDefault="00124828" w:rsidP="0015149F">
            <w:pPr>
              <w:jc w:val="center"/>
              <w:rPr>
                <w:sz w:val="28"/>
                <w:szCs w:val="28"/>
              </w:rPr>
            </w:pPr>
            <w:r w:rsidRPr="000C4696">
              <w:rPr>
                <w:sz w:val="28"/>
                <w:szCs w:val="28"/>
              </w:rPr>
              <w:t>C</w:t>
            </w:r>
          </w:p>
        </w:tc>
        <w:tc>
          <w:tcPr>
            <w:tcW w:w="0" w:type="auto"/>
          </w:tcPr>
          <w:p w14:paraId="36F2CA8C" w14:textId="77777777" w:rsidR="00124828" w:rsidRPr="000C4696" w:rsidRDefault="00124828" w:rsidP="0015149F">
            <w:pPr>
              <w:jc w:val="center"/>
              <w:rPr>
                <w:sz w:val="28"/>
                <w:szCs w:val="28"/>
              </w:rPr>
            </w:pPr>
            <w:r w:rsidRPr="000C4696">
              <w:rPr>
                <w:sz w:val="28"/>
                <w:szCs w:val="28"/>
              </w:rPr>
              <w:t>0</w:t>
            </w:r>
          </w:p>
        </w:tc>
      </w:tr>
      <w:tr w:rsidR="00124828" w:rsidRPr="000C4696" w14:paraId="016F1B94" w14:textId="77777777" w:rsidTr="001D253F">
        <w:trPr>
          <w:jc w:val="center"/>
        </w:trPr>
        <w:tc>
          <w:tcPr>
            <w:tcW w:w="0" w:type="auto"/>
          </w:tcPr>
          <w:p w14:paraId="13423E82" w14:textId="77777777" w:rsidR="00124828" w:rsidRPr="000C4696" w:rsidRDefault="00124828" w:rsidP="0015149F">
            <w:pPr>
              <w:jc w:val="center"/>
              <w:rPr>
                <w:sz w:val="28"/>
                <w:szCs w:val="28"/>
              </w:rPr>
            </w:pPr>
            <w:r w:rsidRPr="000C4696">
              <w:rPr>
                <w:sz w:val="28"/>
                <w:szCs w:val="28"/>
              </w:rPr>
              <w:t>E</w:t>
            </w:r>
          </w:p>
        </w:tc>
        <w:tc>
          <w:tcPr>
            <w:tcW w:w="0" w:type="auto"/>
          </w:tcPr>
          <w:p w14:paraId="6F64B7EC" w14:textId="77777777" w:rsidR="00124828" w:rsidRPr="000C4696" w:rsidRDefault="00124828" w:rsidP="0015149F">
            <w:pPr>
              <w:jc w:val="center"/>
              <w:rPr>
                <w:sz w:val="28"/>
                <w:szCs w:val="28"/>
              </w:rPr>
            </w:pPr>
            <w:r w:rsidRPr="000C4696">
              <w:rPr>
                <w:sz w:val="28"/>
                <w:szCs w:val="28"/>
              </w:rPr>
              <w:t>C</w:t>
            </w:r>
          </w:p>
        </w:tc>
        <w:tc>
          <w:tcPr>
            <w:tcW w:w="0" w:type="auto"/>
          </w:tcPr>
          <w:p w14:paraId="05F0C981" w14:textId="77777777" w:rsidR="00124828" w:rsidRPr="000C4696" w:rsidRDefault="00124828" w:rsidP="00740AA9">
            <w:pPr>
              <w:keepNext/>
              <w:jc w:val="center"/>
              <w:rPr>
                <w:sz w:val="28"/>
                <w:szCs w:val="28"/>
              </w:rPr>
            </w:pPr>
            <w:r w:rsidRPr="000C4696">
              <w:rPr>
                <w:sz w:val="28"/>
                <w:szCs w:val="28"/>
              </w:rPr>
              <w:t>0</w:t>
            </w:r>
          </w:p>
        </w:tc>
      </w:tr>
    </w:tbl>
    <w:p w14:paraId="086F30B2" w14:textId="18EB8E8C" w:rsidR="00740AA9" w:rsidRPr="000C4696" w:rsidRDefault="00740AA9">
      <w:pPr>
        <w:pStyle w:val="Caption"/>
      </w:pPr>
      <w:bookmarkStart w:id="55" w:name="_Toc168478813"/>
      <w:r w:rsidRPr="000C4696">
        <w:t xml:space="preserve">Bảng </w:t>
      </w:r>
      <w:r w:rsidR="005606D4" w:rsidRPr="000C4696">
        <w:fldChar w:fldCharType="begin"/>
      </w:r>
      <w:r w:rsidR="005606D4" w:rsidRPr="000C4696">
        <w:instrText xml:space="preserve"> STYLEREF 1 \s </w:instrText>
      </w:r>
      <w:r w:rsidR="005606D4" w:rsidRPr="000C4696">
        <w:fldChar w:fldCharType="separate"/>
      </w:r>
      <w:r w:rsidR="005606D4" w:rsidRPr="000C4696">
        <w:t>5</w:t>
      </w:r>
      <w:r w:rsidR="005606D4" w:rsidRPr="000C4696">
        <w:fldChar w:fldCharType="end"/>
      </w:r>
      <w:r w:rsidR="005606D4" w:rsidRPr="000C4696">
        <w:t>.</w:t>
      </w:r>
      <w:r w:rsidR="005606D4" w:rsidRPr="000C4696">
        <w:fldChar w:fldCharType="begin"/>
      </w:r>
      <w:r w:rsidR="005606D4" w:rsidRPr="000C4696">
        <w:instrText xml:space="preserve"> SEQ Bảng \* ARABIC \s 1 </w:instrText>
      </w:r>
      <w:r w:rsidR="005606D4" w:rsidRPr="000C4696">
        <w:fldChar w:fldCharType="separate"/>
      </w:r>
      <w:r w:rsidR="005606D4" w:rsidRPr="000C4696">
        <w:t>7</w:t>
      </w:r>
      <w:r w:rsidR="005606D4" w:rsidRPr="000C4696">
        <w:fldChar w:fldCharType="end"/>
      </w:r>
      <w:r w:rsidR="00B15435" w:rsidRPr="004678A4">
        <w:rPr>
          <w:lang w:val="en-US"/>
        </w:rPr>
        <w:t xml:space="preserve"> </w:t>
      </w:r>
      <w:ins w:id="56" w:author="Microsoft Word" w:date="2024-06-04T16:36:00Z">
        <w:r w:rsidR="00B15435">
          <w:rPr>
            <w:lang w:val="en-US"/>
          </w:rPr>
          <w:t xml:space="preserve">– </w:t>
        </w:r>
      </w:ins>
      <w:r w:rsidRPr="000C4696">
        <w:t xml:space="preserve"> Bảng Union-Find 1.3</w:t>
      </w:r>
      <w:bookmarkEnd w:id="55"/>
    </w:p>
    <w:p w14:paraId="1780EF29" w14:textId="49FF2323" w:rsidR="00124828" w:rsidRPr="000C4696" w:rsidRDefault="00124828" w:rsidP="00124828">
      <w:pPr>
        <w:pStyle w:val="Nidungvnbn"/>
      </w:pPr>
      <w:r w:rsidRPr="000C4696">
        <w:t xml:space="preserve">Xét cạnh </w:t>
      </w:r>
      <w:r w:rsidR="0088193D" w:rsidRPr="000C4696">
        <w:t>A</w:t>
      </w:r>
      <w:r w:rsidRPr="000C4696">
        <w:t xml:space="preserve"> – </w:t>
      </w:r>
      <w:r w:rsidR="0088193D" w:rsidRPr="000C4696">
        <w:t>B</w:t>
      </w:r>
      <w:r w:rsidRPr="000C4696">
        <w:t xml:space="preserve"> với trọng số </w:t>
      </w:r>
      <w:r w:rsidR="0088193D" w:rsidRPr="000C4696">
        <w:t>5</w:t>
      </w:r>
      <w:r w:rsidRPr="000C4696">
        <w:t xml:space="preserve">, đỉnh </w:t>
      </w:r>
      <w:r w:rsidR="0088193D" w:rsidRPr="000C4696">
        <w:t>B</w:t>
      </w:r>
      <w:r w:rsidRPr="000C4696">
        <w:t xml:space="preserve"> có đỉnh ảnh đại diện là đỉnh C hạng 1 lớn hơn hạng đỉnh </w:t>
      </w:r>
      <w:r w:rsidR="0088193D" w:rsidRPr="000C4696">
        <w:t>A</w:t>
      </w:r>
      <w:r w:rsidRPr="000C4696">
        <w:t xml:space="preserve"> nên đỉnh </w:t>
      </w:r>
      <w:r w:rsidR="0088193D" w:rsidRPr="000C4696">
        <w:t>A</w:t>
      </w:r>
      <w:r w:rsidRPr="000C4696">
        <w:t xml:space="preserve"> sẽ có đỉnh đại diện là đỉnh C và hạng 0.</w:t>
      </w:r>
    </w:p>
    <w:p w14:paraId="33C48861" w14:textId="3F4A252F" w:rsidR="001D253F" w:rsidRDefault="004E4B64" w:rsidP="00124828">
      <w:pPr>
        <w:pStyle w:val="Nidungvnbn"/>
        <w:rPr>
          <w:highlight w:val="yellow"/>
        </w:rPr>
      </w:pPr>
      <w:r w:rsidRPr="000C4696">
        <w:rPr>
          <w:highlight w:val="yellow"/>
        </w:rPr>
        <w:t xml:space="preserve">Đến đây, cây </w:t>
      </w:r>
      <w:r w:rsidR="00E7509A" w:rsidRPr="000C4696">
        <w:rPr>
          <w:highlight w:val="yellow"/>
        </w:rPr>
        <w:t>kh</w:t>
      </w:r>
      <w:r w:rsidRPr="000C4696">
        <w:rPr>
          <w:highlight w:val="yellow"/>
        </w:rPr>
        <w:t>ung đã có đủ n – 1 cạnh (</w:t>
      </w:r>
      <w:r w:rsidR="00CA2B7F" w:rsidRPr="000C4696">
        <w:rPr>
          <w:highlight w:val="yellow"/>
        </w:rPr>
        <w:t>4 cạnh 5 đỉnh).</w:t>
      </w:r>
    </w:p>
    <w:p w14:paraId="1A815DB5" w14:textId="77777777" w:rsidR="001D253F" w:rsidRDefault="001D253F">
      <w:pPr>
        <w:spacing w:before="0" w:after="200" w:line="276" w:lineRule="auto"/>
        <w:rPr>
          <w:sz w:val="26"/>
          <w:szCs w:val="26"/>
          <w:highlight w:val="yellow"/>
        </w:rPr>
      </w:pPr>
      <w:r>
        <w:rPr>
          <w:highlight w:val="yellow"/>
        </w:rPr>
        <w:br w:type="page"/>
      </w:r>
    </w:p>
    <w:p w14:paraId="69585E34" w14:textId="7E520800" w:rsidR="00CA2B7F" w:rsidRPr="000C4696" w:rsidRDefault="00CA2B7F" w:rsidP="00CA2B7F">
      <w:pPr>
        <w:pStyle w:val="Heading3"/>
      </w:pPr>
      <w:bookmarkStart w:id="57" w:name="_Toc168478712"/>
      <w:r w:rsidRPr="000C4696">
        <w:lastRenderedPageBreak/>
        <w:t>Kết luận:</w:t>
      </w:r>
      <w:bookmarkEnd w:id="57"/>
    </w:p>
    <w:p w14:paraId="18740A49" w14:textId="7E2C882E" w:rsidR="00CA2B7F" w:rsidRPr="000C4696" w:rsidRDefault="00E7509A" w:rsidP="00CA2B7F">
      <w:pPr>
        <w:pStyle w:val="Nidungvnbn"/>
      </w:pPr>
      <w:r w:rsidRPr="000C4696">
        <w:t>Cây khung nhỏ nhất chứa các cạnh:</w:t>
      </w:r>
    </w:p>
    <w:p w14:paraId="4FCB714E" w14:textId="4E8A2DEC" w:rsidR="00E7509A" w:rsidRPr="000C4696" w:rsidRDefault="00E7509A" w:rsidP="00A64E62">
      <w:pPr>
        <w:pStyle w:val="Nidungvnbn"/>
        <w:numPr>
          <w:ilvl w:val="0"/>
          <w:numId w:val="15"/>
        </w:numPr>
      </w:pPr>
      <w:r w:rsidRPr="000C4696">
        <w:t xml:space="preserve">D – C </w:t>
      </w:r>
      <w:r w:rsidR="00A05083" w:rsidRPr="000C4696">
        <w:t>(trọng số 1)</w:t>
      </w:r>
    </w:p>
    <w:p w14:paraId="6430ECF4" w14:textId="410058A8" w:rsidR="00A05083" w:rsidRPr="000C4696" w:rsidRDefault="00A05083" w:rsidP="00A64E62">
      <w:pPr>
        <w:pStyle w:val="Nidungvnbn"/>
        <w:numPr>
          <w:ilvl w:val="0"/>
          <w:numId w:val="15"/>
        </w:numPr>
      </w:pPr>
      <w:r w:rsidRPr="000C4696">
        <w:t>B – C (trọng số 2)</w:t>
      </w:r>
    </w:p>
    <w:p w14:paraId="0C2B84B3" w14:textId="097E6F5F" w:rsidR="00A05083" w:rsidRPr="000C4696" w:rsidRDefault="00A05083" w:rsidP="00A64E62">
      <w:pPr>
        <w:pStyle w:val="Nidungvnbn"/>
        <w:numPr>
          <w:ilvl w:val="0"/>
          <w:numId w:val="15"/>
        </w:numPr>
      </w:pPr>
      <w:r w:rsidRPr="000C4696">
        <w:t>E – D (trọng số 3)</w:t>
      </w:r>
    </w:p>
    <w:p w14:paraId="123A63BD" w14:textId="12EE337F" w:rsidR="00A05083" w:rsidRPr="000C4696" w:rsidRDefault="00A05083" w:rsidP="00A64E62">
      <w:pPr>
        <w:pStyle w:val="Nidungvnbn"/>
        <w:numPr>
          <w:ilvl w:val="0"/>
          <w:numId w:val="15"/>
        </w:numPr>
      </w:pPr>
      <w:r w:rsidRPr="000C4696">
        <w:t>A – B (trọng số 5)</w:t>
      </w:r>
    </w:p>
    <w:p w14:paraId="713151AB" w14:textId="0826300D" w:rsidR="0028671A" w:rsidRPr="000C4696" w:rsidRDefault="0028671A" w:rsidP="0028671A">
      <w:pPr>
        <w:pStyle w:val="Nidungvnbn"/>
      </w:pPr>
      <w:r w:rsidRPr="000C4696">
        <w:t xml:space="preserve">Tổng trọng số của cây khung nhỏ nhất là 1 + 2 + 3 + 5 = </w:t>
      </w:r>
      <w:r w:rsidR="00601CEA" w:rsidRPr="000C4696">
        <w:t>9.</w:t>
      </w:r>
    </w:p>
    <w:p w14:paraId="300ABCCE" w14:textId="77777777" w:rsidR="0095061E" w:rsidRPr="000C4696" w:rsidRDefault="0095061E" w:rsidP="00885E00">
      <w:pPr>
        <w:pStyle w:val="Nidungvnbn"/>
      </w:pPr>
    </w:p>
    <w:p w14:paraId="66979422" w14:textId="59C8B579" w:rsidR="00783A23" w:rsidRPr="000C4696" w:rsidRDefault="00783A23" w:rsidP="0091100B">
      <w:pPr>
        <w:pStyle w:val="Heading1"/>
      </w:pPr>
      <w:r w:rsidRPr="000C4696">
        <w:br w:type="page"/>
      </w:r>
      <w:bookmarkStart w:id="58" w:name="_Toc168478713"/>
      <w:r w:rsidRPr="000C4696">
        <w:lastRenderedPageBreak/>
        <w:t>EULERIAN CIRCUIT</w:t>
      </w:r>
      <w:bookmarkEnd w:id="58"/>
    </w:p>
    <w:p w14:paraId="75BD2DC4" w14:textId="460596A5" w:rsidR="00E02825" w:rsidRPr="000C4696" w:rsidRDefault="002D2316" w:rsidP="00923828">
      <w:pPr>
        <w:pStyle w:val="Heading2"/>
      </w:pPr>
      <w:bookmarkStart w:id="59" w:name="_Toc168478714"/>
      <w:r w:rsidRPr="000C4696">
        <w:rPr>
          <w:noProof w:val="0"/>
        </w:rPr>
        <w:t>Chứng minh đồ thị có Eulerian circuit hoặc Eulerian path</w:t>
      </w:r>
      <w:r w:rsidR="00F642E1" w:rsidRPr="000C4696">
        <w:rPr>
          <w:noProof w:val="0"/>
        </w:rPr>
        <w:t>:</w:t>
      </w:r>
      <w:r w:rsidR="00E732C7">
        <mc:AlternateContent>
          <mc:Choice Requires="wps">
            <w:drawing>
              <wp:anchor distT="0" distB="0" distL="114300" distR="114300" simplePos="0" relativeHeight="251658290" behindDoc="0" locked="0" layoutInCell="1" allowOverlap="1" wp14:anchorId="5F711839" wp14:editId="20D3A4DD">
                <wp:simplePos x="0" y="0"/>
                <wp:positionH relativeFrom="column">
                  <wp:posOffset>454025</wp:posOffset>
                </wp:positionH>
                <wp:positionV relativeFrom="paragraph">
                  <wp:posOffset>4629150</wp:posOffset>
                </wp:positionV>
                <wp:extent cx="470916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5F0B0D2E" w14:textId="23640474" w:rsidR="00C82911" w:rsidRPr="00C73D4E" w:rsidRDefault="00C82911" w:rsidP="00624526">
                            <w:pPr>
                              <w:pStyle w:val="Caption"/>
                              <w:rPr>
                                <w:b/>
                                <w:noProof/>
                                <w:sz w:val="28"/>
                                <w:szCs w:val="28"/>
                              </w:rPr>
                            </w:pPr>
                            <w:bookmarkStart w:id="60" w:name="_Toc168479001"/>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w:t>
                            </w:r>
                            <w:r w:rsidR="000748C7">
                              <w:fldChar w:fldCharType="end"/>
                            </w:r>
                            <w:r w:rsidRPr="004678A4">
                              <w:rPr>
                                <w:lang w:val="en-US"/>
                              </w:rPr>
                              <w:t xml:space="preserve"> </w:t>
                            </w:r>
                            <w:ins w:id="61" w:author="Microsoft Word" w:date="2024-06-04T16:36:00Z">
                              <w:r>
                                <w:rPr>
                                  <w:lang w:val="en-US"/>
                                </w:rPr>
                                <w:t xml:space="preserve">– </w:t>
                              </w:r>
                            </w:ins>
                            <w:r w:rsidRPr="00E732C7">
                              <w:rPr>
                                <w:lang w:val="en-US"/>
                              </w:rPr>
                              <w:t xml:space="preserve"> </w:t>
                            </w:r>
                            <w:r>
                              <w:rPr>
                                <w:lang w:val="en-US"/>
                              </w:rPr>
                              <w:t>Đồ thị gốc</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11839" id="Text Box 30" o:spid="_x0000_s1027" type="#_x0000_t202" style="position:absolute;left:0;text-align:left;margin-left:35.75pt;margin-top:364.5pt;width:370.8pt;height:.05pt;z-index:251658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" stroked="f">
                <v:textbox style="mso-fit-shape-to-text:t" inset="0,0,0,0">
                  <w:txbxContent>
                    <w:p w14:paraId="5F0B0D2E" w14:textId="23640474" w:rsidR="00C82911" w:rsidRPr="00C73D4E" w:rsidRDefault="00C82911" w:rsidP="00624526">
                      <w:pPr>
                        <w:pStyle w:val="Caption"/>
                        <w:rPr>
                          <w:b/>
                          <w:noProof/>
                          <w:sz w:val="28"/>
                          <w:szCs w:val="28"/>
                        </w:rPr>
                      </w:pPr>
                      <w:bookmarkStart w:id="62" w:name="_Toc168479001"/>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w:t>
                      </w:r>
                      <w:r w:rsidR="000748C7">
                        <w:fldChar w:fldCharType="end"/>
                      </w:r>
                      <w:r w:rsidRPr="004678A4">
                        <w:rPr>
                          <w:lang w:val="en-US"/>
                        </w:rPr>
                        <w:t xml:space="preserve"> </w:t>
                      </w:r>
                      <w:ins w:id="63" w:author="Microsoft Word" w:date="2024-06-04T16:36:00Z">
                        <w:r>
                          <w:rPr>
                            <w:lang w:val="en-US"/>
                          </w:rPr>
                          <w:t xml:space="preserve">– </w:t>
                        </w:r>
                      </w:ins>
                      <w:r w:rsidRPr="00E732C7">
                        <w:rPr>
                          <w:lang w:val="en-US"/>
                        </w:rPr>
                        <w:t xml:space="preserve"> </w:t>
                      </w:r>
                      <w:r>
                        <w:rPr>
                          <w:lang w:val="en-US"/>
                        </w:rPr>
                        <w:t>Đồ thị gốc</w:t>
                      </w:r>
                      <w:bookmarkEnd w:id="62"/>
                    </w:p>
                  </w:txbxContent>
                </v:textbox>
                <w10:wrap type="topAndBottom"/>
              </v:shape>
            </w:pict>
          </mc:Fallback>
        </mc:AlternateContent>
      </w:r>
      <w:r w:rsidR="006324B2">
        <w:drawing>
          <wp:anchor distT="0" distB="0" distL="114300" distR="114300" simplePos="0" relativeHeight="251658265" behindDoc="0" locked="0" layoutInCell="1" allowOverlap="1" wp14:anchorId="482C3BFA" wp14:editId="17096EC5">
            <wp:simplePos x="0" y="0"/>
            <wp:positionH relativeFrom="column">
              <wp:posOffset>454025</wp:posOffset>
            </wp:positionH>
            <wp:positionV relativeFrom="paragraph">
              <wp:posOffset>0</wp:posOffset>
            </wp:positionV>
            <wp:extent cx="4709568" cy="4572396"/>
            <wp:effectExtent l="0" t="0" r="0" b="0"/>
            <wp:wrapTopAndBottom/>
            <wp:docPr id="181789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92098" name=""/>
                    <pic:cNvPicPr/>
                  </pic:nvPicPr>
                  <pic:blipFill>
                    <a:blip r:embed="rId56">
                      <a:extLst>
                        <a:ext uri="{28A0092B-C50C-407E-A947-70E740481C1C}">
                          <a14:useLocalDpi xmlns:a14="http://schemas.microsoft.com/office/drawing/2010/main" val="0"/>
                        </a:ext>
                      </a:extLst>
                    </a:blip>
                    <a:stretch>
                      <a:fillRect/>
                    </a:stretch>
                  </pic:blipFill>
                  <pic:spPr>
                    <a:xfrm>
                      <a:off x="0" y="0"/>
                      <a:ext cx="4709568" cy="4572396"/>
                    </a:xfrm>
                    <a:prstGeom prst="rect">
                      <a:avLst/>
                    </a:prstGeom>
                  </pic:spPr>
                </pic:pic>
              </a:graphicData>
            </a:graphic>
            <wp14:sizeRelH relativeFrom="page">
              <wp14:pctWidth>0</wp14:pctWidth>
            </wp14:sizeRelH>
            <wp14:sizeRelV relativeFrom="page">
              <wp14:pctHeight>0</wp14:pctHeight>
            </wp14:sizeRelV>
          </wp:anchor>
        </w:drawing>
      </w:r>
      <w:bookmarkEnd w:id="59"/>
    </w:p>
    <w:p w14:paraId="50AE484F" w14:textId="14949C0E" w:rsidR="000B0674" w:rsidRPr="000C4696" w:rsidRDefault="00086A46" w:rsidP="000B0674">
      <w:pPr>
        <w:pStyle w:val="Nidungvnbn"/>
        <w:numPr>
          <w:ilvl w:val="0"/>
          <w:numId w:val="2"/>
        </w:numPr>
        <w:ind w:left="851" w:hanging="284"/>
      </w:pPr>
      <w:r w:rsidRPr="000C4696">
        <w:t>Từ hình 6.1 t</w:t>
      </w:r>
      <w:r w:rsidR="006A67DA" w:rsidRPr="000C4696">
        <w:t>a có:</w:t>
      </w:r>
    </w:p>
    <w:p w14:paraId="0F5BE736" w14:textId="697C3490" w:rsidR="000B0674" w:rsidRPr="000C4696" w:rsidRDefault="000B0674" w:rsidP="000B0674">
      <w:pPr>
        <w:pStyle w:val="Nidungvnbn"/>
        <w:numPr>
          <w:ilvl w:val="0"/>
          <w:numId w:val="15"/>
        </w:numPr>
      </w:pPr>
      <w:r w:rsidRPr="000C4696">
        <w:t>C</w:t>
      </w:r>
      <w:r w:rsidR="006A67DA" w:rsidRPr="000C4696">
        <w:t xml:space="preserve">ác đỉnh A, B, C, D đều </w:t>
      </w:r>
      <w:r w:rsidR="00284BE0" w:rsidRPr="000C4696">
        <w:t xml:space="preserve">có độ </w:t>
      </w:r>
      <w:r w:rsidR="000A42E0" w:rsidRPr="000C4696">
        <w:t>là 6</w:t>
      </w:r>
    </w:p>
    <w:p w14:paraId="6108E16B" w14:textId="28EBBEFC" w:rsidR="0024600F" w:rsidRPr="000C4696" w:rsidRDefault="000B0674" w:rsidP="000B0674">
      <w:pPr>
        <w:pStyle w:val="Nidungvnbn"/>
        <w:numPr>
          <w:ilvl w:val="0"/>
          <w:numId w:val="15"/>
        </w:numPr>
      </w:pPr>
      <w:r w:rsidRPr="000C4696">
        <w:t>C</w:t>
      </w:r>
      <w:r w:rsidR="000A42E0" w:rsidRPr="000C4696">
        <w:t xml:space="preserve">ác đỉnh còn lại </w:t>
      </w:r>
      <w:r w:rsidR="002176BB" w:rsidRPr="000C4696">
        <w:t>E</w:t>
      </w:r>
      <w:r w:rsidR="00E93C95" w:rsidRPr="000C4696">
        <w:t xml:space="preserve">, I, J, K, L, F, M, N, O, P, Q, R, S, T, U, V, W, X, Y, Z, a, b, c, d, e, f, g, h, i, j, </w:t>
      </w:r>
      <w:r w:rsidR="00F850C4" w:rsidRPr="000C4696">
        <w:t>G, k, l, m, n, H là các đỉnh có độ là 4</w:t>
      </w:r>
      <w:r w:rsidR="00AC717F" w:rsidRPr="000C4696">
        <w:t>.</w:t>
      </w:r>
      <w:r w:rsidR="00434A48" w:rsidRPr="000C4696">
        <w:t xml:space="preserve"> </w:t>
      </w:r>
    </w:p>
    <w:p w14:paraId="35AFD9DA" w14:textId="746F9B44" w:rsidR="007C3F31" w:rsidRPr="000C4696" w:rsidRDefault="007C3F31" w:rsidP="0024600F">
      <w:pPr>
        <w:pStyle w:val="Nidungvnbn"/>
        <w:rPr>
          <w:rFonts w:eastAsia="Cambria Math" w:cs="Times New Roman"/>
          <w:color w:val="000000"/>
          <w:lang w:eastAsia="zh-CN" w:bidi="ar"/>
        </w:rPr>
      </w:pPr>
      <w:r w:rsidRPr="000C4696">
        <w:rPr>
          <w:rFonts w:eastAsia="Cambria Math" w:cs="Times New Roman"/>
          <w:color w:val="000000"/>
          <w:lang w:eastAsia="zh-CN" w:bidi="ar"/>
        </w:rPr>
        <w:t>→</w:t>
      </w:r>
      <w:r w:rsidR="000B0674" w:rsidRPr="000C4696">
        <w:rPr>
          <w:rFonts w:eastAsia="Cambria Math" w:cs="Times New Roman"/>
          <w:color w:val="000000"/>
          <w:lang w:eastAsia="zh-CN" w:bidi="ar"/>
        </w:rPr>
        <w:t xml:space="preserve"> </w:t>
      </w:r>
      <w:r w:rsidRPr="000C4696">
        <w:rPr>
          <w:rFonts w:eastAsia="Cambria Math" w:cs="Times New Roman"/>
          <w:color w:val="000000"/>
          <w:lang w:eastAsia="zh-CN" w:bidi="ar"/>
        </w:rPr>
        <w:t xml:space="preserve"> Độ của các đỉnh đều là độ chẵn</w:t>
      </w:r>
      <w:r w:rsidR="006D5CC8" w:rsidRPr="000C4696">
        <w:rPr>
          <w:rFonts w:eastAsia="Cambria Math" w:cs="Times New Roman"/>
          <w:color w:val="000000"/>
          <w:lang w:eastAsia="zh-CN" w:bidi="ar"/>
        </w:rPr>
        <w:t>.</w:t>
      </w:r>
    </w:p>
    <w:p w14:paraId="5A741A35" w14:textId="78A465AD" w:rsidR="00E50702" w:rsidRPr="000C4696" w:rsidRDefault="00E50702" w:rsidP="0024600F">
      <w:pPr>
        <w:pStyle w:val="Nidungvnbn"/>
        <w:rPr>
          <w:rFonts w:eastAsia="Cambria Math" w:cs="Times New Roman"/>
          <w:color w:val="000000"/>
          <w:lang w:eastAsia="zh-CN" w:bidi="ar"/>
        </w:rPr>
      </w:pPr>
      <w:r w:rsidRPr="000C4696">
        <w:rPr>
          <w:rFonts w:eastAsia="Cambria Math" w:cs="Times New Roman"/>
          <w:color w:val="000000"/>
          <w:lang w:eastAsia="zh-CN" w:bidi="ar"/>
        </w:rPr>
        <w:t xml:space="preserve">→ </w:t>
      </w:r>
      <w:r w:rsidR="000B0674" w:rsidRPr="000C4696">
        <w:rPr>
          <w:rFonts w:eastAsia="Cambria Math" w:cs="Times New Roman"/>
          <w:color w:val="000000"/>
          <w:lang w:eastAsia="zh-CN" w:bidi="ar"/>
        </w:rPr>
        <w:t xml:space="preserve"> </w:t>
      </w:r>
      <w:r w:rsidRPr="000C4696">
        <w:rPr>
          <w:rFonts w:eastAsia="Cambria Math" w:cs="Times New Roman"/>
          <w:color w:val="000000"/>
          <w:lang w:eastAsia="zh-CN" w:bidi="ar"/>
        </w:rPr>
        <w:t xml:space="preserve">Loại trường hợp đồ thị có Eulerian path </w:t>
      </w:r>
      <w:r w:rsidR="007D1C07" w:rsidRPr="000C4696">
        <w:rPr>
          <w:rFonts w:eastAsia="Cambria Math" w:cs="Times New Roman"/>
          <w:color w:val="000000"/>
          <w:lang w:eastAsia="zh-CN" w:bidi="ar"/>
        </w:rPr>
        <w:t>(</w:t>
      </w:r>
      <w:r w:rsidRPr="000C4696">
        <w:rPr>
          <w:rFonts w:eastAsia="Cambria Math" w:cs="Times New Roman"/>
          <w:color w:val="000000"/>
          <w:lang w:eastAsia="zh-CN" w:bidi="ar"/>
        </w:rPr>
        <w:t>Eulerian path yêu cầu</w:t>
      </w:r>
      <w:r w:rsidR="00FB7F84" w:rsidRPr="000C4696">
        <w:rPr>
          <w:rFonts w:eastAsia="Cambria Math" w:cs="Times New Roman"/>
          <w:color w:val="000000"/>
          <w:lang w:eastAsia="zh-CN" w:bidi="ar"/>
        </w:rPr>
        <w:t xml:space="preserve"> có đỉnh có độ lẻ và</w:t>
      </w:r>
      <w:r w:rsidRPr="000C4696">
        <w:rPr>
          <w:rFonts w:eastAsia="Cambria Math" w:cs="Times New Roman"/>
          <w:color w:val="000000"/>
          <w:lang w:eastAsia="zh-CN" w:bidi="ar"/>
        </w:rPr>
        <w:t xml:space="preserve"> nhiều </w:t>
      </w:r>
      <w:r w:rsidR="009458D6" w:rsidRPr="000C4696">
        <w:rPr>
          <w:rFonts w:eastAsia="Cambria Math" w:cs="Times New Roman"/>
          <w:color w:val="000000"/>
          <w:lang w:eastAsia="zh-CN" w:bidi="ar"/>
        </w:rPr>
        <w:t>nhất</w:t>
      </w:r>
      <w:r w:rsidR="00B97E03" w:rsidRPr="000C4696">
        <w:rPr>
          <w:rFonts w:eastAsia="Cambria Math" w:cs="Times New Roman"/>
          <w:color w:val="000000"/>
          <w:lang w:eastAsia="zh-CN" w:bidi="ar"/>
        </w:rPr>
        <w:t xml:space="preserve"> </w:t>
      </w:r>
      <w:r w:rsidR="007D1C07" w:rsidRPr="000C4696">
        <w:rPr>
          <w:rFonts w:eastAsia="Cambria Math" w:cs="Times New Roman"/>
          <w:color w:val="000000"/>
          <w:lang w:eastAsia="zh-CN" w:bidi="ar"/>
        </w:rPr>
        <w:t>hai đỉnh có độ lẻ).</w:t>
      </w:r>
    </w:p>
    <w:p w14:paraId="53E8A2B8" w14:textId="77777777" w:rsidR="00FB7F84" w:rsidRPr="00C963EE" w:rsidRDefault="00FB7F84" w:rsidP="00C963EE">
      <w:pPr>
        <w:pStyle w:val="Nidungvnbn"/>
        <w:ind w:firstLine="0"/>
        <w:rPr>
          <w:rFonts w:eastAsia="Cambria Math" w:cs="Times New Roman"/>
          <w:color w:val="000000"/>
          <w:lang w:val="en-US" w:eastAsia="zh-CN" w:bidi="ar"/>
        </w:rPr>
      </w:pPr>
    </w:p>
    <w:p w14:paraId="771D627D" w14:textId="40219800" w:rsidR="00004867" w:rsidRPr="00C963EE" w:rsidRDefault="00AA78FB" w:rsidP="00C963EE">
      <w:pPr>
        <w:pStyle w:val="Nidungvnbn"/>
        <w:numPr>
          <w:ilvl w:val="0"/>
          <w:numId w:val="2"/>
        </w:numPr>
        <w:ind w:left="851" w:hanging="284"/>
        <w:rPr>
          <w:rFonts w:eastAsia="Cambria Math" w:cs="Times New Roman"/>
          <w:color w:val="000000"/>
          <w:lang w:eastAsia="zh-CN" w:bidi="ar"/>
        </w:rPr>
      </w:pPr>
      <w:r w:rsidRPr="000C4696">
        <w:rPr>
          <w:noProof/>
        </w:rPr>
        <w:lastRenderedPageBreak/>
        <w:drawing>
          <wp:anchor distT="0" distB="0" distL="114300" distR="114300" simplePos="0" relativeHeight="251658266" behindDoc="0" locked="0" layoutInCell="1" allowOverlap="1" wp14:anchorId="13C40B4F" wp14:editId="63D10553">
            <wp:simplePos x="0" y="0"/>
            <wp:positionH relativeFrom="margin">
              <wp:align>center</wp:align>
            </wp:positionH>
            <wp:positionV relativeFrom="paragraph">
              <wp:posOffset>57785</wp:posOffset>
            </wp:positionV>
            <wp:extent cx="4617720" cy="4953000"/>
            <wp:effectExtent l="0" t="0" r="0" b="0"/>
            <wp:wrapTopAndBottom/>
            <wp:docPr id="1114622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7720" cy="495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45367" w:rsidRPr="000C4696">
        <w:rPr>
          <w:rFonts w:eastAsia="Cambria Math" w:cs="Times New Roman"/>
          <w:color w:val="000000"/>
          <w:lang w:eastAsia="zh-CN" w:bidi="ar"/>
        </w:rPr>
        <w:t>Đồ thị kết nối được tất cả các cạnh với các đỉnh</w:t>
      </w:r>
      <w:r w:rsidR="00696512" w:rsidRPr="000C4696">
        <w:rPr>
          <w:rFonts w:eastAsia="Cambria Math" w:cs="Times New Roman"/>
          <w:color w:val="000000"/>
          <w:lang w:eastAsia="zh-CN" w:bidi="ar"/>
        </w:rPr>
        <w:t xml:space="preserve"> với đường đi như sau: A E B G D H C F A I E M B S Y B e G k D l m D n H j C d X C R F L A K J O P K L Q R X W c d j i n m h i c b V W Q P V U a b h g l k f e Y Z f g a Z T S M N T U O N I J A</w:t>
      </w:r>
      <w:r w:rsidR="00E732C7">
        <w:rPr>
          <w:noProof/>
        </w:rPr>
        <mc:AlternateContent>
          <mc:Choice Requires="wps">
            <w:drawing>
              <wp:anchor distT="0" distB="0" distL="114300" distR="114300" simplePos="0" relativeHeight="251658289" behindDoc="0" locked="0" layoutInCell="1" allowOverlap="1" wp14:anchorId="65E30B1C" wp14:editId="0BE558AC">
                <wp:simplePos x="0" y="0"/>
                <wp:positionH relativeFrom="column">
                  <wp:posOffset>479425</wp:posOffset>
                </wp:positionH>
                <wp:positionV relativeFrom="paragraph">
                  <wp:posOffset>5086985</wp:posOffset>
                </wp:positionV>
                <wp:extent cx="46177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617720" cy="635"/>
                        </a:xfrm>
                        <a:prstGeom prst="rect">
                          <a:avLst/>
                        </a:prstGeom>
                        <a:solidFill>
                          <a:prstClr val="white"/>
                        </a:solidFill>
                        <a:ln>
                          <a:noFill/>
                        </a:ln>
                      </wps:spPr>
                      <wps:txbx>
                        <w:txbxContent>
                          <w:p w14:paraId="29DDDA0C" w14:textId="0EFFA36A" w:rsidR="00C82911" w:rsidRPr="00C216CB" w:rsidRDefault="00C82911" w:rsidP="00624526">
                            <w:pPr>
                              <w:pStyle w:val="Caption"/>
                              <w:rPr>
                                <w:rFonts w:eastAsia="Cambria Math" w:cs="Times New Roman"/>
                                <w:color w:val="000000"/>
                                <w:szCs w:val="26"/>
                                <w:lang w:eastAsia="zh-CN" w:bidi="ar"/>
                              </w:rPr>
                            </w:pPr>
                            <w:bookmarkStart w:id="64" w:name="_Toc168479002"/>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w:t>
                            </w:r>
                            <w:r w:rsidR="000748C7">
                              <w:fldChar w:fldCharType="end"/>
                            </w:r>
                            <w:r w:rsidRPr="004678A4">
                              <w:rPr>
                                <w:lang w:val="en-US"/>
                              </w:rPr>
                              <w:t xml:space="preserve"> </w:t>
                            </w:r>
                            <w:ins w:id="65" w:author="Microsoft Word" w:date="2024-06-04T16:36:00Z">
                              <w:r>
                                <w:rPr>
                                  <w:lang w:val="en-US"/>
                                </w:rPr>
                                <w:t xml:space="preserve">– </w:t>
                              </w:r>
                            </w:ins>
                            <w:r w:rsidRPr="00E732C7">
                              <w:rPr>
                                <w:lang w:val="en-US"/>
                              </w:rPr>
                              <w:t xml:space="preserve"> </w:t>
                            </w:r>
                            <w:r>
                              <w:rPr>
                                <w:lang w:val="en-US"/>
                              </w:rPr>
                              <w:t>Đồ thị có hướng</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30B1C" id="Text Box 29" o:spid="_x0000_s1028" type="#_x0000_t202" style="position:absolute;left:0;text-align:left;margin-left:37.75pt;margin-top:400.55pt;width:363.6pt;height:.05pt;z-index:251658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JLgIAAGYEAAAOAAAAZHJzL2Uyb0RvYy54bWysVMFu2zAMvQ/YPwi6L06yLe2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" stroked="f">
                <v:textbox style="mso-fit-shape-to-text:t" inset="0,0,0,0">
                  <w:txbxContent>
                    <w:p w14:paraId="29DDDA0C" w14:textId="0EFFA36A" w:rsidR="00C82911" w:rsidRPr="00C216CB" w:rsidRDefault="00C82911" w:rsidP="00624526">
                      <w:pPr>
                        <w:pStyle w:val="Caption"/>
                        <w:rPr>
                          <w:rFonts w:eastAsia="Cambria Math" w:cs="Times New Roman"/>
                          <w:color w:val="000000"/>
                          <w:szCs w:val="26"/>
                          <w:lang w:eastAsia="zh-CN" w:bidi="ar"/>
                        </w:rPr>
                      </w:pPr>
                      <w:bookmarkStart w:id="66" w:name="_Toc168479002"/>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w:t>
                      </w:r>
                      <w:r w:rsidR="000748C7">
                        <w:fldChar w:fldCharType="end"/>
                      </w:r>
                      <w:r w:rsidRPr="004678A4">
                        <w:rPr>
                          <w:lang w:val="en-US"/>
                        </w:rPr>
                        <w:t xml:space="preserve"> </w:t>
                      </w:r>
                      <w:ins w:id="67" w:author="Microsoft Word" w:date="2024-06-04T16:36:00Z">
                        <w:r>
                          <w:rPr>
                            <w:lang w:val="en-US"/>
                          </w:rPr>
                          <w:t xml:space="preserve">– </w:t>
                        </w:r>
                      </w:ins>
                      <w:r w:rsidRPr="00E732C7">
                        <w:rPr>
                          <w:lang w:val="en-US"/>
                        </w:rPr>
                        <w:t xml:space="preserve"> </w:t>
                      </w:r>
                      <w:r>
                        <w:rPr>
                          <w:lang w:val="en-US"/>
                        </w:rPr>
                        <w:t>Đồ thị có hướng</w:t>
                      </w:r>
                      <w:bookmarkEnd w:id="66"/>
                    </w:p>
                  </w:txbxContent>
                </v:textbox>
                <w10:wrap type="topAndBottom"/>
              </v:shape>
            </w:pict>
          </mc:Fallback>
        </mc:AlternateContent>
      </w:r>
    </w:p>
    <w:p w14:paraId="35DB93C4" w14:textId="7E30ED71" w:rsidR="008852D4" w:rsidRPr="000C4696" w:rsidRDefault="008852D4" w:rsidP="008852D4">
      <w:pPr>
        <w:pStyle w:val="Nidungvnbn"/>
        <w:rPr>
          <w:rFonts w:eastAsia="Cambria Math" w:cs="Times New Roman"/>
          <w:color w:val="000000"/>
          <w:lang w:eastAsia="zh-CN" w:bidi="ar"/>
        </w:rPr>
      </w:pPr>
      <w:r w:rsidRPr="000C4696">
        <w:rPr>
          <w:rFonts w:eastAsia="Cambria Math" w:cs="Times New Roman"/>
          <w:color w:val="000000"/>
          <w:lang w:eastAsia="zh-CN" w:bidi="ar"/>
        </w:rPr>
        <w:t xml:space="preserve">→ </w:t>
      </w:r>
      <w:r w:rsidR="000B0674" w:rsidRPr="000C4696">
        <w:rPr>
          <w:rFonts w:eastAsia="Cambria Math" w:cs="Times New Roman"/>
          <w:color w:val="000000"/>
          <w:lang w:eastAsia="zh-CN" w:bidi="ar"/>
        </w:rPr>
        <w:t xml:space="preserve"> </w:t>
      </w:r>
      <w:r w:rsidRPr="000C4696">
        <w:rPr>
          <w:rFonts w:eastAsia="Cambria Math" w:cs="Times New Roman"/>
          <w:color w:val="000000"/>
          <w:lang w:eastAsia="zh-CN" w:bidi="ar"/>
        </w:rPr>
        <w:t>Tất cả các cạnh đều được duyệt qua một lần</w:t>
      </w:r>
      <w:r w:rsidR="00D56F98" w:rsidRPr="000C4696">
        <w:rPr>
          <w:rFonts w:eastAsia="Cambria Math" w:cs="Times New Roman"/>
          <w:color w:val="000000"/>
          <w:lang w:eastAsia="zh-CN" w:bidi="ar"/>
        </w:rPr>
        <w:t>,</w:t>
      </w:r>
      <w:r w:rsidR="00696512" w:rsidRPr="000C4696">
        <w:rPr>
          <w:rFonts w:eastAsia="Cambria Math" w:cs="Times New Roman"/>
          <w:color w:val="000000"/>
          <w:lang w:eastAsia="zh-CN" w:bidi="ar"/>
        </w:rPr>
        <w:t xml:space="preserve"> </w:t>
      </w:r>
      <w:r w:rsidR="009971F2" w:rsidRPr="000C4696">
        <w:rPr>
          <w:rFonts w:eastAsia="Cambria Math" w:cs="Times New Roman"/>
          <w:color w:val="000000"/>
          <w:lang w:eastAsia="zh-CN" w:bidi="ar"/>
        </w:rPr>
        <w:t>du</w:t>
      </w:r>
      <w:r w:rsidR="00D56F98" w:rsidRPr="000C4696">
        <w:rPr>
          <w:rFonts w:eastAsia="Cambria Math" w:cs="Times New Roman"/>
          <w:color w:val="000000"/>
          <w:lang w:eastAsia="zh-CN" w:bidi="ar"/>
        </w:rPr>
        <w:t>yệt qua tất cả các đỉnh và đỉnh đầu và đỉnh kết thúc cùng tại đỉnh A.</w:t>
      </w:r>
    </w:p>
    <w:p w14:paraId="17AFC04E" w14:textId="6F37467B" w:rsidR="000B0674" w:rsidRPr="000C4696" w:rsidRDefault="00D56F98" w:rsidP="008852D4">
      <w:pPr>
        <w:pStyle w:val="Nidungvnbn"/>
        <w:rPr>
          <w:highlight w:val="yellow"/>
        </w:rPr>
      </w:pPr>
      <w:r w:rsidRPr="000C4696">
        <w:rPr>
          <w:rFonts w:eastAsia="Cambria Math" w:cs="Times New Roman"/>
          <w:color w:val="000000"/>
          <w:highlight w:val="yellow"/>
          <w:lang w:eastAsia="zh-CN" w:bidi="ar"/>
        </w:rPr>
        <w:t xml:space="preserve">Kết luận: </w:t>
      </w:r>
      <w:r w:rsidR="00FB7F84" w:rsidRPr="000C4696">
        <w:rPr>
          <w:rFonts w:eastAsia="Cambria Math" w:cs="Times New Roman"/>
          <w:color w:val="000000"/>
          <w:highlight w:val="yellow"/>
          <w:lang w:eastAsia="zh-CN" w:bidi="ar"/>
        </w:rPr>
        <w:t>Đồ</w:t>
      </w:r>
      <w:r w:rsidR="00520730" w:rsidRPr="000C4696">
        <w:rPr>
          <w:rFonts w:eastAsia="Cambria Math" w:cs="Times New Roman"/>
          <w:color w:val="000000"/>
          <w:highlight w:val="yellow"/>
          <w:lang w:eastAsia="zh-CN" w:bidi="ar"/>
        </w:rPr>
        <w:t xml:space="preserve"> thị đang xét có </w:t>
      </w:r>
      <w:r w:rsidR="00520730" w:rsidRPr="000C4696">
        <w:rPr>
          <w:highlight w:val="yellow"/>
        </w:rPr>
        <w:t>Eulerian circuit</w:t>
      </w:r>
      <w:r w:rsidR="00FB7F84" w:rsidRPr="000C4696">
        <w:rPr>
          <w:highlight w:val="yellow"/>
        </w:rPr>
        <w:t>.</w:t>
      </w:r>
    </w:p>
    <w:p w14:paraId="3697D851" w14:textId="77777777" w:rsidR="000B0674" w:rsidRPr="000C4696" w:rsidRDefault="000B0674">
      <w:pPr>
        <w:spacing w:before="0" w:after="200" w:line="276" w:lineRule="auto"/>
        <w:rPr>
          <w:sz w:val="26"/>
          <w:szCs w:val="26"/>
          <w:highlight w:val="yellow"/>
        </w:rPr>
      </w:pPr>
      <w:r w:rsidRPr="000C4696">
        <w:rPr>
          <w:highlight w:val="yellow"/>
        </w:rPr>
        <w:br w:type="page"/>
      </w:r>
    </w:p>
    <w:p w14:paraId="088904CD" w14:textId="4C4B0B2D" w:rsidR="00783A23" w:rsidRPr="000C4696" w:rsidRDefault="00F33A29" w:rsidP="00626180">
      <w:pPr>
        <w:pStyle w:val="Heading2"/>
        <w:rPr>
          <w:noProof w:val="0"/>
        </w:rPr>
      </w:pPr>
      <w:bookmarkStart w:id="68" w:name="_Toc168478715"/>
      <w:r w:rsidRPr="000C4696">
        <w:rPr>
          <w:noProof w:val="0"/>
        </w:rPr>
        <w:lastRenderedPageBreak/>
        <w:t>Thuật toán Hierholzer:</w:t>
      </w:r>
      <w:bookmarkEnd w:id="68"/>
    </w:p>
    <w:p w14:paraId="099375BF" w14:textId="08B3AE32" w:rsidR="001E56AD" w:rsidRPr="000C4696" w:rsidRDefault="0003703B" w:rsidP="0003703B">
      <w:pPr>
        <w:pStyle w:val="Heading3"/>
      </w:pPr>
      <w:bookmarkStart w:id="69" w:name="_Toc168478716"/>
      <w:r w:rsidRPr="000C4696">
        <w:t>Giới thiệu sơ lược</w:t>
      </w:r>
      <w:r w:rsidR="001215BE" w:rsidRPr="000C4696">
        <w:t xml:space="preserve"> thuật toán Hierholzer</w:t>
      </w:r>
      <w:r w:rsidRPr="000C4696">
        <w:t>:</w:t>
      </w:r>
      <w:bookmarkEnd w:id="69"/>
    </w:p>
    <w:p w14:paraId="0C594E99" w14:textId="3D9765EB" w:rsidR="00B40CF0" w:rsidRPr="000C4696" w:rsidRDefault="00B40CF0" w:rsidP="00B40CF0">
      <w:pPr>
        <w:pStyle w:val="Nidungvnbn"/>
      </w:pPr>
      <w:r w:rsidRPr="000C4696">
        <w:t xml:space="preserve">Thuật toán Hierholzer là một thuật toán </w:t>
      </w:r>
      <w:r w:rsidR="003E05E1" w:rsidRPr="000C4696">
        <w:t>được</w:t>
      </w:r>
      <w:r w:rsidR="00C32CA5" w:rsidRPr="000C4696">
        <w:t xml:space="preserve"> </w:t>
      </w:r>
      <w:r w:rsidR="0039178F" w:rsidRPr="000C4696">
        <w:t>tạo ra</w:t>
      </w:r>
      <w:r w:rsidR="00BD79A2" w:rsidRPr="000C4696">
        <w:t xml:space="preserve"> bởi Hierholzer vào năm 1873. Đây là một thuật toán </w:t>
      </w:r>
      <w:r w:rsidR="004B6A7E" w:rsidRPr="000C4696">
        <w:t>hiệu quả hơn thuật toán Fleury để tìm Euler cycle</w:t>
      </w:r>
      <w:r w:rsidR="0039178F" w:rsidRPr="000C4696">
        <w:t xml:space="preserve">, cụ thể là tìm Eulerian path hoặc Eulerian circuit </w:t>
      </w:r>
      <w:r w:rsidR="00C7474C" w:rsidRPr="000C4696">
        <w:t>trong đồ thị vô hướng và có hướng.</w:t>
      </w:r>
    </w:p>
    <w:p w14:paraId="4025154B" w14:textId="105878B0" w:rsidR="001215BE" w:rsidRPr="000C4696" w:rsidRDefault="001215BE" w:rsidP="001215BE">
      <w:pPr>
        <w:pStyle w:val="Heading3"/>
      </w:pPr>
      <w:bookmarkStart w:id="70" w:name="_Toc168478717"/>
      <w:r w:rsidRPr="000C4696">
        <w:t>Thực hiện thuật toán Hierholzer:</w:t>
      </w:r>
      <w:bookmarkEnd w:id="70"/>
    </w:p>
    <w:p w14:paraId="73850F4C" w14:textId="088DC8B5" w:rsidR="001215BE" w:rsidRPr="000C4696" w:rsidRDefault="001215BE" w:rsidP="001215BE">
      <w:pPr>
        <w:pStyle w:val="Nidungvnbn"/>
      </w:pPr>
      <w:r w:rsidRPr="000C4696">
        <w:t xml:space="preserve">Trước hết, đồ thị áp dụng thuật toán phải là </w:t>
      </w:r>
      <w:r w:rsidR="00291357" w:rsidRPr="000C4696">
        <w:t>đồ thị Eulerian</w:t>
      </w:r>
      <w:r w:rsidR="009D0C7C" w:rsidRPr="000C4696">
        <w:t xml:space="preserve"> và là đồ thị liên thông (connected)</w:t>
      </w:r>
      <w:r w:rsidR="00745F44" w:rsidRPr="000C4696">
        <w:t xml:space="preserve">. Riêng đối với đồ thị có hướng, tất cả các đỉnh </w:t>
      </w:r>
      <w:r w:rsidR="00D363E0" w:rsidRPr="000C4696">
        <w:t>phải có mức độ đỉnh chẵn và tổng số lượng cạnh vào (incoming edges) phải bằng tổng số lượng cạnh đi ra (outgoing edges).</w:t>
      </w:r>
    </w:p>
    <w:p w14:paraId="4FEF9580" w14:textId="77777777" w:rsidR="005120DD" w:rsidRPr="000C4696" w:rsidRDefault="00084F2A" w:rsidP="000B0674">
      <w:pPr>
        <w:pStyle w:val="Heading4"/>
        <w:ind w:left="993"/>
        <w:rPr>
          <w:lang w:val="vi-VN"/>
        </w:rPr>
      </w:pPr>
      <w:r w:rsidRPr="000C4696">
        <w:rPr>
          <w:lang w:val="vi-VN"/>
        </w:rPr>
        <w:t xml:space="preserve">Ý tưởng: </w:t>
      </w:r>
    </w:p>
    <w:p w14:paraId="45ACA214" w14:textId="77777777" w:rsidR="005104F4" w:rsidRPr="000C4696" w:rsidRDefault="00084F2A" w:rsidP="005104F4">
      <w:pPr>
        <w:pStyle w:val="Nidungvnbn"/>
      </w:pPr>
      <w:r w:rsidRPr="000C4696">
        <w:t xml:space="preserve">Sử dụng </w:t>
      </w:r>
      <w:r w:rsidR="008B322B" w:rsidRPr="000C4696">
        <w:t>các sub-cycle trong đồ thị</w:t>
      </w:r>
      <w:r w:rsidR="00D85425" w:rsidRPr="000C4696">
        <w:t xml:space="preserve">. Tạo ra sub-cycle và thêm các sub-cycle vào các đỉnh đã </w:t>
      </w:r>
      <w:r w:rsidR="00227CEA" w:rsidRPr="000C4696">
        <w:t>trong path đã tồn tại, quá trình này được lặp đến khi duyệt qua hết tất cả các cạnh của đồ thị.</w:t>
      </w:r>
    </w:p>
    <w:p w14:paraId="40154A1D" w14:textId="00A7EFF1" w:rsidR="00851606" w:rsidRPr="000C4696" w:rsidRDefault="0082266A" w:rsidP="005104F4">
      <w:pPr>
        <w:pStyle w:val="Heading4"/>
        <w:ind w:left="993"/>
        <w:rPr>
          <w:lang w:val="vi-VN"/>
        </w:rPr>
      </w:pPr>
      <w:r w:rsidRPr="000C4696">
        <w:rPr>
          <w:lang w:val="vi-VN"/>
        </w:rPr>
        <w:t xml:space="preserve"> </w:t>
      </w:r>
      <w:r w:rsidR="00851606" w:rsidRPr="000C4696">
        <w:rPr>
          <w:lang w:val="vi-VN"/>
        </w:rPr>
        <w:t>Thực hiện thuật toán:</w:t>
      </w:r>
    </w:p>
    <w:p w14:paraId="25C7EDBE" w14:textId="3DE7D004" w:rsidR="000A13F7" w:rsidRPr="000C4696" w:rsidRDefault="00EF7D79" w:rsidP="000B0674">
      <w:pPr>
        <w:pStyle w:val="Nidungvnbn"/>
        <w:numPr>
          <w:ilvl w:val="0"/>
          <w:numId w:val="2"/>
        </w:numPr>
        <w:ind w:left="851" w:hanging="284"/>
        <w:rPr>
          <w:rFonts w:eastAsia="Cambria Math" w:cs="Times New Roman"/>
          <w:color w:val="000000"/>
          <w:lang w:eastAsia="zh-CN" w:bidi="ar"/>
        </w:rPr>
      </w:pPr>
      <w:r w:rsidRPr="000C4696">
        <w:rPr>
          <w:rFonts w:eastAsia="Cambria Math" w:cs="Times New Roman"/>
          <w:b/>
          <w:bCs/>
          <w:color w:val="000000"/>
          <w:lang w:eastAsia="zh-CN" w:bidi="ar"/>
        </w:rPr>
        <w:t>Bước 1:</w:t>
      </w:r>
      <w:r w:rsidRPr="000C4696">
        <w:rPr>
          <w:rFonts w:eastAsia="Cambria Math" w:cs="Times New Roman"/>
          <w:color w:val="000000"/>
          <w:lang w:eastAsia="zh-CN" w:bidi="ar"/>
        </w:rPr>
        <w:t xml:space="preserve"> </w:t>
      </w:r>
      <w:r w:rsidR="00CA05F7" w:rsidRPr="000C4696">
        <w:rPr>
          <w:rFonts w:eastAsia="Cambria Math" w:cs="Times New Roman"/>
          <w:color w:val="000000"/>
          <w:lang w:eastAsia="zh-CN" w:bidi="ar"/>
        </w:rPr>
        <w:t xml:space="preserve">Chọn một đỉnh bắt đầu bất kì </w:t>
      </w:r>
      <w:r w:rsidR="00E40ACA" w:rsidRPr="000C4696">
        <w:rPr>
          <w:rFonts w:eastAsia="Cambria Math" w:cs="Times New Roman"/>
          <w:color w:val="000000"/>
          <w:lang w:eastAsia="zh-CN" w:bidi="ar"/>
        </w:rPr>
        <w:t>(ký hiệu là v).</w:t>
      </w:r>
    </w:p>
    <w:p w14:paraId="49B780FF" w14:textId="6B886B06" w:rsidR="00C35E7C" w:rsidRPr="000C4696" w:rsidRDefault="00EF7D79" w:rsidP="000B0674">
      <w:pPr>
        <w:pStyle w:val="Nidungvnbn"/>
        <w:numPr>
          <w:ilvl w:val="0"/>
          <w:numId w:val="2"/>
        </w:numPr>
        <w:ind w:left="851" w:hanging="284"/>
        <w:rPr>
          <w:rFonts w:eastAsia="Cambria Math" w:cs="Times New Roman"/>
          <w:color w:val="000000"/>
          <w:lang w:eastAsia="zh-CN" w:bidi="ar"/>
        </w:rPr>
      </w:pPr>
      <w:r w:rsidRPr="000C4696">
        <w:rPr>
          <w:rFonts w:eastAsia="Cambria Math" w:cs="Times New Roman"/>
          <w:b/>
          <w:bCs/>
          <w:color w:val="000000"/>
          <w:lang w:eastAsia="zh-CN" w:bidi="ar"/>
        </w:rPr>
        <w:t>Bước 2:</w:t>
      </w:r>
      <w:r w:rsidRPr="000C4696">
        <w:rPr>
          <w:rFonts w:eastAsia="Cambria Math" w:cs="Times New Roman"/>
          <w:color w:val="000000"/>
          <w:lang w:eastAsia="zh-CN" w:bidi="ar"/>
        </w:rPr>
        <w:t xml:space="preserve"> </w:t>
      </w:r>
      <w:r w:rsidR="0032234E" w:rsidRPr="000C4696">
        <w:rPr>
          <w:rFonts w:eastAsia="Cambria Math" w:cs="Times New Roman"/>
          <w:color w:val="000000"/>
          <w:lang w:eastAsia="zh-CN" w:bidi="ar"/>
        </w:rPr>
        <w:t xml:space="preserve">Bắt đầu từ đỉnh </w:t>
      </w:r>
      <w:r w:rsidRPr="000C4696">
        <w:rPr>
          <w:rFonts w:eastAsia="Cambria Math" w:cs="Times New Roman"/>
          <w:color w:val="000000"/>
          <w:lang w:eastAsia="zh-CN" w:bidi="ar"/>
        </w:rPr>
        <w:t xml:space="preserve">v, </w:t>
      </w:r>
      <w:r w:rsidR="00C35E7C" w:rsidRPr="000C4696">
        <w:rPr>
          <w:rFonts w:eastAsia="Cambria Math" w:cs="Times New Roman"/>
          <w:color w:val="000000"/>
          <w:lang w:eastAsia="zh-CN" w:bidi="ar"/>
        </w:rPr>
        <w:t xml:space="preserve">đi theo từng cạnh cho đến khi quay lại chính </w:t>
      </w:r>
    </w:p>
    <w:p w14:paraId="2AF31CEF" w14:textId="280E607A" w:rsidR="00E40ACA" w:rsidRPr="000C4696" w:rsidRDefault="00C35E7C" w:rsidP="000B0674">
      <w:pPr>
        <w:pStyle w:val="Nidungvnbn"/>
        <w:numPr>
          <w:ilvl w:val="0"/>
          <w:numId w:val="2"/>
        </w:numPr>
        <w:ind w:left="851" w:hanging="284"/>
        <w:rPr>
          <w:rFonts w:eastAsia="Cambria Math" w:cs="Times New Roman"/>
          <w:color w:val="000000"/>
          <w:lang w:eastAsia="zh-CN" w:bidi="ar"/>
        </w:rPr>
      </w:pPr>
      <w:r w:rsidRPr="000C4696">
        <w:rPr>
          <w:rFonts w:eastAsia="Cambria Math" w:cs="Times New Roman"/>
          <w:color w:val="000000"/>
          <w:lang w:eastAsia="zh-CN" w:bidi="ar"/>
        </w:rPr>
        <w:t xml:space="preserve">đỉnh v. Lưu ý, </w:t>
      </w:r>
      <w:r w:rsidR="00483004" w:rsidRPr="000C4696">
        <w:rPr>
          <w:rFonts w:eastAsia="Cambria Math" w:cs="Times New Roman"/>
          <w:color w:val="000000"/>
          <w:lang w:eastAsia="zh-CN" w:bidi="ar"/>
        </w:rPr>
        <w:t xml:space="preserve">trên đường duyệt nên </w:t>
      </w:r>
      <w:r w:rsidR="00A035E6" w:rsidRPr="000C4696">
        <w:rPr>
          <w:rFonts w:eastAsia="Cambria Math" w:cs="Times New Roman"/>
          <w:color w:val="000000"/>
          <w:lang w:eastAsia="zh-CN" w:bidi="ar"/>
        </w:rPr>
        <w:t>kết thúc tại đỉnh v bởi v</w:t>
      </w:r>
      <w:r w:rsidR="00D43CE5" w:rsidRPr="000C4696">
        <w:rPr>
          <w:rFonts w:eastAsia="Cambria Math" w:cs="Times New Roman"/>
          <w:color w:val="000000"/>
          <w:lang w:eastAsia="zh-CN" w:bidi="ar"/>
        </w:rPr>
        <w:t>ì mọi đỉnh đều có bậc chẵn (số cạnh nối với một đỉnh là số chẵn). Khi đó, sẽ đảm bảo được khi duyệt một đỉnh khác, luôn có một cạnh chưa duyệt nối với đỉnh đó.</w:t>
      </w:r>
    </w:p>
    <w:p w14:paraId="41F70ED4" w14:textId="2C58AEE1" w:rsidR="00D43CE5" w:rsidRPr="000C4696" w:rsidRDefault="00D43CE5" w:rsidP="000B0674">
      <w:pPr>
        <w:pStyle w:val="Nidungvnbn"/>
        <w:numPr>
          <w:ilvl w:val="0"/>
          <w:numId w:val="2"/>
        </w:numPr>
        <w:ind w:left="851" w:hanging="284"/>
        <w:rPr>
          <w:rFonts w:eastAsia="Cambria Math" w:cs="Times New Roman"/>
          <w:color w:val="000000"/>
          <w:lang w:eastAsia="zh-CN" w:bidi="ar"/>
        </w:rPr>
      </w:pPr>
      <w:r w:rsidRPr="000C4696">
        <w:rPr>
          <w:rFonts w:eastAsia="Cambria Math" w:cs="Times New Roman"/>
          <w:b/>
          <w:bCs/>
          <w:color w:val="000000"/>
          <w:lang w:eastAsia="zh-CN" w:bidi="ar"/>
        </w:rPr>
        <w:t>Bước 3:</w:t>
      </w:r>
      <w:r w:rsidRPr="000C4696">
        <w:rPr>
          <w:rFonts w:eastAsia="Cambria Math" w:cs="Times New Roman"/>
          <w:color w:val="000000"/>
          <w:lang w:eastAsia="zh-CN" w:bidi="ar"/>
        </w:rPr>
        <w:t xml:space="preserve"> </w:t>
      </w:r>
      <w:r w:rsidR="00E60873" w:rsidRPr="000C4696">
        <w:rPr>
          <w:rFonts w:eastAsia="Cambria Math" w:cs="Times New Roman"/>
          <w:color w:val="000000"/>
          <w:lang w:eastAsia="zh-CN" w:bidi="ar"/>
        </w:rPr>
        <w:t xml:space="preserve">Nối các cạnh lại </w:t>
      </w:r>
      <w:r w:rsidR="00595F04" w:rsidRPr="000C4696">
        <w:rPr>
          <w:rFonts w:eastAsia="Cambria Math" w:cs="Times New Roman"/>
          <w:color w:val="000000"/>
          <w:lang w:eastAsia="zh-CN" w:bidi="ar"/>
        </w:rPr>
        <w:t>tạo thành một circuit nhưng circuit này có thể chưa bao gồm tất cả các cạnh và các đỉnh.</w:t>
      </w:r>
    </w:p>
    <w:p w14:paraId="29E82054" w14:textId="6139C973" w:rsidR="00595F04" w:rsidRPr="000C4696" w:rsidRDefault="00595F04" w:rsidP="000B0674">
      <w:pPr>
        <w:pStyle w:val="Nidungvnbn"/>
        <w:numPr>
          <w:ilvl w:val="0"/>
          <w:numId w:val="2"/>
        </w:numPr>
        <w:ind w:left="851" w:hanging="284"/>
        <w:rPr>
          <w:rFonts w:eastAsia="Cambria Math" w:cs="Times New Roman"/>
          <w:color w:val="000000"/>
          <w:lang w:eastAsia="zh-CN" w:bidi="ar"/>
        </w:rPr>
      </w:pPr>
      <w:r w:rsidRPr="000C4696">
        <w:rPr>
          <w:rFonts w:eastAsia="Cambria Math" w:cs="Times New Roman"/>
          <w:b/>
          <w:bCs/>
          <w:color w:val="000000"/>
          <w:lang w:eastAsia="zh-CN" w:bidi="ar"/>
        </w:rPr>
        <w:t>Bước 4:</w:t>
      </w:r>
      <w:r w:rsidRPr="000C4696">
        <w:rPr>
          <w:rFonts w:eastAsia="Cambria Math" w:cs="Times New Roman"/>
          <w:color w:val="000000"/>
          <w:lang w:eastAsia="zh-CN" w:bidi="ar"/>
        </w:rPr>
        <w:t xml:space="preserve"> Tìm các đường đi nhánh </w:t>
      </w:r>
      <w:r w:rsidR="0009042E" w:rsidRPr="000C4696">
        <w:rPr>
          <w:rFonts w:eastAsia="Cambria Math" w:cs="Times New Roman"/>
          <w:color w:val="000000"/>
          <w:lang w:eastAsia="zh-CN" w:bidi="ar"/>
        </w:rPr>
        <w:t>của circuit đã tìm ở bước 3</w:t>
      </w:r>
      <w:r w:rsidR="001E38DF" w:rsidRPr="000C4696">
        <w:rPr>
          <w:rFonts w:eastAsia="Cambria Math" w:cs="Times New Roman"/>
          <w:color w:val="000000"/>
          <w:lang w:eastAsia="zh-CN" w:bidi="ar"/>
        </w:rPr>
        <w:t>.</w:t>
      </w:r>
      <w:r w:rsidR="0009042E" w:rsidRPr="000C4696">
        <w:rPr>
          <w:rFonts w:eastAsia="Cambria Math" w:cs="Times New Roman"/>
          <w:color w:val="000000"/>
          <w:lang w:eastAsia="zh-CN" w:bidi="ar"/>
        </w:rPr>
        <w:t xml:space="preserve"> </w:t>
      </w:r>
      <w:r w:rsidR="001E38DF" w:rsidRPr="000C4696">
        <w:rPr>
          <w:rFonts w:eastAsia="Cambria Math" w:cs="Times New Roman"/>
          <w:color w:val="000000"/>
          <w:lang w:eastAsia="zh-CN" w:bidi="ar"/>
        </w:rPr>
        <w:t>K</w:t>
      </w:r>
      <w:r w:rsidR="0009042E" w:rsidRPr="000C4696">
        <w:rPr>
          <w:rFonts w:eastAsia="Cambria Math" w:cs="Times New Roman"/>
          <w:color w:val="000000"/>
          <w:lang w:eastAsia="zh-CN" w:bidi="ar"/>
        </w:rPr>
        <w:t xml:space="preserve">iểm tra xem có đỉnh </w:t>
      </w:r>
      <w:r w:rsidR="002842A2" w:rsidRPr="000C4696">
        <w:rPr>
          <w:rFonts w:eastAsia="Cambria Math" w:cs="Times New Roman"/>
          <w:color w:val="000000"/>
          <w:lang w:eastAsia="zh-CN" w:bidi="ar"/>
        </w:rPr>
        <w:t>(ví dụ đỉnh w)</w:t>
      </w:r>
      <w:r w:rsidR="0009042E" w:rsidRPr="000C4696">
        <w:rPr>
          <w:rFonts w:eastAsia="Cambria Math" w:cs="Times New Roman"/>
          <w:color w:val="000000"/>
          <w:lang w:eastAsia="zh-CN" w:bidi="ar"/>
        </w:rPr>
        <w:t xml:space="preserve"> nào thuộc đường đi hiện tại nhưng </w:t>
      </w:r>
      <w:r w:rsidR="001E38DF" w:rsidRPr="000C4696">
        <w:rPr>
          <w:rFonts w:eastAsia="Cambria Math" w:cs="Times New Roman"/>
          <w:color w:val="000000"/>
          <w:lang w:eastAsia="zh-CN" w:bidi="ar"/>
        </w:rPr>
        <w:t>vẫn còn các cạnh nối với các đỉnh khác chưa được duyệt qua hay không. Nếu có</w:t>
      </w:r>
      <w:r w:rsidR="002842A2" w:rsidRPr="000C4696">
        <w:rPr>
          <w:rFonts w:eastAsia="Cambria Math" w:cs="Times New Roman"/>
          <w:color w:val="000000"/>
          <w:lang w:eastAsia="zh-CN" w:bidi="ar"/>
        </w:rPr>
        <w:t xml:space="preserve">, tạo sub-cycle là một đường đi nhánh mới từ đỉnh w, đi theo các cạnh chưa duyệt qua cho </w:t>
      </w:r>
      <w:r w:rsidR="002842A2" w:rsidRPr="000C4696">
        <w:rPr>
          <w:rFonts w:eastAsia="Cambria Math" w:cs="Times New Roman"/>
          <w:color w:val="000000"/>
          <w:lang w:eastAsia="zh-CN" w:bidi="ar"/>
        </w:rPr>
        <w:lastRenderedPageBreak/>
        <w:t xml:space="preserve">đến khi trở lại đỉnh w. Sau đó, </w:t>
      </w:r>
      <w:r w:rsidR="00F42450" w:rsidRPr="000C4696">
        <w:rPr>
          <w:rFonts w:eastAsia="Cambria Math" w:cs="Times New Roman"/>
          <w:color w:val="000000"/>
          <w:lang w:eastAsia="zh-CN" w:bidi="ar"/>
        </w:rPr>
        <w:t>nối sub-cycle với circuit chính đã tìm ở bước 3.</w:t>
      </w:r>
    </w:p>
    <w:p w14:paraId="2BF69551" w14:textId="669A48EB" w:rsidR="00F42450" w:rsidRPr="000C4696" w:rsidRDefault="00F42450" w:rsidP="000B0674">
      <w:pPr>
        <w:pStyle w:val="Nidungvnbn"/>
        <w:numPr>
          <w:ilvl w:val="0"/>
          <w:numId w:val="2"/>
        </w:numPr>
        <w:ind w:left="851" w:hanging="284"/>
        <w:rPr>
          <w:rFonts w:eastAsia="Cambria Math" w:cs="Times New Roman"/>
          <w:color w:val="000000"/>
          <w:lang w:eastAsia="zh-CN" w:bidi="ar"/>
        </w:rPr>
      </w:pPr>
      <w:r w:rsidRPr="000C4696">
        <w:rPr>
          <w:rFonts w:eastAsia="Cambria Math" w:cs="Times New Roman"/>
          <w:b/>
          <w:color w:val="000000"/>
          <w:lang w:eastAsia="zh-CN" w:bidi="ar"/>
        </w:rPr>
        <w:t xml:space="preserve"> </w:t>
      </w:r>
      <w:r w:rsidRPr="000C4696">
        <w:rPr>
          <w:rFonts w:eastAsia="Cambria Math" w:cs="Times New Roman"/>
          <w:color w:val="000000"/>
          <w:lang w:eastAsia="zh-CN" w:bidi="ar"/>
        </w:rPr>
        <w:t xml:space="preserve">Lặp lại bước 4 cho đến khi đã duyệt qua tất cả các cạnh </w:t>
      </w:r>
      <w:r w:rsidR="00941D58" w:rsidRPr="000C4696">
        <w:rPr>
          <w:rFonts w:eastAsia="Cambria Math" w:cs="Times New Roman"/>
          <w:color w:val="000000"/>
          <w:lang w:eastAsia="zh-CN" w:bidi="ar"/>
        </w:rPr>
        <w:t>của đồ thị</w:t>
      </w:r>
      <w:r w:rsidR="00423EFF" w:rsidRPr="000C4696">
        <w:rPr>
          <w:rFonts w:eastAsia="Cambria Math" w:cs="Times New Roman"/>
          <w:color w:val="000000"/>
          <w:lang w:eastAsia="zh-CN" w:bidi="ar"/>
        </w:rPr>
        <w:t>. Khi ban đầu đồ thị là đồ thị liên thông (connected) thì v</w:t>
      </w:r>
      <w:r w:rsidR="00FB413F" w:rsidRPr="000C4696">
        <w:rPr>
          <w:rFonts w:eastAsia="Cambria Math" w:cs="Times New Roman"/>
          <w:color w:val="000000"/>
          <w:lang w:eastAsia="zh-CN" w:bidi="ar"/>
        </w:rPr>
        <w:t>iệc lặp này đảm bảo đi qua tất cả các cạnh của đồ thị đó.</w:t>
      </w:r>
    </w:p>
    <w:p w14:paraId="6BABB926" w14:textId="55503041" w:rsidR="00FB413F" w:rsidRPr="000C4696" w:rsidRDefault="009918A6" w:rsidP="009918A6">
      <w:pPr>
        <w:pStyle w:val="Heading3"/>
      </w:pPr>
      <w:bookmarkStart w:id="71" w:name="_Toc168478718"/>
      <w:r w:rsidRPr="000C4696">
        <w:t>Hiệu quả trong code:</w:t>
      </w:r>
      <w:bookmarkEnd w:id="71"/>
    </w:p>
    <w:p w14:paraId="2801DEDC" w14:textId="28B36F37" w:rsidR="009918A6" w:rsidRPr="000C4696" w:rsidRDefault="000E332F" w:rsidP="000B0674">
      <w:pPr>
        <w:pStyle w:val="Nidungvnbn"/>
        <w:numPr>
          <w:ilvl w:val="0"/>
          <w:numId w:val="2"/>
        </w:numPr>
        <w:ind w:left="851" w:hanging="284"/>
        <w:rPr>
          <w:rFonts w:eastAsia="Cambria Math" w:cs="Times New Roman"/>
          <w:color w:val="000000"/>
          <w:lang w:eastAsia="zh-CN" w:bidi="ar"/>
        </w:rPr>
      </w:pPr>
      <w:r w:rsidRPr="000C4696">
        <w:rPr>
          <w:rFonts w:eastAsia="Cambria Math" w:cs="Times New Roman"/>
          <w:color w:val="000000"/>
          <w:lang w:eastAsia="zh-CN" w:bidi="ar"/>
        </w:rPr>
        <w:t xml:space="preserve">Khi ta sử dụng </w:t>
      </w:r>
      <w:r w:rsidR="006101FD" w:rsidRPr="000C4696">
        <w:rPr>
          <w:rFonts w:eastAsia="Cambria Math" w:cs="Times New Roman"/>
          <w:color w:val="000000"/>
          <w:lang w:eastAsia="zh-CN" w:bidi="ar"/>
        </w:rPr>
        <w:t>danh sách liên kết kép (</w:t>
      </w:r>
      <w:r w:rsidRPr="000C4696">
        <w:rPr>
          <w:rFonts w:eastAsia="Cambria Math" w:cs="Times New Roman"/>
          <w:color w:val="000000"/>
          <w:lang w:eastAsia="zh-CN" w:bidi="ar"/>
        </w:rPr>
        <w:t>doubly linked list</w:t>
      </w:r>
      <w:r w:rsidR="006101FD" w:rsidRPr="000C4696">
        <w:rPr>
          <w:rFonts w:eastAsia="Cambria Math" w:cs="Times New Roman"/>
          <w:color w:val="000000"/>
          <w:lang w:eastAsia="zh-CN" w:bidi="ar"/>
        </w:rPr>
        <w:t xml:space="preserve">) để quản lý các cạnh chưa được duyệt </w:t>
      </w:r>
      <w:r w:rsidR="001575F1" w:rsidRPr="000C4696">
        <w:rPr>
          <w:rFonts w:eastAsia="Cambria Math" w:cs="Times New Roman"/>
          <w:color w:val="000000"/>
          <w:lang w:eastAsia="zh-CN" w:bidi="ar"/>
        </w:rPr>
        <w:t xml:space="preserve">tại mỗi đỉnh, danh sách các </w:t>
      </w:r>
      <w:r w:rsidR="00BC474B" w:rsidRPr="000C4696">
        <w:rPr>
          <w:rFonts w:eastAsia="Cambria Math" w:cs="Times New Roman"/>
          <w:color w:val="000000"/>
          <w:lang w:eastAsia="zh-CN" w:bidi="ar"/>
        </w:rPr>
        <w:t>đỉnh trên đường đi hiện tại có các cạnh chưa được duyệt</w:t>
      </w:r>
      <w:r w:rsidR="00817FE4" w:rsidRPr="000C4696">
        <w:rPr>
          <w:rFonts w:eastAsia="Cambria Math" w:cs="Times New Roman"/>
          <w:color w:val="000000"/>
          <w:lang w:eastAsia="zh-CN" w:bidi="ar"/>
        </w:rPr>
        <w:t>.</w:t>
      </w:r>
    </w:p>
    <w:p w14:paraId="4DA83EEA" w14:textId="208E209E" w:rsidR="00817FE4" w:rsidRPr="000C4696" w:rsidRDefault="00817FE4" w:rsidP="000B0674">
      <w:pPr>
        <w:pStyle w:val="Nidungvnbn"/>
        <w:numPr>
          <w:ilvl w:val="0"/>
          <w:numId w:val="2"/>
        </w:numPr>
        <w:ind w:left="851" w:hanging="284"/>
        <w:rPr>
          <w:rFonts w:eastAsia="Cambria Math" w:cs="Times New Roman"/>
          <w:color w:val="000000"/>
          <w:lang w:eastAsia="zh-CN" w:bidi="ar"/>
        </w:rPr>
      </w:pPr>
      <w:r w:rsidRPr="000C4696">
        <w:rPr>
          <w:rFonts w:eastAsia="Cambria Math" w:cs="Times New Roman"/>
          <w:color w:val="000000"/>
          <w:lang w:eastAsia="zh-CN" w:bidi="ar"/>
        </w:rPr>
        <w:t xml:space="preserve">Các thao tác </w:t>
      </w:r>
      <w:r w:rsidR="00FA0427" w:rsidRPr="000C4696">
        <w:rPr>
          <w:rFonts w:eastAsia="Cambria Math" w:cs="Times New Roman"/>
          <w:color w:val="000000"/>
          <w:lang w:eastAsia="zh-CN" w:bidi="ar"/>
        </w:rPr>
        <w:t xml:space="preserve">của thuật toán như tìm các cạnh chưa duyệt của mỗi đỉnh, </w:t>
      </w:r>
      <w:r w:rsidR="00DD2F6E" w:rsidRPr="000C4696">
        <w:rPr>
          <w:rFonts w:eastAsia="Cambria Math" w:cs="Times New Roman"/>
          <w:color w:val="000000"/>
          <w:lang w:eastAsia="zh-CN" w:bidi="ar"/>
        </w:rPr>
        <w:t>tìm đỉnh bắt đầu mới cho sub-cycle đường đi nhánh và kết nối hai đường đi chung một đỉnh</w:t>
      </w:r>
      <w:r w:rsidR="005152B1" w:rsidRPr="000C4696">
        <w:rPr>
          <w:rFonts w:eastAsia="Cambria Math" w:cs="Times New Roman"/>
          <w:color w:val="000000"/>
          <w:lang w:eastAsia="zh-CN" w:bidi="ar"/>
        </w:rPr>
        <w:t xml:space="preserve"> có thể thực hiện trong </w:t>
      </w:r>
      <w:r w:rsidR="00D22784" w:rsidRPr="000C4696">
        <w:rPr>
          <w:rFonts w:eastAsia="Cambria Math" w:cs="Times New Roman"/>
          <w:color w:val="000000"/>
          <w:lang w:eastAsia="zh-CN" w:bidi="ar"/>
        </w:rPr>
        <w:t xml:space="preserve">một hằng số thời gian nên thuật toán có độ phức tạp tuyến tính </w:t>
      </w:r>
      <w:r w:rsidR="007879A8" w:rsidRPr="000C4696">
        <w:rPr>
          <w:rFonts w:eastAsia="Cambria Math" w:cs="Times New Roman"/>
          <w:color w:val="000000"/>
          <w:lang w:eastAsia="zh-CN" w:bidi="ar"/>
        </w:rPr>
        <w:t>O(|E|) với |E| là số lượng cạnh trong đồ thị.</w:t>
      </w:r>
    </w:p>
    <w:p w14:paraId="3216A122" w14:textId="58A10468" w:rsidR="000F6E81" w:rsidRPr="000C4696" w:rsidRDefault="00917FB8" w:rsidP="000B0674">
      <w:pPr>
        <w:pStyle w:val="Nidungvnbn"/>
        <w:numPr>
          <w:ilvl w:val="0"/>
          <w:numId w:val="2"/>
        </w:numPr>
        <w:ind w:left="851" w:hanging="284"/>
        <w:rPr>
          <w:rFonts w:eastAsia="Cambria Math" w:cs="Times New Roman"/>
          <w:color w:val="000000"/>
          <w:lang w:eastAsia="zh-CN" w:bidi="ar"/>
        </w:rPr>
      </w:pPr>
      <w:r w:rsidRPr="000C4696">
        <w:rPr>
          <w:rFonts w:eastAsia="Cambria Math" w:cs="Times New Roman"/>
          <w:color w:val="000000"/>
          <w:lang w:eastAsia="zh-CN" w:bidi="ar"/>
        </w:rPr>
        <w:t>Cách khắc phục</w:t>
      </w:r>
      <w:r w:rsidR="000F6E81" w:rsidRPr="000C4696">
        <w:rPr>
          <w:rFonts w:eastAsia="Cambria Math" w:cs="Times New Roman"/>
          <w:color w:val="000000"/>
          <w:lang w:eastAsia="zh-CN" w:bidi="ar"/>
        </w:rPr>
        <w:t xml:space="preserve"> lỗi bị dừng tại một đỉnh không phải đỉnh ban đầu: </w:t>
      </w:r>
      <w:r w:rsidR="00BC54BF" w:rsidRPr="000C4696">
        <w:rPr>
          <w:rFonts w:eastAsia="Cambria Math" w:cs="Times New Roman"/>
          <w:color w:val="000000"/>
          <w:lang w:eastAsia="zh-CN" w:bidi="ar"/>
        </w:rPr>
        <w:t>Thuật toán Hierholzer cũng có thể được triển khai bằng deque (</w:t>
      </w:r>
      <w:r w:rsidR="008A58F5" w:rsidRPr="000C4696">
        <w:rPr>
          <w:rFonts w:eastAsia="Cambria Math" w:cs="Times New Roman"/>
          <w:color w:val="000000"/>
          <w:lang w:eastAsia="zh-CN" w:bidi="ar"/>
        </w:rPr>
        <w:t>double-ended queue)</w:t>
      </w:r>
      <w:r w:rsidR="006858B5" w:rsidRPr="000C4696">
        <w:rPr>
          <w:rFonts w:eastAsia="Cambria Math" w:cs="Times New Roman"/>
          <w:color w:val="000000"/>
          <w:lang w:eastAsia="zh-CN" w:bidi="ar"/>
        </w:rPr>
        <w:t>. Trong quá trình, thuật toán bị dừng tại đỉnh khác</w:t>
      </w:r>
      <w:r w:rsidR="00F74E1A" w:rsidRPr="000C4696">
        <w:rPr>
          <w:rFonts w:eastAsia="Cambria Math" w:cs="Times New Roman"/>
          <w:color w:val="000000"/>
          <w:lang w:eastAsia="zh-CN" w:bidi="ar"/>
        </w:rPr>
        <w:t xml:space="preserve"> (nghĩa là deque hiện tại đang là một vòng kín), khi đó</w:t>
      </w:r>
      <w:r w:rsidR="00D020FF" w:rsidRPr="000C4696">
        <w:rPr>
          <w:rFonts w:eastAsia="Cambria Math" w:cs="Times New Roman"/>
          <w:color w:val="000000"/>
          <w:lang w:eastAsia="zh-CN" w:bidi="ar"/>
        </w:rPr>
        <w:t xml:space="preserve"> xoay deque lại bằng xóa phần tử cuối và thêm phần tử đã xóa vào đầu </w:t>
      </w:r>
      <w:r w:rsidR="00784538" w:rsidRPr="000C4696">
        <w:rPr>
          <w:rFonts w:eastAsia="Cambria Math" w:cs="Times New Roman"/>
          <w:color w:val="000000"/>
          <w:lang w:eastAsia="zh-CN" w:bidi="ar"/>
        </w:rPr>
        <w:t>cho đến khi thoát khỏi hết bị dừng tại đỉnh khác.</w:t>
      </w:r>
      <w:r w:rsidR="002E31CE" w:rsidRPr="000C4696">
        <w:rPr>
          <w:rFonts w:eastAsia="Cambria Math" w:cs="Times New Roman"/>
          <w:color w:val="000000"/>
          <w:lang w:eastAsia="zh-CN" w:bidi="ar"/>
        </w:rPr>
        <w:t xml:space="preserve"> Sau đó, tiếp tục thuật toán cho đến khi duyệt hết tất cả các cạnh. Cách làm này </w:t>
      </w:r>
      <w:r w:rsidR="00FC6507" w:rsidRPr="000C4696">
        <w:rPr>
          <w:rFonts w:eastAsia="Cambria Math" w:cs="Times New Roman"/>
          <w:color w:val="000000"/>
          <w:lang w:eastAsia="zh-CN" w:bidi="ar"/>
        </w:rPr>
        <w:t>có độ phức tạp tuyến tính vì số lần xoay deque không bao giờ lớn hơn |E|</w:t>
      </w:r>
      <w:r w:rsidR="00C13BB0" w:rsidRPr="000C4696">
        <w:rPr>
          <w:rFonts w:eastAsia="Cambria Math" w:cs="Times New Roman"/>
          <w:color w:val="000000"/>
          <w:lang w:eastAsia="zh-CN" w:bidi="ar"/>
        </w:rPr>
        <w:t xml:space="preserve"> với |E| là số lượng cạnh trong đồ thị.</w:t>
      </w:r>
    </w:p>
    <w:p w14:paraId="06D69064" w14:textId="78311C9D" w:rsidR="0003703B" w:rsidRPr="000C4696" w:rsidRDefault="002070AC" w:rsidP="002070AC">
      <w:pPr>
        <w:pStyle w:val="Heading3"/>
      </w:pPr>
      <w:bookmarkStart w:id="72" w:name="_Toc168478719"/>
      <w:r w:rsidRPr="000C4696">
        <w:t>Ưu nhược điểm của thuật toán Hierholzer:</w:t>
      </w:r>
      <w:bookmarkEnd w:id="72"/>
    </w:p>
    <w:p w14:paraId="48829DC9" w14:textId="3BF3E207" w:rsidR="002070AC" w:rsidRPr="000C4696" w:rsidRDefault="00EC523A" w:rsidP="00DE71C9">
      <w:pPr>
        <w:pStyle w:val="Nidungvnbn"/>
        <w:numPr>
          <w:ilvl w:val="0"/>
          <w:numId w:val="2"/>
        </w:numPr>
        <w:ind w:left="851" w:hanging="284"/>
      </w:pPr>
      <w:r w:rsidRPr="000C4696">
        <w:t>Ưu điểm:</w:t>
      </w:r>
    </w:p>
    <w:p w14:paraId="5B88D052" w14:textId="217B1823" w:rsidR="00EC523A" w:rsidRPr="000C4696" w:rsidRDefault="00EC523A" w:rsidP="00A64E62">
      <w:pPr>
        <w:pStyle w:val="Nidungvnbn"/>
        <w:numPr>
          <w:ilvl w:val="0"/>
          <w:numId w:val="19"/>
        </w:numPr>
      </w:pPr>
      <w:r w:rsidRPr="000C4696">
        <w:t>Thuật toán Hierholzer có cách thức hoạt động đơn giản, dễ dàng để hiểu và triển khai.</w:t>
      </w:r>
    </w:p>
    <w:p w14:paraId="2AACB56E" w14:textId="18681086" w:rsidR="00EC523A" w:rsidRPr="000C4696" w:rsidRDefault="00EC523A" w:rsidP="00A64E62">
      <w:pPr>
        <w:pStyle w:val="Nidungvnbn"/>
        <w:numPr>
          <w:ilvl w:val="0"/>
          <w:numId w:val="19"/>
        </w:numPr>
      </w:pPr>
      <w:r w:rsidRPr="000C4696">
        <w:t xml:space="preserve">Thuật toán có độ phức tạp thời gian tuyến tính O(|E|), với |E| là số lượng cạnh trong đồ thị. Điều này nghĩa là thuật toán hoạt động nhanh chóng </w:t>
      </w:r>
      <w:r w:rsidRPr="000C4696">
        <w:lastRenderedPageBreak/>
        <w:t>và hiệu quả, đặc biệt cho các đồ thị có số lượng cạnh lớn nên có hiệu quả về mặt thời gian.</w:t>
      </w:r>
    </w:p>
    <w:p w14:paraId="3E299B32" w14:textId="626DB977" w:rsidR="00EC523A" w:rsidRPr="000C4696" w:rsidRDefault="00EC523A" w:rsidP="00A64E62">
      <w:pPr>
        <w:pStyle w:val="Nidungvnbn"/>
        <w:numPr>
          <w:ilvl w:val="0"/>
          <w:numId w:val="19"/>
        </w:numPr>
      </w:pPr>
      <w:r w:rsidRPr="000C4696">
        <w:t>Thuật toán có thể được áp dụng cho nhiều loại đồ thị khác nhau, miễn là đồ thị có mạch Euler nên có tính linh hoạt cao.</w:t>
      </w:r>
    </w:p>
    <w:p w14:paraId="77FC7680" w14:textId="6679B3B3" w:rsidR="00EC523A" w:rsidRPr="000C4696" w:rsidRDefault="00EC523A" w:rsidP="00DE71C9">
      <w:pPr>
        <w:pStyle w:val="Nidungvnbn"/>
        <w:numPr>
          <w:ilvl w:val="0"/>
          <w:numId w:val="2"/>
        </w:numPr>
        <w:ind w:left="851" w:hanging="284"/>
      </w:pPr>
      <w:r w:rsidRPr="000C4696">
        <w:t>Nhược điểm:</w:t>
      </w:r>
    </w:p>
    <w:p w14:paraId="19A208DE" w14:textId="037D1F5A" w:rsidR="009D0C7C" w:rsidRPr="000C4696" w:rsidRDefault="009D0C7C" w:rsidP="00A64E62">
      <w:pPr>
        <w:pStyle w:val="Nidungvnbn"/>
        <w:numPr>
          <w:ilvl w:val="0"/>
          <w:numId w:val="20"/>
        </w:numPr>
      </w:pPr>
      <w:r w:rsidRPr="000C4696">
        <w:t>Thuật toán Hierholzer chỉ có thể được sử dụng để tìm mạch Euler trong đồ thị. Nếu đồ thị không có mạch Euler, thuật toán sẽ không hoạt động.</w:t>
      </w:r>
    </w:p>
    <w:p w14:paraId="783ADDA6" w14:textId="7228792A" w:rsidR="009D0C7C" w:rsidRPr="000C4696" w:rsidRDefault="009D0C7C" w:rsidP="00A64E62">
      <w:pPr>
        <w:pStyle w:val="Nidungvnbn"/>
        <w:numPr>
          <w:ilvl w:val="0"/>
          <w:numId w:val="20"/>
        </w:numPr>
      </w:pPr>
      <w:r w:rsidRPr="000C4696">
        <w:t>Đồ thị cần phải liên thông, nghĩa là có đường đi giữa bất kỳ hai đỉnh nào. Nếu đồ thị không liên thông, thuật toán sẽ không thể tìm được mạch Euler.</w:t>
      </w:r>
    </w:p>
    <w:p w14:paraId="3C5546F1" w14:textId="1D676E51" w:rsidR="009D0C7C" w:rsidRPr="000C4696" w:rsidRDefault="009D0C7C" w:rsidP="00A64E62">
      <w:pPr>
        <w:pStyle w:val="Nidungvnbn"/>
        <w:numPr>
          <w:ilvl w:val="0"/>
          <w:numId w:val="20"/>
        </w:numPr>
      </w:pPr>
      <w:r w:rsidRPr="000C4696">
        <w:t>Nếu đồ thị có nhiều mạch Euler, thuật toán có thể chỉ tìm ra một trong số đó.</w:t>
      </w:r>
    </w:p>
    <w:p w14:paraId="641A1ACC" w14:textId="08F14912" w:rsidR="00731C1F" w:rsidRPr="000C4696" w:rsidRDefault="00E732C7" w:rsidP="0077352E">
      <w:pPr>
        <w:pStyle w:val="Heading3"/>
      </w:pPr>
      <w:bookmarkStart w:id="73" w:name="_Toc168478720"/>
      <w:r>
        <w:rPr>
          <w:noProof/>
        </w:rPr>
        <mc:AlternateContent>
          <mc:Choice Requires="wps">
            <w:drawing>
              <wp:anchor distT="0" distB="0" distL="114300" distR="114300" simplePos="0" relativeHeight="251658291" behindDoc="0" locked="0" layoutInCell="1" allowOverlap="1" wp14:anchorId="52C18E15" wp14:editId="197B5C8D">
                <wp:simplePos x="0" y="0"/>
                <wp:positionH relativeFrom="column">
                  <wp:posOffset>958850</wp:posOffset>
                </wp:positionH>
                <wp:positionV relativeFrom="paragraph">
                  <wp:posOffset>2904490</wp:posOffset>
                </wp:positionV>
                <wp:extent cx="3486150" cy="635"/>
                <wp:effectExtent l="0" t="0" r="0" b="635"/>
                <wp:wrapTopAndBottom/>
                <wp:docPr id="31" name="Text Box 31"/>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3AD84D49" w14:textId="219B20AD" w:rsidR="00C82911" w:rsidRPr="000D13A9" w:rsidRDefault="00C82911" w:rsidP="00624526">
                            <w:pPr>
                              <w:pStyle w:val="Caption"/>
                              <w:rPr>
                                <w:rFonts w:eastAsia="Times New Roman" w:cs="Times New Roman"/>
                                <w:noProof/>
                                <w:sz w:val="24"/>
                              </w:rPr>
                            </w:pPr>
                            <w:bookmarkStart w:id="74" w:name="_Toc168479003"/>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3</w:t>
                            </w:r>
                            <w:r w:rsidR="000748C7">
                              <w:fldChar w:fldCharType="end"/>
                            </w:r>
                            <w:r w:rsidRPr="004678A4">
                              <w:rPr>
                                <w:lang w:val="en-US"/>
                              </w:rPr>
                              <w:t xml:space="preserve"> </w:t>
                            </w:r>
                            <w:ins w:id="75" w:author="Microsoft Word" w:date="2024-06-04T16:36:00Z">
                              <w:r>
                                <w:rPr>
                                  <w:lang w:val="en-US"/>
                                </w:rPr>
                                <w:t xml:space="preserve">– </w:t>
                              </w:r>
                            </w:ins>
                            <w:r>
                              <w:rPr>
                                <w:lang w:val="en-US"/>
                              </w:rPr>
                              <w:t>Đồ thị ví dụ cho thuật toán Hierholzer</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18E15" id="Text Box 31" o:spid="_x0000_s1029" type="#_x0000_t202" style="position:absolute;left:0;text-align:left;margin-left:75.5pt;margin-top:228.7pt;width:274.5pt;height:.05pt;z-index:25165829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YBLQIAAGYEAAAOAAAAZHJzL2Uyb0RvYy54bWysVMFu2zAMvQ/YPwi6L06aNS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" stroked="f">
                <v:textbox style="mso-fit-shape-to-text:t" inset="0,0,0,0">
                  <w:txbxContent>
                    <w:p w14:paraId="3AD84D49" w14:textId="219B20AD" w:rsidR="00C82911" w:rsidRPr="000D13A9" w:rsidRDefault="00C82911" w:rsidP="00624526">
                      <w:pPr>
                        <w:pStyle w:val="Caption"/>
                        <w:rPr>
                          <w:rFonts w:eastAsia="Times New Roman" w:cs="Times New Roman"/>
                          <w:noProof/>
                          <w:sz w:val="24"/>
                        </w:rPr>
                      </w:pPr>
                      <w:bookmarkStart w:id="76" w:name="_Toc168479003"/>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3</w:t>
                      </w:r>
                      <w:r w:rsidR="000748C7">
                        <w:fldChar w:fldCharType="end"/>
                      </w:r>
                      <w:r w:rsidRPr="004678A4">
                        <w:rPr>
                          <w:lang w:val="en-US"/>
                        </w:rPr>
                        <w:t xml:space="preserve"> </w:t>
                      </w:r>
                      <w:ins w:id="77" w:author="Microsoft Word" w:date="2024-06-04T16:36:00Z">
                        <w:r>
                          <w:rPr>
                            <w:lang w:val="en-US"/>
                          </w:rPr>
                          <w:t xml:space="preserve">– </w:t>
                        </w:r>
                      </w:ins>
                      <w:r>
                        <w:rPr>
                          <w:lang w:val="en-US"/>
                        </w:rPr>
                        <w:t>Đồ thị ví dụ cho thuật toán Hierholzer</w:t>
                      </w:r>
                      <w:bookmarkEnd w:id="76"/>
                    </w:p>
                  </w:txbxContent>
                </v:textbox>
                <w10:wrap type="topAndBottom"/>
              </v:shape>
            </w:pict>
          </mc:Fallback>
        </mc:AlternateContent>
      </w:r>
      <w:r w:rsidR="0077352E" w:rsidRPr="000C4696">
        <w:t>Ví dụ:</w:t>
      </w:r>
      <w:bookmarkEnd w:id="73"/>
    </w:p>
    <w:p w14:paraId="53D91834" w14:textId="1A501854" w:rsidR="00DE71C9" w:rsidRPr="00844718" w:rsidRDefault="009E533B" w:rsidP="00C963EE">
      <w:pPr>
        <w:keepNext/>
        <w:spacing w:before="0" w:after="0"/>
        <w:rPr>
          <w:lang w:val="en-US"/>
        </w:rPr>
      </w:pPr>
      <w:r w:rsidRPr="000C4696">
        <w:rPr>
          <w:rFonts w:eastAsia="Times New Roman" w:cs="Times New Roman"/>
          <w:noProof/>
        </w:rPr>
        <w:drawing>
          <wp:anchor distT="0" distB="0" distL="114300" distR="114300" simplePos="0" relativeHeight="251658267" behindDoc="0" locked="0" layoutInCell="1" allowOverlap="1" wp14:anchorId="352FF4DB" wp14:editId="3FBDC5A2">
            <wp:simplePos x="0" y="0"/>
            <wp:positionH relativeFrom="column">
              <wp:posOffset>1584325</wp:posOffset>
            </wp:positionH>
            <wp:positionV relativeFrom="paragraph">
              <wp:posOffset>-2540</wp:posOffset>
            </wp:positionV>
            <wp:extent cx="2407920" cy="2392680"/>
            <wp:effectExtent l="0" t="0" r="0" b="0"/>
            <wp:wrapTopAndBottom/>
            <wp:docPr id="1072386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07920" cy="2392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466546" w14:textId="3287D0B8" w:rsidR="000C4696" w:rsidRDefault="000C4696" w:rsidP="007F7821">
      <w:pPr>
        <w:pStyle w:val="Caption"/>
        <w:rPr>
          <w:bCs w:val="0"/>
        </w:rPr>
      </w:pPr>
      <w:r>
        <w:br w:type="page"/>
      </w:r>
    </w:p>
    <w:p w14:paraId="2887D922" w14:textId="3B980435" w:rsidR="0077352E" w:rsidRPr="000C4696" w:rsidRDefault="00E732C7" w:rsidP="00A3080C">
      <w:pPr>
        <w:pStyle w:val="Heading4"/>
        <w:rPr>
          <w:lang w:val="vi-VN"/>
        </w:rPr>
      </w:pPr>
      <w:r>
        <w:rPr>
          <w:noProof/>
        </w:rPr>
        <w:lastRenderedPageBreak/>
        <mc:AlternateContent>
          <mc:Choice Requires="wps">
            <w:drawing>
              <wp:anchor distT="0" distB="0" distL="114300" distR="114300" simplePos="0" relativeHeight="251658292" behindDoc="0" locked="0" layoutInCell="1" allowOverlap="1" wp14:anchorId="30FAB482" wp14:editId="775A4739">
                <wp:simplePos x="0" y="0"/>
                <wp:positionH relativeFrom="column">
                  <wp:posOffset>844550</wp:posOffset>
                </wp:positionH>
                <wp:positionV relativeFrom="paragraph">
                  <wp:posOffset>2825750</wp:posOffset>
                </wp:positionV>
                <wp:extent cx="3771900" cy="635"/>
                <wp:effectExtent l="0" t="0" r="0" b="635"/>
                <wp:wrapTopAndBottom/>
                <wp:docPr id="32" name="Text Box 32"/>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14:paraId="10313723" w14:textId="03887C3B" w:rsidR="00C82911" w:rsidRPr="00E732C7" w:rsidRDefault="00C82911" w:rsidP="00624526">
                            <w:pPr>
                              <w:pStyle w:val="Caption"/>
                              <w:rPr>
                                <w:rFonts w:eastAsia="Times New Roman" w:cs="Times New Roman"/>
                                <w:noProof/>
                                <w:sz w:val="24"/>
                                <w:lang w:val="en-US"/>
                              </w:rPr>
                            </w:pPr>
                            <w:bookmarkStart w:id="78" w:name="_Toc168479004"/>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4</w:t>
                            </w:r>
                            <w:r w:rsidR="000748C7">
                              <w:fldChar w:fldCharType="end"/>
                            </w:r>
                            <w:r w:rsidRPr="004678A4">
                              <w:rPr>
                                <w:lang w:val="en-US"/>
                              </w:rPr>
                              <w:t xml:space="preserve"> </w:t>
                            </w:r>
                            <w:ins w:id="79" w:author="Microsoft Word" w:date="2024-06-04T16:36:00Z">
                              <w:r>
                                <w:rPr>
                                  <w:lang w:val="en-US"/>
                                </w:rPr>
                                <w:t xml:space="preserve">– </w:t>
                              </w:r>
                            </w:ins>
                            <w:r>
                              <w:rPr>
                                <w:lang w:val="en-US"/>
                              </w:rPr>
                              <w:t>Đồ thị ví dụ cho thuật toán Hierholzer 1.1</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FAB482" id="Text Box 32" o:spid="_x0000_s1030" type="#_x0000_t202" style="position:absolute;left:0;text-align:left;margin-left:66.5pt;margin-top:222.5pt;width:297pt;height:.05pt;z-index:2516582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" stroked="f">
                <v:textbox style="mso-fit-shape-to-text:t" inset="0,0,0,0">
                  <w:txbxContent>
                    <w:p w14:paraId="10313723" w14:textId="03887C3B" w:rsidR="00C82911" w:rsidRPr="00E732C7" w:rsidRDefault="00C82911" w:rsidP="00624526">
                      <w:pPr>
                        <w:pStyle w:val="Caption"/>
                        <w:rPr>
                          <w:rFonts w:eastAsia="Times New Roman" w:cs="Times New Roman"/>
                          <w:noProof/>
                          <w:sz w:val="24"/>
                          <w:lang w:val="en-US"/>
                        </w:rPr>
                      </w:pPr>
                      <w:bookmarkStart w:id="80" w:name="_Toc168479004"/>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4</w:t>
                      </w:r>
                      <w:r w:rsidR="000748C7">
                        <w:fldChar w:fldCharType="end"/>
                      </w:r>
                      <w:r w:rsidRPr="004678A4">
                        <w:rPr>
                          <w:lang w:val="en-US"/>
                        </w:rPr>
                        <w:t xml:space="preserve"> </w:t>
                      </w:r>
                      <w:ins w:id="81" w:author="Microsoft Word" w:date="2024-06-04T16:36:00Z">
                        <w:r>
                          <w:rPr>
                            <w:lang w:val="en-US"/>
                          </w:rPr>
                          <w:t xml:space="preserve">– </w:t>
                        </w:r>
                      </w:ins>
                      <w:r>
                        <w:rPr>
                          <w:lang w:val="en-US"/>
                        </w:rPr>
                        <w:t>Đồ thị ví dụ cho thuật toán Hierholzer 1.1</w:t>
                      </w:r>
                      <w:bookmarkEnd w:id="80"/>
                    </w:p>
                  </w:txbxContent>
                </v:textbox>
                <w10:wrap type="topAndBottom"/>
              </v:shape>
            </w:pict>
          </mc:Fallback>
        </mc:AlternateContent>
      </w:r>
      <w:r w:rsidR="00A3080C" w:rsidRPr="000C4696">
        <w:rPr>
          <w:lang w:val="vi-VN"/>
        </w:rPr>
        <w:t>Tìm circuit chính:</w:t>
      </w:r>
    </w:p>
    <w:p w14:paraId="071B836B" w14:textId="3639138F" w:rsidR="00DD3ECB" w:rsidRDefault="005C7118" w:rsidP="00DD3ECB">
      <w:pPr>
        <w:keepNext/>
        <w:spacing w:before="0" w:after="0"/>
        <w:jc w:val="center"/>
      </w:pPr>
      <w:r w:rsidRPr="000C4696">
        <w:rPr>
          <w:rFonts w:eastAsia="Times New Roman" w:cs="Times New Roman"/>
          <w:noProof/>
        </w:rPr>
        <w:drawing>
          <wp:anchor distT="0" distB="0" distL="114300" distR="114300" simplePos="0" relativeHeight="251658268" behindDoc="0" locked="0" layoutInCell="1" allowOverlap="1" wp14:anchorId="65D5EA19" wp14:editId="618474C1">
            <wp:simplePos x="0" y="0"/>
            <wp:positionH relativeFrom="column">
              <wp:posOffset>1584325</wp:posOffset>
            </wp:positionH>
            <wp:positionV relativeFrom="paragraph">
              <wp:posOffset>-5080</wp:posOffset>
            </wp:positionV>
            <wp:extent cx="2407920" cy="2392680"/>
            <wp:effectExtent l="0" t="0" r="0" b="0"/>
            <wp:wrapTopAndBottom/>
            <wp:docPr id="874586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07920" cy="2392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BDC35" w14:textId="6BE4513B" w:rsidR="00AD0ECD" w:rsidRPr="000C4696" w:rsidRDefault="000C4696" w:rsidP="003E2276">
      <w:pPr>
        <w:pStyle w:val="Nidungvnbn"/>
        <w:numPr>
          <w:ilvl w:val="0"/>
          <w:numId w:val="2"/>
        </w:numPr>
      </w:pPr>
      <w:r w:rsidRPr="000C4696">
        <w:t>T</w:t>
      </w:r>
      <w:r w:rsidR="00AD0ECD" w:rsidRPr="000C4696">
        <w:t>ìm circuit chính của đồ thị bằng cách chọn đại một đỉnh. Trường hợp này chọn đỉnh 0</w:t>
      </w:r>
      <w:r w:rsidRPr="000C4696">
        <w:t xml:space="preserve"> để bắt đầu</w:t>
      </w:r>
      <w:r w:rsidR="00AD0ECD" w:rsidRPr="000C4696">
        <w:t xml:space="preserve">. </w:t>
      </w:r>
    </w:p>
    <w:p w14:paraId="6A6DBECA" w14:textId="2F871B12" w:rsidR="00AD0ECD" w:rsidRPr="000C4696" w:rsidRDefault="00AD0ECD" w:rsidP="00930517">
      <w:pPr>
        <w:pStyle w:val="Nidungvnbn"/>
        <w:numPr>
          <w:ilvl w:val="0"/>
          <w:numId w:val="2"/>
        </w:numPr>
      </w:pPr>
      <w:r w:rsidRPr="000C4696">
        <w:t>Khi đó, tạo ra một sub-cycle: 0, 1, 4, 0</w:t>
      </w:r>
      <w:r w:rsidR="00AB55E8" w:rsidRPr="000C4696">
        <w:t>.</w:t>
      </w:r>
      <w:r w:rsidRPr="000C4696">
        <w:t xml:space="preserve"> </w:t>
      </w:r>
      <w:r w:rsidR="00AB55E8" w:rsidRPr="000C4696">
        <w:t>T</w:t>
      </w:r>
      <w:r w:rsidRPr="000C4696">
        <w:t>hêm sub-cycle vào mạch chính. Sau đó xét, các đường rẽ nhánh kế tiếp, do nối với đỉnh 0 là đỉnh 1 nên ta sẽ duyệt sub-cycle bắt đầu bằng đỉnh 1.</w:t>
      </w:r>
    </w:p>
    <w:p w14:paraId="424A278A" w14:textId="12A2334A" w:rsidR="005C7118" w:rsidRPr="00215D0E" w:rsidRDefault="0089308C" w:rsidP="00F70CA3">
      <w:pPr>
        <w:pStyle w:val="Heading4"/>
      </w:pPr>
      <w:r w:rsidRPr="000C4696">
        <w:rPr>
          <w:rFonts w:eastAsia="Times New Roman" w:cs="Times New Roman"/>
          <w:noProof/>
        </w:rPr>
        <w:drawing>
          <wp:anchor distT="0" distB="0" distL="114300" distR="114300" simplePos="0" relativeHeight="251658269" behindDoc="0" locked="0" layoutInCell="1" allowOverlap="1" wp14:anchorId="50EEDCD2" wp14:editId="659C646F">
            <wp:simplePos x="0" y="0"/>
            <wp:positionH relativeFrom="margin">
              <wp:align>center</wp:align>
            </wp:positionH>
            <wp:positionV relativeFrom="paragraph">
              <wp:posOffset>367030</wp:posOffset>
            </wp:positionV>
            <wp:extent cx="2407920" cy="2392680"/>
            <wp:effectExtent l="0" t="0" r="0" b="0"/>
            <wp:wrapTopAndBottom/>
            <wp:docPr id="2105048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07920" cy="2392680"/>
                    </a:xfrm>
                    <a:prstGeom prst="rect">
                      <a:avLst/>
                    </a:prstGeom>
                    <a:noFill/>
                    <a:ln>
                      <a:noFill/>
                    </a:ln>
                  </pic:spPr>
                </pic:pic>
              </a:graphicData>
            </a:graphic>
            <wp14:sizeRelH relativeFrom="page">
              <wp14:pctWidth>0</wp14:pctWidth>
            </wp14:sizeRelH>
            <wp14:sizeRelV relativeFrom="page">
              <wp14:pctHeight>0</wp14:pctHeight>
            </wp14:sizeRelV>
          </wp:anchor>
        </w:drawing>
      </w:r>
      <w:r w:rsidR="00FC2835">
        <w:rPr>
          <w:noProof/>
        </w:rPr>
        <mc:AlternateContent>
          <mc:Choice Requires="wps">
            <w:drawing>
              <wp:anchor distT="0" distB="0" distL="114300" distR="114300" simplePos="0" relativeHeight="251658293" behindDoc="0" locked="0" layoutInCell="1" allowOverlap="1" wp14:anchorId="37BA45F4" wp14:editId="0E07CDC6">
                <wp:simplePos x="0" y="0"/>
                <wp:positionH relativeFrom="column">
                  <wp:posOffset>624840</wp:posOffset>
                </wp:positionH>
                <wp:positionV relativeFrom="paragraph">
                  <wp:posOffset>2720340</wp:posOffset>
                </wp:positionV>
                <wp:extent cx="3857625" cy="635"/>
                <wp:effectExtent l="0" t="0" r="9525" b="635"/>
                <wp:wrapTopAndBottom/>
                <wp:docPr id="33" name="Text Box 33"/>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6B8BFCCB" w14:textId="120FECA6" w:rsidR="00C82911" w:rsidRPr="00497C06" w:rsidRDefault="00C82911" w:rsidP="00624526">
                            <w:pPr>
                              <w:pStyle w:val="Caption"/>
                              <w:rPr>
                                <w:rFonts w:eastAsia="Times New Roman" w:cs="Times New Roman"/>
                                <w:noProof/>
                                <w:sz w:val="28"/>
                                <w:szCs w:val="26"/>
                              </w:rPr>
                            </w:pPr>
                            <w:bookmarkStart w:id="82" w:name="_Toc168479005"/>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5</w:t>
                            </w:r>
                            <w:r w:rsidR="000748C7">
                              <w:fldChar w:fldCharType="end"/>
                            </w:r>
                            <w:r w:rsidRPr="004678A4">
                              <w:rPr>
                                <w:lang w:val="en-US"/>
                              </w:rPr>
                              <w:t xml:space="preserve"> </w:t>
                            </w:r>
                            <w:ins w:id="83" w:author="Microsoft Word" w:date="2024-06-04T16:36:00Z">
                              <w:r>
                                <w:rPr>
                                  <w:lang w:val="en-US"/>
                                </w:rPr>
                                <w:t xml:space="preserve">– </w:t>
                              </w:r>
                            </w:ins>
                            <w:r>
                              <w:rPr>
                                <w:lang w:val="en-US"/>
                              </w:rPr>
                              <w:t>Đồ thị ví dụ cho thuật toán Hierholzer 1.2</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BA45F4" id="Text Box 33" o:spid="_x0000_s1031" type="#_x0000_t202" style="position:absolute;left:0;text-align:left;margin-left:49.2pt;margin-top:214.2pt;width:303.75pt;height:.05pt;z-index:2516582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DsLwIAAGYEAAAOAAAAZHJzL2Uyb0RvYy54bWysVE2P2yAQvVfqf0DcG+dDSVd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3NKDFM&#10;o0YH0QbyBVqCLqxPY32OaXuLiaFFP+o8+D06I+22cjp+kRDBOFb69VrdiMbRObubf15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" stroked="f">
                <v:textbox style="mso-fit-shape-to-text:t" inset="0,0,0,0">
                  <w:txbxContent>
                    <w:p w14:paraId="6B8BFCCB" w14:textId="120FECA6" w:rsidR="00C82911" w:rsidRPr="00497C06" w:rsidRDefault="00C82911" w:rsidP="00624526">
                      <w:pPr>
                        <w:pStyle w:val="Caption"/>
                        <w:rPr>
                          <w:rFonts w:eastAsia="Times New Roman" w:cs="Times New Roman"/>
                          <w:noProof/>
                          <w:sz w:val="28"/>
                          <w:szCs w:val="26"/>
                        </w:rPr>
                      </w:pPr>
                      <w:bookmarkStart w:id="84" w:name="_Toc168479005"/>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5</w:t>
                      </w:r>
                      <w:r w:rsidR="000748C7">
                        <w:fldChar w:fldCharType="end"/>
                      </w:r>
                      <w:r w:rsidRPr="004678A4">
                        <w:rPr>
                          <w:lang w:val="en-US"/>
                        </w:rPr>
                        <w:t xml:space="preserve"> </w:t>
                      </w:r>
                      <w:ins w:id="85" w:author="Microsoft Word" w:date="2024-06-04T16:36:00Z">
                        <w:r>
                          <w:rPr>
                            <w:lang w:val="en-US"/>
                          </w:rPr>
                          <w:t xml:space="preserve">– </w:t>
                        </w:r>
                      </w:ins>
                      <w:r>
                        <w:rPr>
                          <w:lang w:val="en-US"/>
                        </w:rPr>
                        <w:t>Đồ thị ví dụ cho thuật toán Hierholzer 1.2</w:t>
                      </w:r>
                      <w:bookmarkEnd w:id="84"/>
                    </w:p>
                  </w:txbxContent>
                </v:textbox>
                <w10:wrap type="topAndBottom"/>
              </v:shape>
            </w:pict>
          </mc:Fallback>
        </mc:AlternateContent>
      </w:r>
      <w:r w:rsidR="00F70CA3">
        <w:t>Tìm các đường rẽ nhánh:</w:t>
      </w:r>
    </w:p>
    <w:p w14:paraId="253DE18B" w14:textId="692EC50B" w:rsidR="00AD0ECD" w:rsidRPr="000C4696" w:rsidRDefault="00AD0ECD" w:rsidP="000C4696">
      <w:pPr>
        <w:pStyle w:val="Nidungvnbn"/>
        <w:numPr>
          <w:ilvl w:val="0"/>
          <w:numId w:val="2"/>
        </w:numPr>
        <w:ind w:left="851" w:hanging="284"/>
      </w:pPr>
      <w:r w:rsidRPr="000C4696">
        <w:t xml:space="preserve">Duyệt sub-cycle mới: 1, 2, 3, 1. Ta sẽ thêm sub-cycle mới vào mạch chính (mạch chính </w:t>
      </w:r>
      <w:r w:rsidR="0016583E" w:rsidRPr="000C4696">
        <w:t>hiện tại: 0, 1, 4, 0) vào ở vị trí đỉnh 1 trong mạch chính</w:t>
      </w:r>
      <w:r w:rsidR="007539EB" w:rsidRPr="000C4696">
        <w:t>.</w:t>
      </w:r>
    </w:p>
    <w:p w14:paraId="1F9A4F82" w14:textId="24AB4B47" w:rsidR="007539EB" w:rsidRPr="000C4696" w:rsidRDefault="007539EB" w:rsidP="00AD0ECD">
      <w:pPr>
        <w:pStyle w:val="Nidungvnbn"/>
        <w:rPr>
          <w:rFonts w:eastAsia="Cambria Math" w:cs="Times New Roman"/>
          <w:color w:val="000000"/>
          <w:lang w:eastAsia="zh-CN" w:bidi="ar"/>
        </w:rPr>
      </w:pPr>
      <w:r w:rsidRPr="000C4696">
        <w:rPr>
          <w:rFonts w:eastAsia="Cambria Math" w:cs="Times New Roman"/>
          <w:color w:val="000000"/>
          <w:lang w:eastAsia="zh-CN" w:bidi="ar"/>
        </w:rPr>
        <w:lastRenderedPageBreak/>
        <w:t>→ Mạch chính mới: 0, 1, 2, 3, 1, 4, 0.</w:t>
      </w:r>
    </w:p>
    <w:p w14:paraId="23A59535" w14:textId="4575B85B" w:rsidR="007539EB" w:rsidRPr="000C4696" w:rsidRDefault="00FC2835" w:rsidP="000C4696">
      <w:pPr>
        <w:pStyle w:val="Nidungvnbn"/>
        <w:numPr>
          <w:ilvl w:val="0"/>
          <w:numId w:val="2"/>
        </w:numPr>
        <w:ind w:left="851" w:hanging="284"/>
        <w:rPr>
          <w:rFonts w:eastAsia="Cambria Math" w:cs="Times New Roman"/>
          <w:color w:val="000000"/>
          <w:lang w:eastAsia="zh-CN" w:bidi="ar"/>
        </w:rPr>
      </w:pPr>
      <w:r>
        <w:rPr>
          <w:noProof/>
        </w:rPr>
        <mc:AlternateContent>
          <mc:Choice Requires="wps">
            <w:drawing>
              <wp:anchor distT="0" distB="0" distL="114300" distR="114300" simplePos="0" relativeHeight="251658294" behindDoc="0" locked="0" layoutInCell="1" allowOverlap="1" wp14:anchorId="21D92319" wp14:editId="2CB928E2">
                <wp:simplePos x="0" y="0"/>
                <wp:positionH relativeFrom="column">
                  <wp:posOffset>1006475</wp:posOffset>
                </wp:positionH>
                <wp:positionV relativeFrom="paragraph">
                  <wp:posOffset>3048000</wp:posOffset>
                </wp:positionV>
                <wp:extent cx="3571875" cy="635"/>
                <wp:effectExtent l="0" t="0" r="9525" b="635"/>
                <wp:wrapTopAndBottom/>
                <wp:docPr id="34" name="Text Box 34"/>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46630BD1" w14:textId="4FECCB90" w:rsidR="00C82911" w:rsidRPr="00FC2835" w:rsidRDefault="00C82911" w:rsidP="00624526">
                            <w:pPr>
                              <w:pStyle w:val="Caption"/>
                              <w:rPr>
                                <w:rFonts w:eastAsia="Times New Roman" w:cs="Times New Roman"/>
                                <w:noProof/>
                                <w:sz w:val="24"/>
                                <w:lang w:val="en-US"/>
                              </w:rPr>
                            </w:pPr>
                            <w:bookmarkStart w:id="86" w:name="_Toc168479006"/>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6</w:t>
                            </w:r>
                            <w:r w:rsidR="000748C7">
                              <w:fldChar w:fldCharType="end"/>
                            </w:r>
                            <w:r w:rsidRPr="004678A4">
                              <w:rPr>
                                <w:lang w:val="en-US"/>
                              </w:rPr>
                              <w:t xml:space="preserve"> </w:t>
                            </w:r>
                            <w:ins w:id="87" w:author="Microsoft Word" w:date="2024-06-04T16:36:00Z">
                              <w:r>
                                <w:rPr>
                                  <w:lang w:val="en-US"/>
                                </w:rPr>
                                <w:t xml:space="preserve">– </w:t>
                              </w:r>
                            </w:ins>
                            <w:r>
                              <w:rPr>
                                <w:lang w:val="en-US"/>
                              </w:rPr>
                              <w:t>Đồ thị ví dụ cho thuật toán Hierholzer 1.3</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D92319" id="Text Box 34" o:spid="_x0000_s1032" type="#_x0000_t202" style="position:absolute;left:0;text-align:left;margin-left:79.25pt;margin-top:240pt;width:281.25pt;height:.05pt;z-index:2516582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" stroked="f">
                <v:textbox style="mso-fit-shape-to-text:t" inset="0,0,0,0">
                  <w:txbxContent>
                    <w:p w14:paraId="46630BD1" w14:textId="4FECCB90" w:rsidR="00C82911" w:rsidRPr="00FC2835" w:rsidRDefault="00C82911" w:rsidP="00624526">
                      <w:pPr>
                        <w:pStyle w:val="Caption"/>
                        <w:rPr>
                          <w:rFonts w:eastAsia="Times New Roman" w:cs="Times New Roman"/>
                          <w:noProof/>
                          <w:sz w:val="24"/>
                          <w:lang w:val="en-US"/>
                        </w:rPr>
                      </w:pPr>
                      <w:bookmarkStart w:id="88" w:name="_Toc168479006"/>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6</w:t>
                      </w:r>
                      <w:r w:rsidR="000748C7">
                        <w:fldChar w:fldCharType="end"/>
                      </w:r>
                      <w:r w:rsidRPr="004678A4">
                        <w:rPr>
                          <w:lang w:val="en-US"/>
                        </w:rPr>
                        <w:t xml:space="preserve"> </w:t>
                      </w:r>
                      <w:ins w:id="89" w:author="Microsoft Word" w:date="2024-06-04T16:36:00Z">
                        <w:r>
                          <w:rPr>
                            <w:lang w:val="en-US"/>
                          </w:rPr>
                          <w:t xml:space="preserve">– </w:t>
                        </w:r>
                      </w:ins>
                      <w:r>
                        <w:rPr>
                          <w:lang w:val="en-US"/>
                        </w:rPr>
                        <w:t>Đồ thị ví dụ cho thuật toán Hierholzer 1.3</w:t>
                      </w:r>
                      <w:bookmarkEnd w:id="88"/>
                    </w:p>
                  </w:txbxContent>
                </v:textbox>
                <w10:wrap type="topAndBottom"/>
              </v:shape>
            </w:pict>
          </mc:Fallback>
        </mc:AlternateContent>
      </w:r>
      <w:r w:rsidR="00330623" w:rsidRPr="000C4696">
        <w:rPr>
          <w:rFonts w:eastAsia="Times New Roman" w:cs="Times New Roman"/>
          <w:noProof/>
        </w:rPr>
        <w:drawing>
          <wp:anchor distT="0" distB="0" distL="114300" distR="114300" simplePos="0" relativeHeight="251658270" behindDoc="0" locked="0" layoutInCell="1" allowOverlap="1" wp14:anchorId="636C1BC3" wp14:editId="3FCF6667">
            <wp:simplePos x="0" y="0"/>
            <wp:positionH relativeFrom="margin">
              <wp:align>center</wp:align>
            </wp:positionH>
            <wp:positionV relativeFrom="paragraph">
              <wp:posOffset>599984</wp:posOffset>
            </wp:positionV>
            <wp:extent cx="2407920" cy="2392680"/>
            <wp:effectExtent l="0" t="0" r="0" b="0"/>
            <wp:wrapTopAndBottom/>
            <wp:docPr id="336581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07920" cy="2392680"/>
                    </a:xfrm>
                    <a:prstGeom prst="rect">
                      <a:avLst/>
                    </a:prstGeom>
                    <a:noFill/>
                    <a:ln>
                      <a:noFill/>
                    </a:ln>
                  </pic:spPr>
                </pic:pic>
              </a:graphicData>
            </a:graphic>
            <wp14:sizeRelH relativeFrom="page">
              <wp14:pctWidth>0</wp14:pctWidth>
            </wp14:sizeRelH>
            <wp14:sizeRelV relativeFrom="page">
              <wp14:pctHeight>0</wp14:pctHeight>
            </wp14:sizeRelV>
          </wp:anchor>
        </w:drawing>
      </w:r>
      <w:r w:rsidR="0025333F" w:rsidRPr="000C4696">
        <w:rPr>
          <w:rFonts w:eastAsia="Cambria Math" w:cs="Times New Roman"/>
          <w:color w:val="000000"/>
          <w:lang w:eastAsia="zh-CN" w:bidi="ar"/>
        </w:rPr>
        <w:t>Sau đó, duyệt tiếp đỉnh 3 vì mỗi đỉnh 3 là còn đỉnh có đỉnh kề chưa được duyệt qua.</w:t>
      </w:r>
    </w:p>
    <w:p w14:paraId="7A5C32A8" w14:textId="0CF6F60A" w:rsidR="00E03F7E" w:rsidRDefault="00E03F7E" w:rsidP="00E03F7E">
      <w:pPr>
        <w:keepNext/>
        <w:spacing w:before="0" w:after="0"/>
        <w:jc w:val="center"/>
      </w:pPr>
    </w:p>
    <w:p w14:paraId="1AD28A2B" w14:textId="34E374CF" w:rsidR="00F42A48" w:rsidRPr="000C4696" w:rsidRDefault="00F42A48" w:rsidP="00F42A48">
      <w:pPr>
        <w:pStyle w:val="Nidungvnbn"/>
        <w:numPr>
          <w:ilvl w:val="0"/>
          <w:numId w:val="2"/>
        </w:numPr>
        <w:ind w:left="851" w:hanging="284"/>
      </w:pPr>
      <w:r w:rsidRPr="000C4696">
        <w:t>Duyệt sub-cycle mới: 3, 4, 5, 3. Ta sẽ thêm sub-cycle mới vào mạch chính vào ở vị trí đỉnh 3 trong mạch chính</w:t>
      </w:r>
      <w:r w:rsidR="00E47F52" w:rsidRPr="000C4696">
        <w:t xml:space="preserve"> và </w:t>
      </w:r>
      <w:r w:rsidR="00E47F52" w:rsidRPr="000C4696">
        <w:rPr>
          <w:rFonts w:eastAsia="Cambria Math" w:cs="Times New Roman"/>
          <w:color w:val="000000"/>
          <w:lang w:eastAsia="zh-CN" w:bidi="ar"/>
        </w:rPr>
        <w:t>đã duyệt qua được tất cả các cạnh của đồ thị</w:t>
      </w:r>
      <w:r w:rsidRPr="000C4696">
        <w:rPr>
          <w:rFonts w:eastAsia="Cambria Math" w:cs="Times New Roman"/>
          <w:color w:val="000000"/>
          <w:lang w:eastAsia="zh-CN" w:bidi="ar"/>
        </w:rPr>
        <w:t>.</w:t>
      </w:r>
    </w:p>
    <w:p w14:paraId="5598FA41" w14:textId="0AE8FA0F" w:rsidR="00F6345B" w:rsidRPr="000C4696" w:rsidRDefault="00F42A48" w:rsidP="00E47F52">
      <w:pPr>
        <w:pStyle w:val="Nidungvnbn"/>
        <w:rPr>
          <w:rFonts w:eastAsia="Cambria Math" w:cs="Times New Roman"/>
          <w:color w:val="000000"/>
          <w:lang w:eastAsia="zh-CN" w:bidi="ar"/>
        </w:rPr>
      </w:pPr>
      <w:r w:rsidRPr="000C4696">
        <w:rPr>
          <w:rFonts w:eastAsia="Cambria Math" w:cs="Times New Roman"/>
          <w:color w:val="000000"/>
          <w:lang w:eastAsia="zh-CN" w:bidi="ar"/>
        </w:rPr>
        <w:t xml:space="preserve">→ Mạch chính mới: 0, 1, 2, 3, </w:t>
      </w:r>
      <w:r w:rsidR="001C1FD4" w:rsidRPr="000C4696">
        <w:rPr>
          <w:rFonts w:eastAsia="Cambria Math" w:cs="Times New Roman"/>
          <w:color w:val="000000"/>
          <w:lang w:eastAsia="zh-CN" w:bidi="ar"/>
        </w:rPr>
        <w:t>4, 5, 3,</w:t>
      </w:r>
      <w:r w:rsidRPr="000C4696">
        <w:rPr>
          <w:rFonts w:eastAsia="Cambria Math" w:cs="Times New Roman"/>
          <w:color w:val="000000"/>
          <w:lang w:eastAsia="zh-CN" w:bidi="ar"/>
        </w:rPr>
        <w:t xml:space="preserve"> 1, 4, 0.</w:t>
      </w:r>
    </w:p>
    <w:p w14:paraId="1C9A94CD" w14:textId="00FE58E2" w:rsidR="001A5419" w:rsidRPr="000C4696" w:rsidRDefault="001A5419" w:rsidP="001A5419">
      <w:pPr>
        <w:pStyle w:val="Heading4"/>
        <w:rPr>
          <w:lang w:val="vi-VN" w:eastAsia="zh-CN" w:bidi="ar"/>
        </w:rPr>
      </w:pPr>
      <w:r w:rsidRPr="000C4696">
        <w:rPr>
          <w:lang w:val="vi-VN" w:eastAsia="zh-CN" w:bidi="ar"/>
        </w:rPr>
        <w:t>Kết luận:</w:t>
      </w:r>
    </w:p>
    <w:p w14:paraId="3A4CB7DB" w14:textId="3B7824E0" w:rsidR="000C4696" w:rsidRDefault="001A5419" w:rsidP="00F70CA3">
      <w:pPr>
        <w:pStyle w:val="Nidungvnbn"/>
        <w:rPr>
          <w:rFonts w:eastAsia="Cambria Math" w:cs="Times New Roman"/>
          <w:color w:val="000000"/>
          <w:highlight w:val="yellow"/>
          <w:lang w:eastAsia="zh-CN" w:bidi="ar"/>
        </w:rPr>
      </w:pPr>
      <w:r w:rsidRPr="000C4696">
        <w:rPr>
          <w:highlight w:val="yellow"/>
          <w:lang w:eastAsia="zh-CN" w:bidi="ar"/>
        </w:rPr>
        <w:t xml:space="preserve">Vậy đồ thị có Eulerian Path là </w:t>
      </w:r>
      <w:r w:rsidRPr="000C4696">
        <w:rPr>
          <w:rFonts w:eastAsia="Cambria Math" w:cs="Times New Roman"/>
          <w:color w:val="000000"/>
          <w:highlight w:val="yellow"/>
          <w:lang w:eastAsia="zh-CN" w:bidi="ar"/>
        </w:rPr>
        <w:t xml:space="preserve">0, 1, 2, 3, 4, 5, 3, 1, 4, </w:t>
      </w:r>
      <w:r w:rsidR="00F874D2" w:rsidRPr="000C4696">
        <w:rPr>
          <w:rFonts w:eastAsia="Cambria Math" w:cs="Times New Roman"/>
          <w:color w:val="000000"/>
          <w:highlight w:val="yellow"/>
          <w:lang w:eastAsia="zh-CN" w:bidi="ar"/>
        </w:rPr>
        <w:t>0.</w:t>
      </w:r>
    </w:p>
    <w:p w14:paraId="0E659093" w14:textId="50E114AA" w:rsidR="000C4696" w:rsidRDefault="000C4696">
      <w:pPr>
        <w:spacing w:before="0" w:after="200" w:line="276" w:lineRule="auto"/>
        <w:rPr>
          <w:rFonts w:eastAsia="Cambria Math" w:cs="Times New Roman"/>
          <w:color w:val="000000"/>
          <w:sz w:val="26"/>
          <w:szCs w:val="26"/>
          <w:highlight w:val="yellow"/>
          <w:lang w:eastAsia="zh-CN" w:bidi="ar"/>
        </w:rPr>
      </w:pPr>
      <w:r>
        <w:rPr>
          <w:rFonts w:eastAsia="Cambria Math" w:cs="Times New Roman"/>
          <w:color w:val="000000"/>
          <w:highlight w:val="yellow"/>
          <w:lang w:eastAsia="zh-CN" w:bidi="ar"/>
        </w:rPr>
        <w:br w:type="page"/>
      </w:r>
    </w:p>
    <w:p w14:paraId="5D98F4ED" w14:textId="5BA2E82D" w:rsidR="00626180" w:rsidRPr="000C4696" w:rsidRDefault="00B211C8" w:rsidP="00C5374B">
      <w:pPr>
        <w:pStyle w:val="Heading2"/>
        <w:rPr>
          <w:noProof w:val="0"/>
        </w:rPr>
      </w:pPr>
      <w:bookmarkStart w:id="90" w:name="_Toc168478721"/>
      <w:r>
        <w:lastRenderedPageBreak/>
        <mc:AlternateContent>
          <mc:Choice Requires="wps">
            <w:drawing>
              <wp:anchor distT="0" distB="0" distL="114300" distR="114300" simplePos="0" relativeHeight="251658295" behindDoc="0" locked="0" layoutInCell="1" allowOverlap="1" wp14:anchorId="7E50A1AC" wp14:editId="3039ABD2">
                <wp:simplePos x="0" y="0"/>
                <wp:positionH relativeFrom="margin">
                  <wp:posOffset>1163320</wp:posOffset>
                </wp:positionH>
                <wp:positionV relativeFrom="paragraph">
                  <wp:posOffset>3268980</wp:posOffset>
                </wp:positionV>
                <wp:extent cx="3348990" cy="635"/>
                <wp:effectExtent l="0" t="0" r="3810" b="635"/>
                <wp:wrapTopAndBottom/>
                <wp:docPr id="35" name="Text Box 35"/>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484EE992" w14:textId="5CE68348" w:rsidR="00C82911" w:rsidRPr="009C4EA7" w:rsidRDefault="00C82911" w:rsidP="00624526">
                            <w:pPr>
                              <w:pStyle w:val="Caption"/>
                              <w:rPr>
                                <w:b/>
                                <w:noProof/>
                                <w:sz w:val="28"/>
                                <w:szCs w:val="28"/>
                              </w:rPr>
                            </w:pPr>
                            <w:bookmarkStart w:id="91" w:name="_Toc168479007"/>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7</w:t>
                            </w:r>
                            <w:r w:rsidR="000748C7">
                              <w:fldChar w:fldCharType="end"/>
                            </w:r>
                            <w:r w:rsidRPr="00FC2835">
                              <w:rPr>
                                <w:lang w:val="en-US"/>
                              </w:rPr>
                              <w:t xml:space="preserve"> </w:t>
                            </w:r>
                            <w:r>
                              <w:rPr>
                                <w:lang w:val="en-US"/>
                              </w:rPr>
                              <w:t>– Áp dụng thuật toán vào đồ thị gốc</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50A1AC" id="Text Box 35" o:spid="_x0000_s1033" type="#_x0000_t202" style="position:absolute;left:0;text-align:left;margin-left:91.6pt;margin-top:257.4pt;width:263.7pt;height:.05pt;z-index:25165829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" stroked="f">
                <v:textbox style="mso-fit-shape-to-text:t" inset="0,0,0,0">
                  <w:txbxContent>
                    <w:p w14:paraId="484EE992" w14:textId="5CE68348" w:rsidR="00C82911" w:rsidRPr="009C4EA7" w:rsidRDefault="00C82911" w:rsidP="00624526">
                      <w:pPr>
                        <w:pStyle w:val="Caption"/>
                        <w:rPr>
                          <w:b/>
                          <w:noProof/>
                          <w:sz w:val="28"/>
                          <w:szCs w:val="28"/>
                        </w:rPr>
                      </w:pPr>
                      <w:bookmarkStart w:id="92" w:name="_Toc168479007"/>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7</w:t>
                      </w:r>
                      <w:r w:rsidR="000748C7">
                        <w:fldChar w:fldCharType="end"/>
                      </w:r>
                      <w:r w:rsidRPr="00FC2835">
                        <w:rPr>
                          <w:lang w:val="en-US"/>
                        </w:rPr>
                        <w:t xml:space="preserve"> </w:t>
                      </w:r>
                      <w:r>
                        <w:rPr>
                          <w:lang w:val="en-US"/>
                        </w:rPr>
                        <w:t>– Áp dụng thuật toán vào đồ thị gốc</w:t>
                      </w:r>
                      <w:bookmarkEnd w:id="92"/>
                    </w:p>
                  </w:txbxContent>
                </v:textbox>
                <w10:wrap type="topAndBottom" anchorx="margin"/>
              </v:shape>
            </w:pict>
          </mc:Fallback>
        </mc:AlternateContent>
      </w:r>
      <w:r w:rsidR="007E0898" w:rsidRPr="000C4696">
        <w:drawing>
          <wp:anchor distT="0" distB="0" distL="114300" distR="114300" simplePos="0" relativeHeight="251658271" behindDoc="0" locked="0" layoutInCell="1" allowOverlap="1" wp14:anchorId="1CB9F465" wp14:editId="151C3C99">
            <wp:simplePos x="0" y="0"/>
            <wp:positionH relativeFrom="margin">
              <wp:align>center</wp:align>
            </wp:positionH>
            <wp:positionV relativeFrom="paragraph">
              <wp:posOffset>572135</wp:posOffset>
            </wp:positionV>
            <wp:extent cx="2716729" cy="2700000"/>
            <wp:effectExtent l="0" t="0" r="7620" b="5715"/>
            <wp:wrapTopAndBottom/>
            <wp:docPr id="177472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29423"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16729" cy="2700000"/>
                    </a:xfrm>
                    <a:prstGeom prst="rect">
                      <a:avLst/>
                    </a:prstGeom>
                  </pic:spPr>
                </pic:pic>
              </a:graphicData>
            </a:graphic>
            <wp14:sizeRelH relativeFrom="page">
              <wp14:pctWidth>0</wp14:pctWidth>
            </wp14:sizeRelH>
            <wp14:sizeRelV relativeFrom="page">
              <wp14:pctHeight>0</wp14:pctHeight>
            </wp14:sizeRelV>
          </wp:anchor>
        </w:drawing>
      </w:r>
      <w:r w:rsidR="00C5374B" w:rsidRPr="000C4696">
        <w:rPr>
          <w:noProof w:val="0"/>
        </w:rPr>
        <w:t>Áp dụng thuật toán Hierholzer tìm Eulerian circuit của đồ thị khi có initial circuit R1:</w:t>
      </w:r>
      <w:bookmarkEnd w:id="90"/>
    </w:p>
    <w:p w14:paraId="352CA0F4" w14:textId="405B3DF5" w:rsidR="00B118B1" w:rsidRPr="000748C7" w:rsidRDefault="000748C7" w:rsidP="000748C7">
      <w:pPr>
        <w:pStyle w:val="Nidungvnbn"/>
        <w:numPr>
          <w:ilvl w:val="0"/>
          <w:numId w:val="2"/>
        </w:numPr>
        <w:ind w:left="851" w:hanging="284"/>
        <w:rPr>
          <w:rFonts w:eastAsia="Cambria Math" w:cs="Times New Roman"/>
          <w:color w:val="000000"/>
          <w:lang w:eastAsia="zh-CN" w:bidi="ar"/>
        </w:rPr>
      </w:pPr>
      <w:r>
        <w:rPr>
          <w:noProof/>
        </w:rPr>
        <mc:AlternateContent>
          <mc:Choice Requires="wps">
            <w:drawing>
              <wp:anchor distT="0" distB="0" distL="114300" distR="114300" simplePos="0" relativeHeight="251667535" behindDoc="0" locked="0" layoutInCell="1" allowOverlap="1" wp14:anchorId="63FFDE63" wp14:editId="76389ECF">
                <wp:simplePos x="0" y="0"/>
                <wp:positionH relativeFrom="column">
                  <wp:posOffset>674370</wp:posOffset>
                </wp:positionH>
                <wp:positionV relativeFrom="paragraph">
                  <wp:posOffset>5906770</wp:posOffset>
                </wp:positionV>
                <wp:extent cx="4210050" cy="635"/>
                <wp:effectExtent l="0" t="0" r="0" b="635"/>
                <wp:wrapTopAndBottom/>
                <wp:docPr id="21" name="Text Box 21"/>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7024DB3D" w14:textId="6F50CB5D" w:rsidR="000748C7" w:rsidRPr="009C78EC" w:rsidRDefault="000748C7" w:rsidP="000748C7">
                            <w:pPr>
                              <w:pStyle w:val="Caption"/>
                              <w:rPr>
                                <w:noProof/>
                                <w:szCs w:val="26"/>
                              </w:rPr>
                            </w:pPr>
                            <w:bookmarkStart w:id="93" w:name="_Toc168479008"/>
                            <w:r>
                              <w:t xml:space="preserve">Hình </w:t>
                            </w:r>
                            <w:r>
                              <w:fldChar w:fldCharType="begin"/>
                            </w:r>
                            <w:r>
                              <w:instrText xml:space="preserve"> STYLEREF 1 \s </w:instrText>
                            </w:r>
                            <w:r>
                              <w:fldChar w:fldCharType="separate"/>
                            </w:r>
                            <w:r>
                              <w:rPr>
                                <w:noProof/>
                              </w:rPr>
                              <w:t>6</w:t>
                            </w:r>
                            <w:r>
                              <w:fldChar w:fldCharType="end"/>
                            </w:r>
                            <w:r>
                              <w:t>.</w:t>
                            </w:r>
                            <w:r>
                              <w:fldChar w:fldCharType="begin"/>
                            </w:r>
                            <w:r>
                              <w:instrText xml:space="preserve"> SEQ Hình \* ARABIC \s 1 </w:instrText>
                            </w:r>
                            <w:r>
                              <w:fldChar w:fldCharType="separate"/>
                            </w:r>
                            <w:r>
                              <w:rPr>
                                <w:noProof/>
                              </w:rPr>
                              <w:t>8</w:t>
                            </w:r>
                            <w:r>
                              <w:fldChar w:fldCharType="end"/>
                            </w:r>
                            <w:r w:rsidRPr="000748C7">
                              <w:rPr>
                                <w:lang w:val="en-US"/>
                              </w:rPr>
                              <w:t xml:space="preserve"> </w:t>
                            </w:r>
                            <w:r>
                              <w:rPr>
                                <w:lang w:val="en-US"/>
                              </w:rPr>
                              <w:t>Áp dụng thuật toán vào đồ thị gốc 1.1</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FFDE63" id="Text Box 21" o:spid="_x0000_s1034" type="#_x0000_t202" style="position:absolute;left:0;text-align:left;margin-left:53.1pt;margin-top:465.1pt;width:331.5pt;height:.05pt;z-index:25166753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gFELgIAAGYEAAAOAAAAZHJzL2Uyb0RvYy54bWysVMFu2zAMvQ/YPwi6L3ayt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" stroked="f">
                <v:textbox style="mso-fit-shape-to-text:t" inset="0,0,0,0">
                  <w:txbxContent>
                    <w:p w14:paraId="7024DB3D" w14:textId="6F50CB5D" w:rsidR="000748C7" w:rsidRPr="009C78EC" w:rsidRDefault="000748C7" w:rsidP="000748C7">
                      <w:pPr>
                        <w:pStyle w:val="Caption"/>
                        <w:rPr>
                          <w:noProof/>
                          <w:szCs w:val="26"/>
                        </w:rPr>
                      </w:pPr>
                      <w:bookmarkStart w:id="94" w:name="_Toc168479008"/>
                      <w:r>
                        <w:t xml:space="preserve">Hình </w:t>
                      </w:r>
                      <w:r>
                        <w:fldChar w:fldCharType="begin"/>
                      </w:r>
                      <w:r>
                        <w:instrText xml:space="preserve"> STYLEREF 1 \s </w:instrText>
                      </w:r>
                      <w:r>
                        <w:fldChar w:fldCharType="separate"/>
                      </w:r>
                      <w:r>
                        <w:rPr>
                          <w:noProof/>
                        </w:rPr>
                        <w:t>6</w:t>
                      </w:r>
                      <w:r>
                        <w:fldChar w:fldCharType="end"/>
                      </w:r>
                      <w:r>
                        <w:t>.</w:t>
                      </w:r>
                      <w:r>
                        <w:fldChar w:fldCharType="begin"/>
                      </w:r>
                      <w:r>
                        <w:instrText xml:space="preserve"> SEQ Hình \* ARABIC \s 1 </w:instrText>
                      </w:r>
                      <w:r>
                        <w:fldChar w:fldCharType="separate"/>
                      </w:r>
                      <w:r>
                        <w:rPr>
                          <w:noProof/>
                        </w:rPr>
                        <w:t>8</w:t>
                      </w:r>
                      <w:r>
                        <w:fldChar w:fldCharType="end"/>
                      </w:r>
                      <w:r w:rsidRPr="000748C7">
                        <w:rPr>
                          <w:lang w:val="en-US"/>
                        </w:rPr>
                        <w:t xml:space="preserve"> </w:t>
                      </w:r>
                      <w:r>
                        <w:rPr>
                          <w:lang w:val="en-US"/>
                        </w:rPr>
                        <w:t>Áp dụng thuật toán vào đồ thị gốc 1.1</w:t>
                      </w:r>
                      <w:bookmarkEnd w:id="94"/>
                    </w:p>
                  </w:txbxContent>
                </v:textbox>
                <w10:wrap type="topAndBottom"/>
              </v:shape>
            </w:pict>
          </mc:Fallback>
        </mc:AlternateContent>
      </w:r>
      <w:r w:rsidR="00B211C8" w:rsidRPr="000C4696">
        <w:rPr>
          <w:noProof/>
        </w:rPr>
        <w:drawing>
          <wp:anchor distT="0" distB="0" distL="114300" distR="114300" simplePos="0" relativeHeight="251661391" behindDoc="0" locked="0" layoutInCell="1" allowOverlap="1" wp14:anchorId="47E7A166" wp14:editId="750BDC0C">
            <wp:simplePos x="0" y="0"/>
            <wp:positionH relativeFrom="margin">
              <wp:align>center</wp:align>
            </wp:positionH>
            <wp:positionV relativeFrom="paragraph">
              <wp:posOffset>3146848</wp:posOffset>
            </wp:positionV>
            <wp:extent cx="2860145" cy="2700000"/>
            <wp:effectExtent l="0" t="0" r="0" b="5715"/>
            <wp:wrapTopAndBottom/>
            <wp:docPr id="199855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54864" name=""/>
                    <pic:cNvPicPr/>
                  </pic:nvPicPr>
                  <pic:blipFill>
                    <a:blip r:embed="rId63">
                      <a:extLst>
                        <a:ext uri="{28A0092B-C50C-407E-A947-70E740481C1C}">
                          <a14:useLocalDpi xmlns:a14="http://schemas.microsoft.com/office/drawing/2010/main" val="0"/>
                        </a:ext>
                      </a:extLst>
                    </a:blip>
                    <a:stretch>
                      <a:fillRect/>
                    </a:stretch>
                  </pic:blipFill>
                  <pic:spPr>
                    <a:xfrm>
                      <a:off x="0" y="0"/>
                      <a:ext cx="2860145" cy="2700000"/>
                    </a:xfrm>
                    <a:prstGeom prst="rect">
                      <a:avLst/>
                    </a:prstGeom>
                  </pic:spPr>
                </pic:pic>
              </a:graphicData>
            </a:graphic>
          </wp:anchor>
        </w:drawing>
      </w:r>
      <w:r w:rsidR="007B54CB" w:rsidRPr="000C4696">
        <w:t xml:space="preserve">Mã số sinh viên: </w:t>
      </w:r>
      <w:r w:rsidR="00E54509" w:rsidRPr="000C4696">
        <w:t xml:space="preserve">52200033 </w:t>
      </w:r>
      <w:r w:rsidR="00E54509" w:rsidRPr="000C4696">
        <w:rPr>
          <w:rFonts w:eastAsia="Cambria Math" w:cs="Times New Roman"/>
          <w:color w:val="000000"/>
          <w:lang w:eastAsia="zh-CN" w:bidi="ar"/>
        </w:rPr>
        <w:t xml:space="preserve">→ R1 = a, b, h, g, a </w:t>
      </w:r>
    </w:p>
    <w:p w14:paraId="4305526C" w14:textId="4D0B5104" w:rsidR="00E13387" w:rsidRPr="00F13590" w:rsidRDefault="00697396" w:rsidP="00BA2B20">
      <w:pPr>
        <w:pStyle w:val="Nidungvnbn"/>
        <w:numPr>
          <w:ilvl w:val="0"/>
          <w:numId w:val="2"/>
        </w:numPr>
        <w:ind w:left="851" w:hanging="284"/>
        <w:rPr>
          <w:lang w:val="en-US"/>
        </w:rPr>
      </w:pPr>
      <w:r w:rsidRPr="000C4696">
        <w:t xml:space="preserve">Chọn đỉnh a, </w:t>
      </w:r>
      <w:r w:rsidR="007E628A" w:rsidRPr="000C4696">
        <w:t>tạo sub-cycle từ đỉnh a: a, Z, T, U, a</w:t>
      </w:r>
      <w:r w:rsidR="00A6673B" w:rsidRPr="000C4696">
        <w:t xml:space="preserve"> và sub-cycle thỏa là một circuit</w:t>
      </w:r>
      <w:r w:rsidR="00364C41" w:rsidRPr="000C4696">
        <w:t>. Sau đó, tiến hành thêm sub-cycle vào R1 vào vị trí đỉnh a</w:t>
      </w:r>
      <w:r w:rsidR="007A5ADE" w:rsidRPr="000C4696">
        <w:t xml:space="preserve"> đầu tiên</w:t>
      </w:r>
      <w:r w:rsidR="00364C41" w:rsidRPr="000C4696">
        <w:t>.</w:t>
      </w:r>
    </w:p>
    <w:p w14:paraId="1B860485" w14:textId="7A8E21C2" w:rsidR="00364C41" w:rsidRPr="00D550E1" w:rsidRDefault="00364C41" w:rsidP="00E13387">
      <w:pPr>
        <w:pStyle w:val="Nidungvnbn"/>
        <w:rPr>
          <w:rFonts w:eastAsia="Cambria Math" w:cs="Times New Roman"/>
          <w:color w:val="000000"/>
          <w:lang w:val="en-US" w:eastAsia="zh-CN" w:bidi="ar"/>
        </w:rPr>
      </w:pPr>
      <w:r w:rsidRPr="000C4696">
        <w:rPr>
          <w:rFonts w:eastAsia="Cambria Math" w:cs="Times New Roman"/>
          <w:color w:val="000000"/>
          <w:lang w:eastAsia="zh-CN" w:bidi="ar"/>
        </w:rPr>
        <w:t xml:space="preserve">→ R1 = </w:t>
      </w:r>
      <w:r w:rsidR="007A5ADE" w:rsidRPr="000C4696">
        <w:rPr>
          <w:rFonts w:eastAsia="Cambria Math" w:cs="Times New Roman"/>
          <w:color w:val="000000"/>
          <w:lang w:eastAsia="zh-CN" w:bidi="ar"/>
        </w:rPr>
        <w:t>a, Z, T, U, a, b, h, g, a</w:t>
      </w:r>
    </w:p>
    <w:p w14:paraId="25C78CAE" w14:textId="19DEDB25" w:rsidR="00807F08" w:rsidRPr="00B211C8" w:rsidRDefault="00FC2835" w:rsidP="00B211C8">
      <w:pPr>
        <w:pStyle w:val="Nidungvnbn"/>
        <w:numPr>
          <w:ilvl w:val="0"/>
          <w:numId w:val="2"/>
        </w:numPr>
        <w:ind w:left="851" w:hanging="284"/>
        <w:rPr>
          <w:rStyle w:val="NidungvnbnChar"/>
        </w:rPr>
      </w:pPr>
      <w:r>
        <w:rPr>
          <w:noProof/>
        </w:rPr>
        <w:lastRenderedPageBreak/>
        <mc:AlternateContent>
          <mc:Choice Requires="wps">
            <w:drawing>
              <wp:anchor distT="0" distB="0" distL="114300" distR="114300" simplePos="0" relativeHeight="251658297" behindDoc="0" locked="0" layoutInCell="1" allowOverlap="1" wp14:anchorId="6B5942B8" wp14:editId="53BBAEF5">
                <wp:simplePos x="0" y="0"/>
                <wp:positionH relativeFrom="margin">
                  <wp:align>center</wp:align>
                </wp:positionH>
                <wp:positionV relativeFrom="paragraph">
                  <wp:posOffset>2623820</wp:posOffset>
                </wp:positionV>
                <wp:extent cx="3460750" cy="635"/>
                <wp:effectExtent l="0" t="0" r="6350" b="635"/>
                <wp:wrapTopAndBottom/>
                <wp:docPr id="37" name="Text Box 37"/>
                <wp:cNvGraphicFramePr/>
                <a:graphic xmlns:a="http://schemas.openxmlformats.org/drawingml/2006/main">
                  <a:graphicData uri="http://schemas.microsoft.com/office/word/2010/wordprocessingShape">
                    <wps:wsp>
                      <wps:cNvSpPr txBox="1"/>
                      <wps:spPr>
                        <a:xfrm>
                          <a:off x="0" y="0"/>
                          <a:ext cx="3460750" cy="635"/>
                        </a:xfrm>
                        <a:prstGeom prst="rect">
                          <a:avLst/>
                        </a:prstGeom>
                        <a:solidFill>
                          <a:prstClr val="white"/>
                        </a:solidFill>
                        <a:ln>
                          <a:noFill/>
                        </a:ln>
                      </wps:spPr>
                      <wps:txbx>
                        <w:txbxContent>
                          <w:p w14:paraId="75E85E0D" w14:textId="5ED71CC5" w:rsidR="00C82911" w:rsidRPr="007E0898" w:rsidRDefault="00C82911" w:rsidP="00624526">
                            <w:pPr>
                              <w:pStyle w:val="Caption"/>
                              <w:rPr>
                                <w:rFonts w:eastAsia="Cambria Math" w:cs="Times New Roman"/>
                                <w:color w:val="000000"/>
                                <w:lang w:val="en-US" w:eastAsia="zh-CN" w:bidi="ar"/>
                              </w:rPr>
                            </w:pPr>
                            <w:bookmarkStart w:id="95" w:name="_Toc168479009"/>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9</w:t>
                            </w:r>
                            <w:r w:rsidR="000748C7">
                              <w:fldChar w:fldCharType="end"/>
                            </w:r>
                            <w:r w:rsidRPr="00FC2835">
                              <w:rPr>
                                <w:lang w:val="en-US"/>
                              </w:rPr>
                              <w:t xml:space="preserve"> </w:t>
                            </w:r>
                            <w:r>
                              <w:rPr>
                                <w:lang w:val="en-US"/>
                              </w:rPr>
                              <w:t>– Áp dụng thuật toán vào đồ thị gốc 1.2</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942B8" id="Text Box 37" o:spid="_x0000_s1035" type="#_x0000_t202" style="position:absolute;left:0;text-align:left;margin-left:0;margin-top:206.6pt;width:272.5pt;height:.05pt;z-index:25165829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" stroked="f">
                <v:textbox style="mso-fit-shape-to-text:t" inset="0,0,0,0">
                  <w:txbxContent>
                    <w:p w14:paraId="75E85E0D" w14:textId="5ED71CC5" w:rsidR="00C82911" w:rsidRPr="007E0898" w:rsidRDefault="00C82911" w:rsidP="00624526">
                      <w:pPr>
                        <w:pStyle w:val="Caption"/>
                        <w:rPr>
                          <w:rFonts w:eastAsia="Cambria Math" w:cs="Times New Roman"/>
                          <w:color w:val="000000"/>
                          <w:lang w:val="en-US" w:eastAsia="zh-CN" w:bidi="ar"/>
                        </w:rPr>
                      </w:pPr>
                      <w:bookmarkStart w:id="96" w:name="_Toc168479009"/>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9</w:t>
                      </w:r>
                      <w:r w:rsidR="000748C7">
                        <w:fldChar w:fldCharType="end"/>
                      </w:r>
                      <w:r w:rsidRPr="00FC2835">
                        <w:rPr>
                          <w:lang w:val="en-US"/>
                        </w:rPr>
                        <w:t xml:space="preserve"> </w:t>
                      </w:r>
                      <w:r>
                        <w:rPr>
                          <w:lang w:val="en-US"/>
                        </w:rPr>
                        <w:t>– Áp dụng thuật toán vào đồ thị gốc 1.2</w:t>
                      </w:r>
                      <w:bookmarkEnd w:id="96"/>
                    </w:p>
                  </w:txbxContent>
                </v:textbox>
                <w10:wrap type="topAndBottom" anchorx="margin"/>
              </v:shape>
            </w:pict>
          </mc:Fallback>
        </mc:AlternateContent>
      </w:r>
      <w:r w:rsidR="00807F08" w:rsidRPr="000C4696">
        <w:rPr>
          <w:noProof/>
        </w:rPr>
        <w:drawing>
          <wp:anchor distT="0" distB="0" distL="114300" distR="114300" simplePos="0" relativeHeight="251662415" behindDoc="0" locked="0" layoutInCell="1" allowOverlap="1" wp14:anchorId="3ED1B5ED" wp14:editId="1D63B4CF">
            <wp:simplePos x="0" y="0"/>
            <wp:positionH relativeFrom="margin">
              <wp:align>center</wp:align>
            </wp:positionH>
            <wp:positionV relativeFrom="paragraph">
              <wp:posOffset>635</wp:posOffset>
            </wp:positionV>
            <wp:extent cx="2884545" cy="2700000"/>
            <wp:effectExtent l="0" t="0" r="0" b="5715"/>
            <wp:wrapTopAndBottom/>
            <wp:docPr id="186332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0443"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84545" cy="2700000"/>
                    </a:xfrm>
                    <a:prstGeom prst="rect">
                      <a:avLst/>
                    </a:prstGeom>
                  </pic:spPr>
                </pic:pic>
              </a:graphicData>
            </a:graphic>
            <wp14:sizeRelH relativeFrom="margin">
              <wp14:pctWidth>0</wp14:pctWidth>
            </wp14:sizeRelH>
            <wp14:sizeRelV relativeFrom="margin">
              <wp14:pctHeight>0</wp14:pctHeight>
            </wp14:sizeRelV>
          </wp:anchor>
        </w:drawing>
      </w:r>
      <w:r w:rsidR="00807F08" w:rsidRPr="000C4696">
        <w:t>C</w:t>
      </w:r>
      <w:r w:rsidR="00807F08" w:rsidRPr="00B211C8">
        <w:rPr>
          <w:rStyle w:val="NidungvnbnChar"/>
        </w:rPr>
        <w:t xml:space="preserve">họn đỉnh b, tạo sub-cycle từ đỉnh b: a, </w:t>
      </w:r>
      <w:r w:rsidR="00891B82" w:rsidRPr="00B211C8">
        <w:rPr>
          <w:rStyle w:val="NidungvnbnChar"/>
        </w:rPr>
        <w:t>V</w:t>
      </w:r>
      <w:r w:rsidR="00807F08" w:rsidRPr="00B211C8">
        <w:rPr>
          <w:rStyle w:val="NidungvnbnChar"/>
        </w:rPr>
        <w:t xml:space="preserve">, </w:t>
      </w:r>
      <w:r w:rsidR="00891B82" w:rsidRPr="00B211C8">
        <w:rPr>
          <w:rStyle w:val="NidungvnbnChar"/>
        </w:rPr>
        <w:t>W</w:t>
      </w:r>
      <w:r w:rsidR="00807F08" w:rsidRPr="00B211C8">
        <w:rPr>
          <w:rStyle w:val="NidungvnbnChar"/>
        </w:rPr>
        <w:t xml:space="preserve">, </w:t>
      </w:r>
      <w:r w:rsidR="00891B82" w:rsidRPr="00B211C8">
        <w:rPr>
          <w:rStyle w:val="NidungvnbnChar"/>
        </w:rPr>
        <w:t>c</w:t>
      </w:r>
      <w:r w:rsidR="00807F08" w:rsidRPr="00B211C8">
        <w:rPr>
          <w:rStyle w:val="NidungvnbnChar"/>
        </w:rPr>
        <w:t xml:space="preserve">, </w:t>
      </w:r>
      <w:r w:rsidR="00891B82" w:rsidRPr="00B211C8">
        <w:rPr>
          <w:rStyle w:val="NidungvnbnChar"/>
        </w:rPr>
        <w:t>b</w:t>
      </w:r>
      <w:r w:rsidR="00807F08" w:rsidRPr="00B211C8">
        <w:rPr>
          <w:rStyle w:val="NidungvnbnChar"/>
        </w:rPr>
        <w:t xml:space="preserve"> và sub-cycle thỏa là một circuit. Sau đó, tiến hành thêm sub-cycle vào R1 vào vị trí đỉnh </w:t>
      </w:r>
      <w:r w:rsidR="00891B82" w:rsidRPr="00B211C8">
        <w:rPr>
          <w:rStyle w:val="NidungvnbnChar"/>
        </w:rPr>
        <w:t>b</w:t>
      </w:r>
      <w:r w:rsidR="00807F08" w:rsidRPr="00B211C8">
        <w:rPr>
          <w:rStyle w:val="NidungvnbnChar"/>
        </w:rPr>
        <w:t xml:space="preserve"> đầu tiên.</w:t>
      </w:r>
    </w:p>
    <w:p w14:paraId="3C57F719" w14:textId="1994B664" w:rsidR="00BA2B20" w:rsidRPr="00B211C8" w:rsidRDefault="00B211C8" w:rsidP="00B211C8">
      <w:pPr>
        <w:pStyle w:val="Nidungvnbn"/>
        <w:rPr>
          <w:rFonts w:eastAsia="Cambria Math" w:cs="Times New Roman"/>
          <w:color w:val="000000"/>
          <w:lang w:val="en-US" w:eastAsia="zh-CN" w:bidi="ar"/>
        </w:rPr>
      </w:pPr>
      <w:r>
        <w:rPr>
          <w:noProof/>
        </w:rPr>
        <mc:AlternateContent>
          <mc:Choice Requires="wps">
            <w:drawing>
              <wp:anchor distT="0" distB="0" distL="114300" distR="114300" simplePos="0" relativeHeight="251658298" behindDoc="0" locked="0" layoutInCell="1" allowOverlap="1" wp14:anchorId="3593120E" wp14:editId="2487A115">
                <wp:simplePos x="0" y="0"/>
                <wp:positionH relativeFrom="margin">
                  <wp:align>center</wp:align>
                </wp:positionH>
                <wp:positionV relativeFrom="paragraph">
                  <wp:posOffset>2976880</wp:posOffset>
                </wp:positionV>
                <wp:extent cx="3449955" cy="635"/>
                <wp:effectExtent l="0" t="0" r="0" b="635"/>
                <wp:wrapTopAndBottom/>
                <wp:docPr id="39" name="Text Box 39"/>
                <wp:cNvGraphicFramePr/>
                <a:graphic xmlns:a="http://schemas.openxmlformats.org/drawingml/2006/main">
                  <a:graphicData uri="http://schemas.microsoft.com/office/word/2010/wordprocessingShape">
                    <wps:wsp>
                      <wps:cNvSpPr txBox="1"/>
                      <wps:spPr>
                        <a:xfrm>
                          <a:off x="0" y="0"/>
                          <a:ext cx="3449955" cy="635"/>
                        </a:xfrm>
                        <a:prstGeom prst="rect">
                          <a:avLst/>
                        </a:prstGeom>
                        <a:solidFill>
                          <a:prstClr val="white"/>
                        </a:solidFill>
                        <a:ln>
                          <a:noFill/>
                        </a:ln>
                      </wps:spPr>
                      <wps:txbx>
                        <w:txbxContent>
                          <w:p w14:paraId="0FE23648" w14:textId="2FD3E30A" w:rsidR="00C82911" w:rsidRPr="00D646BD" w:rsidRDefault="00C82911" w:rsidP="00624526">
                            <w:pPr>
                              <w:pStyle w:val="Caption"/>
                              <w:rPr>
                                <w:rFonts w:eastAsia="Cambria Math" w:cs="Times New Roman"/>
                                <w:noProof/>
                                <w:color w:val="000000"/>
                                <w:szCs w:val="26"/>
                                <w:lang w:eastAsia="zh-CN" w:bidi="ar"/>
                              </w:rPr>
                            </w:pPr>
                            <w:bookmarkStart w:id="97" w:name="_Toc168479010"/>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10</w:t>
                            </w:r>
                            <w:r w:rsidR="000748C7">
                              <w:fldChar w:fldCharType="end"/>
                            </w:r>
                            <w:r w:rsidRPr="00250A64">
                              <w:rPr>
                                <w:lang w:val="en-US"/>
                              </w:rPr>
                              <w:t xml:space="preserve"> </w:t>
                            </w:r>
                            <w:r>
                              <w:rPr>
                                <w:lang w:val="en-US"/>
                              </w:rPr>
                              <w:t>– Áp dụng thuật toán vào đồ thị gốc 1.3</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3120E" id="Text Box 39" o:spid="_x0000_s1036" type="#_x0000_t202" style="position:absolute;left:0;text-align:left;margin-left:0;margin-top:234.4pt;width:271.65pt;height:.05pt;z-index:25165829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" stroked="f">
                <v:textbox style="mso-fit-shape-to-text:t" inset="0,0,0,0">
                  <w:txbxContent>
                    <w:p w14:paraId="0FE23648" w14:textId="2FD3E30A" w:rsidR="00C82911" w:rsidRPr="00D646BD" w:rsidRDefault="00C82911" w:rsidP="00624526">
                      <w:pPr>
                        <w:pStyle w:val="Caption"/>
                        <w:rPr>
                          <w:rFonts w:eastAsia="Cambria Math" w:cs="Times New Roman"/>
                          <w:noProof/>
                          <w:color w:val="000000"/>
                          <w:szCs w:val="26"/>
                          <w:lang w:eastAsia="zh-CN" w:bidi="ar"/>
                        </w:rPr>
                      </w:pPr>
                      <w:bookmarkStart w:id="98" w:name="_Toc168479010"/>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10</w:t>
                      </w:r>
                      <w:r w:rsidR="000748C7">
                        <w:fldChar w:fldCharType="end"/>
                      </w:r>
                      <w:r w:rsidRPr="00250A64">
                        <w:rPr>
                          <w:lang w:val="en-US"/>
                        </w:rPr>
                        <w:t xml:space="preserve"> </w:t>
                      </w:r>
                      <w:r>
                        <w:rPr>
                          <w:lang w:val="en-US"/>
                        </w:rPr>
                        <w:t>– Áp dụng thuật toán vào đồ thị gốc 1.3</w:t>
                      </w:r>
                      <w:bookmarkEnd w:id="98"/>
                    </w:p>
                  </w:txbxContent>
                </v:textbox>
                <w10:wrap type="topAndBottom" anchorx="margin"/>
              </v:shape>
            </w:pict>
          </mc:Fallback>
        </mc:AlternateContent>
      </w:r>
      <w:r w:rsidRPr="000C4696">
        <w:rPr>
          <w:noProof/>
          <w:lang w:eastAsia="zh-CN" w:bidi="ar"/>
        </w:rPr>
        <w:drawing>
          <wp:anchor distT="0" distB="0" distL="114300" distR="114300" simplePos="0" relativeHeight="251663439" behindDoc="0" locked="0" layoutInCell="1" allowOverlap="1" wp14:anchorId="48B41B32" wp14:editId="3CE44CD1">
            <wp:simplePos x="0" y="0"/>
            <wp:positionH relativeFrom="margin">
              <wp:align>center</wp:align>
            </wp:positionH>
            <wp:positionV relativeFrom="paragraph">
              <wp:posOffset>266277</wp:posOffset>
            </wp:positionV>
            <wp:extent cx="2875740" cy="2700000"/>
            <wp:effectExtent l="0" t="0" r="1270" b="5715"/>
            <wp:wrapTopAndBottom/>
            <wp:docPr id="47396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69687"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75740" cy="2700000"/>
                    </a:xfrm>
                    <a:prstGeom prst="rect">
                      <a:avLst/>
                    </a:prstGeom>
                  </pic:spPr>
                </pic:pic>
              </a:graphicData>
            </a:graphic>
            <wp14:sizeRelH relativeFrom="margin">
              <wp14:pctWidth>0</wp14:pctWidth>
            </wp14:sizeRelH>
            <wp14:sizeRelV relativeFrom="margin">
              <wp14:pctHeight>0</wp14:pctHeight>
            </wp14:sizeRelV>
          </wp:anchor>
        </w:drawing>
      </w:r>
      <w:r w:rsidR="00807F08" w:rsidRPr="000C4696">
        <w:rPr>
          <w:rFonts w:eastAsia="Cambria Math" w:cs="Times New Roman"/>
          <w:color w:val="000000"/>
          <w:lang w:eastAsia="zh-CN" w:bidi="ar"/>
        </w:rPr>
        <w:t xml:space="preserve">→ R1 = a, Z, T, U, a, b, </w:t>
      </w:r>
      <w:r w:rsidR="00891B82" w:rsidRPr="000C4696">
        <w:rPr>
          <w:rFonts w:eastAsia="Cambria Math" w:cs="Times New Roman"/>
          <w:color w:val="000000"/>
          <w:lang w:eastAsia="zh-CN" w:bidi="ar"/>
        </w:rPr>
        <w:t>V, W, c, b</w:t>
      </w:r>
      <w:r w:rsidR="00807F08" w:rsidRPr="000C4696">
        <w:rPr>
          <w:rFonts w:eastAsia="Cambria Math" w:cs="Times New Roman"/>
          <w:color w:val="000000"/>
          <w:lang w:eastAsia="zh-CN" w:bidi="ar"/>
        </w:rPr>
        <w:t>, h, g, a</w:t>
      </w:r>
    </w:p>
    <w:p w14:paraId="254DAA2F" w14:textId="6250AA59" w:rsidR="003B1DCF" w:rsidRPr="00F13590" w:rsidRDefault="003B1DCF" w:rsidP="00BA2B20">
      <w:pPr>
        <w:pStyle w:val="Nidungvnbn"/>
        <w:numPr>
          <w:ilvl w:val="0"/>
          <w:numId w:val="2"/>
        </w:numPr>
        <w:ind w:left="851" w:hanging="284"/>
        <w:rPr>
          <w:lang w:val="en-US"/>
        </w:rPr>
      </w:pPr>
      <w:r w:rsidRPr="000C4696">
        <w:t xml:space="preserve">Chọn đỉnh </w:t>
      </w:r>
      <w:r w:rsidR="00EB0084" w:rsidRPr="000C4696">
        <w:t>h</w:t>
      </w:r>
      <w:r w:rsidRPr="000C4696">
        <w:t xml:space="preserve">, tạo sub-cycle từ đỉnh </w:t>
      </w:r>
      <w:r w:rsidR="00EB0084" w:rsidRPr="000C4696">
        <w:t>h</w:t>
      </w:r>
      <w:r w:rsidRPr="000C4696">
        <w:t xml:space="preserve">: </w:t>
      </w:r>
      <w:r w:rsidR="00EB0084" w:rsidRPr="000C4696">
        <w:t>h</w:t>
      </w:r>
      <w:r w:rsidRPr="000C4696">
        <w:t xml:space="preserve">, </w:t>
      </w:r>
      <w:r w:rsidR="00EB0084" w:rsidRPr="000C4696">
        <w:t>i</w:t>
      </w:r>
      <w:r w:rsidRPr="000C4696">
        <w:t xml:space="preserve">, </w:t>
      </w:r>
      <w:r w:rsidR="00EB0084" w:rsidRPr="000C4696">
        <w:t>n</w:t>
      </w:r>
      <w:r w:rsidRPr="000C4696">
        <w:t xml:space="preserve">, </w:t>
      </w:r>
      <w:r w:rsidR="00EB0084" w:rsidRPr="000C4696">
        <w:t>m</w:t>
      </w:r>
      <w:r w:rsidRPr="000C4696">
        <w:t xml:space="preserve">, </w:t>
      </w:r>
      <w:r w:rsidR="00EB0084" w:rsidRPr="000C4696">
        <w:t>h</w:t>
      </w:r>
      <w:r w:rsidRPr="000C4696">
        <w:t xml:space="preserve"> và sub-cycle thỏa là một circuit. Sau đó, tiến hành thêm sub-cycle vào R1 vào vị trí đỉnh </w:t>
      </w:r>
      <w:r w:rsidR="00EB0084" w:rsidRPr="000C4696">
        <w:t>h</w:t>
      </w:r>
      <w:r w:rsidRPr="000C4696">
        <w:t xml:space="preserve"> đầu tiên.</w:t>
      </w:r>
    </w:p>
    <w:p w14:paraId="4D2FC94B" w14:textId="3F8F1D06" w:rsidR="003B1DCF" w:rsidRDefault="003B1DCF" w:rsidP="003B1DCF">
      <w:pPr>
        <w:pStyle w:val="Nidungvnbn"/>
        <w:rPr>
          <w:rFonts w:eastAsia="Cambria Math" w:cs="Times New Roman"/>
          <w:color w:val="000000"/>
          <w:lang w:val="en-US" w:eastAsia="zh-CN" w:bidi="ar"/>
        </w:rPr>
      </w:pPr>
      <w:r w:rsidRPr="000C4696">
        <w:rPr>
          <w:rFonts w:eastAsia="Cambria Math" w:cs="Times New Roman"/>
          <w:color w:val="000000"/>
          <w:lang w:eastAsia="zh-CN" w:bidi="ar"/>
        </w:rPr>
        <w:t xml:space="preserve">→ R1 = a, Z, T, U, a, b, V, W, c, b, h, </w:t>
      </w:r>
      <w:r w:rsidR="00DB16A9" w:rsidRPr="000C4696">
        <w:rPr>
          <w:rFonts w:eastAsia="Cambria Math" w:cs="Times New Roman"/>
          <w:color w:val="000000"/>
          <w:lang w:eastAsia="zh-CN" w:bidi="ar"/>
        </w:rPr>
        <w:t>i, n, m, h</w:t>
      </w:r>
      <w:r w:rsidRPr="000C4696">
        <w:rPr>
          <w:rFonts w:eastAsia="Cambria Math" w:cs="Times New Roman"/>
          <w:color w:val="000000"/>
          <w:lang w:eastAsia="zh-CN" w:bidi="ar"/>
        </w:rPr>
        <w:t>, g, a</w:t>
      </w:r>
    </w:p>
    <w:p w14:paraId="6D0E3DDA" w14:textId="35DB33A7" w:rsidR="00634283" w:rsidRPr="002D6784" w:rsidRDefault="002D6784" w:rsidP="002D6784">
      <w:pPr>
        <w:pStyle w:val="Nidungvnbn"/>
        <w:numPr>
          <w:ilvl w:val="0"/>
          <w:numId w:val="2"/>
        </w:numPr>
        <w:ind w:left="851" w:hanging="284"/>
        <w:rPr>
          <w:rStyle w:val="NidungvnbnChar"/>
          <w:lang w:val="en-US"/>
        </w:rPr>
      </w:pPr>
      <w:r>
        <w:rPr>
          <w:noProof/>
        </w:rPr>
        <w:lastRenderedPageBreak/>
        <mc:AlternateContent>
          <mc:Choice Requires="wps">
            <w:drawing>
              <wp:anchor distT="0" distB="0" distL="114300" distR="114300" simplePos="0" relativeHeight="251658299" behindDoc="0" locked="0" layoutInCell="1" allowOverlap="1" wp14:anchorId="369DFE00" wp14:editId="766A892C">
                <wp:simplePos x="0" y="0"/>
                <wp:positionH relativeFrom="margin">
                  <wp:align>center</wp:align>
                </wp:positionH>
                <wp:positionV relativeFrom="paragraph">
                  <wp:posOffset>2622761</wp:posOffset>
                </wp:positionV>
                <wp:extent cx="3413760" cy="635"/>
                <wp:effectExtent l="0" t="0" r="0" b="635"/>
                <wp:wrapTopAndBottom/>
                <wp:docPr id="40" name="Text Box 40"/>
                <wp:cNvGraphicFramePr/>
                <a:graphic xmlns:a="http://schemas.openxmlformats.org/drawingml/2006/main">
                  <a:graphicData uri="http://schemas.microsoft.com/office/word/2010/wordprocessingShape">
                    <wps:wsp>
                      <wps:cNvSpPr txBox="1"/>
                      <wps:spPr>
                        <a:xfrm>
                          <a:off x="0" y="0"/>
                          <a:ext cx="3413760" cy="635"/>
                        </a:xfrm>
                        <a:prstGeom prst="rect">
                          <a:avLst/>
                        </a:prstGeom>
                        <a:solidFill>
                          <a:prstClr val="white"/>
                        </a:solidFill>
                        <a:ln>
                          <a:noFill/>
                        </a:ln>
                      </wps:spPr>
                      <wps:txbx>
                        <w:txbxContent>
                          <w:p w14:paraId="2BC0212F" w14:textId="006B0A5C" w:rsidR="00C82911" w:rsidRPr="00B64690" w:rsidRDefault="00C82911" w:rsidP="00624526">
                            <w:pPr>
                              <w:pStyle w:val="Caption"/>
                              <w:rPr>
                                <w:rFonts w:eastAsia="Cambria Math" w:cs="Times New Roman"/>
                                <w:noProof/>
                                <w:color w:val="000000"/>
                                <w:szCs w:val="26"/>
                                <w:lang w:eastAsia="zh-CN" w:bidi="ar"/>
                              </w:rPr>
                            </w:pPr>
                            <w:bookmarkStart w:id="99" w:name="_Toc168479011"/>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11</w:t>
                            </w:r>
                            <w:r w:rsidR="000748C7">
                              <w:fldChar w:fldCharType="end"/>
                            </w:r>
                            <w:r>
                              <w:rPr>
                                <w:lang w:val="en-US"/>
                              </w:rPr>
                              <w:t xml:space="preserve"> – Áp dụng thuật toán vào đồ thị gốc 1.4</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9DFE00" id="Text Box 40" o:spid="_x0000_s1037" type="#_x0000_t202" style="position:absolute;left:0;text-align:left;margin-left:0;margin-top:206.5pt;width:268.8pt;height:.05pt;z-index:25165829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" stroked="f">
                <v:textbox style="mso-fit-shape-to-text:t" inset="0,0,0,0">
                  <w:txbxContent>
                    <w:p w14:paraId="2BC0212F" w14:textId="006B0A5C" w:rsidR="00C82911" w:rsidRPr="00B64690" w:rsidRDefault="00C82911" w:rsidP="00624526">
                      <w:pPr>
                        <w:pStyle w:val="Caption"/>
                        <w:rPr>
                          <w:rFonts w:eastAsia="Cambria Math" w:cs="Times New Roman"/>
                          <w:noProof/>
                          <w:color w:val="000000"/>
                          <w:szCs w:val="26"/>
                          <w:lang w:eastAsia="zh-CN" w:bidi="ar"/>
                        </w:rPr>
                      </w:pPr>
                      <w:bookmarkStart w:id="100" w:name="_Toc168479011"/>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11</w:t>
                      </w:r>
                      <w:r w:rsidR="000748C7">
                        <w:fldChar w:fldCharType="end"/>
                      </w:r>
                      <w:r>
                        <w:rPr>
                          <w:lang w:val="en-US"/>
                        </w:rPr>
                        <w:t xml:space="preserve"> – Áp dụng thuật toán vào đồ thị gốc 1.4</w:t>
                      </w:r>
                      <w:bookmarkEnd w:id="100"/>
                    </w:p>
                  </w:txbxContent>
                </v:textbox>
                <w10:wrap type="topAndBottom" anchorx="margin"/>
              </v:shape>
            </w:pict>
          </mc:Fallback>
        </mc:AlternateContent>
      </w:r>
      <w:r w:rsidRPr="000C4696">
        <w:rPr>
          <w:noProof/>
          <w:lang w:eastAsia="zh-CN" w:bidi="ar"/>
        </w:rPr>
        <w:drawing>
          <wp:anchor distT="0" distB="0" distL="114300" distR="114300" simplePos="0" relativeHeight="251664463" behindDoc="0" locked="0" layoutInCell="1" allowOverlap="1" wp14:anchorId="5EC8DAC5" wp14:editId="56889B98">
            <wp:simplePos x="0" y="0"/>
            <wp:positionH relativeFrom="margin">
              <wp:align>center</wp:align>
            </wp:positionH>
            <wp:positionV relativeFrom="paragraph">
              <wp:posOffset>423</wp:posOffset>
            </wp:positionV>
            <wp:extent cx="2659755" cy="2700000"/>
            <wp:effectExtent l="0" t="0" r="7620" b="5715"/>
            <wp:wrapTopAndBottom/>
            <wp:docPr id="125335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56954" name=""/>
                    <pic:cNvPicPr/>
                  </pic:nvPicPr>
                  <pic:blipFill>
                    <a:blip r:embed="rId66">
                      <a:extLst>
                        <a:ext uri="{28A0092B-C50C-407E-A947-70E740481C1C}">
                          <a14:useLocalDpi xmlns:a14="http://schemas.microsoft.com/office/drawing/2010/main" val="0"/>
                        </a:ext>
                      </a:extLst>
                    </a:blip>
                    <a:stretch>
                      <a:fillRect/>
                    </a:stretch>
                  </pic:blipFill>
                  <pic:spPr>
                    <a:xfrm>
                      <a:off x="0" y="0"/>
                      <a:ext cx="2659755" cy="2700000"/>
                    </a:xfrm>
                    <a:prstGeom prst="rect">
                      <a:avLst/>
                    </a:prstGeom>
                  </pic:spPr>
                </pic:pic>
              </a:graphicData>
            </a:graphic>
            <wp14:sizeRelH relativeFrom="margin">
              <wp14:pctWidth>0</wp14:pctWidth>
            </wp14:sizeRelH>
            <wp14:sizeRelV relativeFrom="margin">
              <wp14:pctHeight>0</wp14:pctHeight>
            </wp14:sizeRelV>
          </wp:anchor>
        </w:drawing>
      </w:r>
      <w:r w:rsidR="00634283" w:rsidRPr="000C4696">
        <w:t>C</w:t>
      </w:r>
      <w:r w:rsidR="00634283" w:rsidRPr="002D6784">
        <w:rPr>
          <w:rStyle w:val="NidungvnbnChar"/>
        </w:rPr>
        <w:t xml:space="preserve">họn đỉnh g, tạo sub-cycle từ đỉnh g: </w:t>
      </w:r>
      <w:r w:rsidR="0099570D" w:rsidRPr="002D6784">
        <w:rPr>
          <w:rStyle w:val="NidungvnbnChar"/>
        </w:rPr>
        <w:t>g</w:t>
      </w:r>
      <w:r w:rsidR="00634283" w:rsidRPr="002D6784">
        <w:rPr>
          <w:rStyle w:val="NidungvnbnChar"/>
        </w:rPr>
        <w:t xml:space="preserve">, </w:t>
      </w:r>
      <w:r w:rsidR="0099570D" w:rsidRPr="002D6784">
        <w:rPr>
          <w:rStyle w:val="NidungvnbnChar"/>
        </w:rPr>
        <w:t>l</w:t>
      </w:r>
      <w:r w:rsidR="00634283" w:rsidRPr="002D6784">
        <w:rPr>
          <w:rStyle w:val="NidungvnbnChar"/>
        </w:rPr>
        <w:t xml:space="preserve">, </w:t>
      </w:r>
      <w:r w:rsidR="0099570D" w:rsidRPr="002D6784">
        <w:rPr>
          <w:rStyle w:val="NidungvnbnChar"/>
        </w:rPr>
        <w:t>k</w:t>
      </w:r>
      <w:r w:rsidR="00634283" w:rsidRPr="002D6784">
        <w:rPr>
          <w:rStyle w:val="NidungvnbnChar"/>
        </w:rPr>
        <w:t xml:space="preserve">, </w:t>
      </w:r>
      <w:r w:rsidR="0099570D" w:rsidRPr="002D6784">
        <w:rPr>
          <w:rStyle w:val="NidungvnbnChar"/>
        </w:rPr>
        <w:t>f</w:t>
      </w:r>
      <w:r w:rsidR="00634283" w:rsidRPr="002D6784">
        <w:rPr>
          <w:rStyle w:val="NidungvnbnChar"/>
        </w:rPr>
        <w:t xml:space="preserve">, </w:t>
      </w:r>
      <w:r w:rsidR="0099570D" w:rsidRPr="002D6784">
        <w:rPr>
          <w:rStyle w:val="NidungvnbnChar"/>
        </w:rPr>
        <w:t>g</w:t>
      </w:r>
      <w:r w:rsidR="00634283" w:rsidRPr="002D6784">
        <w:rPr>
          <w:rStyle w:val="NidungvnbnChar"/>
        </w:rPr>
        <w:t xml:space="preserve"> và sub-cycle thỏa là một circuit. Sau đó, tiến hành thêm sub-cycle vào R1 vào vị trí đỉnh g đầu tiên.</w:t>
      </w:r>
    </w:p>
    <w:p w14:paraId="5FE74ED6" w14:textId="1326A84C" w:rsidR="00250A64" w:rsidRDefault="002D6784" w:rsidP="009A4EF4">
      <w:pPr>
        <w:pStyle w:val="Nidungvnbn"/>
        <w:rPr>
          <w:rFonts w:eastAsia="Cambria Math" w:cs="Times New Roman"/>
          <w:color w:val="000000"/>
          <w:lang w:val="en-US" w:eastAsia="zh-CN" w:bidi="ar"/>
        </w:rPr>
      </w:pPr>
      <w:r>
        <w:rPr>
          <w:noProof/>
        </w:rPr>
        <mc:AlternateContent>
          <mc:Choice Requires="wps">
            <w:drawing>
              <wp:anchor distT="0" distB="0" distL="114300" distR="114300" simplePos="0" relativeHeight="251658300" behindDoc="0" locked="0" layoutInCell="1" allowOverlap="1" wp14:anchorId="005908D8" wp14:editId="21F645CC">
                <wp:simplePos x="0" y="0"/>
                <wp:positionH relativeFrom="margin">
                  <wp:align>center</wp:align>
                </wp:positionH>
                <wp:positionV relativeFrom="paragraph">
                  <wp:posOffset>2884170</wp:posOffset>
                </wp:positionV>
                <wp:extent cx="3386455" cy="635"/>
                <wp:effectExtent l="0" t="0" r="4445" b="635"/>
                <wp:wrapTopAndBottom/>
                <wp:docPr id="41" name="Text Box 41"/>
                <wp:cNvGraphicFramePr/>
                <a:graphic xmlns:a="http://schemas.openxmlformats.org/drawingml/2006/main">
                  <a:graphicData uri="http://schemas.microsoft.com/office/word/2010/wordprocessingShape">
                    <wps:wsp>
                      <wps:cNvSpPr txBox="1"/>
                      <wps:spPr>
                        <a:xfrm>
                          <a:off x="0" y="0"/>
                          <a:ext cx="3386455" cy="635"/>
                        </a:xfrm>
                        <a:prstGeom prst="rect">
                          <a:avLst/>
                        </a:prstGeom>
                        <a:solidFill>
                          <a:prstClr val="white"/>
                        </a:solidFill>
                        <a:ln>
                          <a:noFill/>
                        </a:ln>
                      </wps:spPr>
                      <wps:txbx>
                        <w:txbxContent>
                          <w:p w14:paraId="2E7C44E7" w14:textId="118F1765" w:rsidR="00C82911" w:rsidRPr="006E0C40" w:rsidRDefault="00C82911" w:rsidP="00624526">
                            <w:pPr>
                              <w:pStyle w:val="Caption"/>
                              <w:rPr>
                                <w:rFonts w:eastAsia="Cambria Math" w:cs="Times New Roman"/>
                                <w:noProof/>
                                <w:color w:val="000000"/>
                                <w:szCs w:val="26"/>
                                <w:lang w:eastAsia="zh-CN" w:bidi="ar"/>
                              </w:rPr>
                            </w:pPr>
                            <w:bookmarkStart w:id="101" w:name="_Toc168479012"/>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12</w:t>
                            </w:r>
                            <w:r w:rsidR="000748C7">
                              <w:fldChar w:fldCharType="end"/>
                            </w:r>
                            <w:r w:rsidRPr="00250A64">
                              <w:rPr>
                                <w:lang w:val="en-US"/>
                              </w:rPr>
                              <w:t xml:space="preserve"> </w:t>
                            </w:r>
                            <w:ins w:id="102" w:author="Microsoft Word" w:date="2024-06-04T16:36:00Z">
                              <w:r>
                                <w:rPr>
                                  <w:lang w:val="en-US"/>
                                </w:rPr>
                                <w:t>– Áp dụng thuật toán vào đồ thị gốc 1.5</w:t>
                              </w:r>
                            </w:ins>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908D8" id="Text Box 41" o:spid="_x0000_s1038" type="#_x0000_t202" style="position:absolute;left:0;text-align:left;margin-left:0;margin-top:227.1pt;width:266.65pt;height:.05pt;z-index:2516583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" stroked="f">
                <v:textbox style="mso-fit-shape-to-text:t" inset="0,0,0,0">
                  <w:txbxContent>
                    <w:p w14:paraId="2E7C44E7" w14:textId="118F1765" w:rsidR="00C82911" w:rsidRPr="006E0C40" w:rsidRDefault="00C82911" w:rsidP="00624526">
                      <w:pPr>
                        <w:pStyle w:val="Caption"/>
                        <w:rPr>
                          <w:rFonts w:eastAsia="Cambria Math" w:cs="Times New Roman"/>
                          <w:noProof/>
                          <w:color w:val="000000"/>
                          <w:szCs w:val="26"/>
                          <w:lang w:eastAsia="zh-CN" w:bidi="ar"/>
                        </w:rPr>
                      </w:pPr>
                      <w:bookmarkStart w:id="103" w:name="_Toc168479012"/>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12</w:t>
                      </w:r>
                      <w:r w:rsidR="000748C7">
                        <w:fldChar w:fldCharType="end"/>
                      </w:r>
                      <w:r w:rsidRPr="00250A64">
                        <w:rPr>
                          <w:lang w:val="en-US"/>
                        </w:rPr>
                        <w:t xml:space="preserve"> </w:t>
                      </w:r>
                      <w:ins w:id="104" w:author="Microsoft Word" w:date="2024-06-04T16:36:00Z">
                        <w:r>
                          <w:rPr>
                            <w:lang w:val="en-US"/>
                          </w:rPr>
                          <w:t>– Áp dụng thuật toán vào đồ thị gốc 1.5</w:t>
                        </w:r>
                      </w:ins>
                      <w:bookmarkEnd w:id="103"/>
                    </w:p>
                  </w:txbxContent>
                </v:textbox>
                <w10:wrap type="topAndBottom" anchorx="margin"/>
              </v:shape>
            </w:pict>
          </mc:Fallback>
        </mc:AlternateContent>
      </w:r>
      <w:r w:rsidRPr="000C4696">
        <w:rPr>
          <w:noProof/>
          <w:lang w:eastAsia="zh-CN" w:bidi="ar"/>
        </w:rPr>
        <w:drawing>
          <wp:anchor distT="0" distB="0" distL="114300" distR="114300" simplePos="0" relativeHeight="251665487" behindDoc="0" locked="0" layoutInCell="1" allowOverlap="1" wp14:anchorId="7E1441FE" wp14:editId="5F6639C2">
            <wp:simplePos x="0" y="0"/>
            <wp:positionH relativeFrom="margin">
              <wp:align>center</wp:align>
            </wp:positionH>
            <wp:positionV relativeFrom="paragraph">
              <wp:posOffset>233680</wp:posOffset>
            </wp:positionV>
            <wp:extent cx="2760345" cy="2699385"/>
            <wp:effectExtent l="0" t="0" r="1905" b="5715"/>
            <wp:wrapTopAndBottom/>
            <wp:docPr id="63044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49788" name=""/>
                    <pic:cNvPicPr/>
                  </pic:nvPicPr>
                  <pic:blipFill>
                    <a:blip r:embed="rId67">
                      <a:extLst>
                        <a:ext uri="{28A0092B-C50C-407E-A947-70E740481C1C}">
                          <a14:useLocalDpi xmlns:a14="http://schemas.microsoft.com/office/drawing/2010/main" val="0"/>
                        </a:ext>
                      </a:extLst>
                    </a:blip>
                    <a:stretch>
                      <a:fillRect/>
                    </a:stretch>
                  </pic:blipFill>
                  <pic:spPr>
                    <a:xfrm>
                      <a:off x="0" y="0"/>
                      <a:ext cx="2760345" cy="2699385"/>
                    </a:xfrm>
                    <a:prstGeom prst="rect">
                      <a:avLst/>
                    </a:prstGeom>
                  </pic:spPr>
                </pic:pic>
              </a:graphicData>
            </a:graphic>
          </wp:anchor>
        </w:drawing>
      </w:r>
      <w:r w:rsidR="00634283" w:rsidRPr="000C4696">
        <w:rPr>
          <w:rFonts w:eastAsia="Cambria Math" w:cs="Times New Roman"/>
          <w:color w:val="000000"/>
          <w:lang w:eastAsia="zh-CN" w:bidi="ar"/>
        </w:rPr>
        <w:t xml:space="preserve">→ R1 = a, Z, T, U, a, b, V, W, c, b, h, i, n, m, h, g, </w:t>
      </w:r>
      <w:r w:rsidR="0099570D" w:rsidRPr="000C4696">
        <w:rPr>
          <w:rFonts w:eastAsia="Cambria Math" w:cs="Times New Roman"/>
          <w:color w:val="000000"/>
          <w:lang w:eastAsia="zh-CN" w:bidi="ar"/>
        </w:rPr>
        <w:t>l, k, f, g</w:t>
      </w:r>
      <w:r w:rsidR="00634283" w:rsidRPr="000C4696">
        <w:rPr>
          <w:rFonts w:eastAsia="Cambria Math" w:cs="Times New Roman"/>
          <w:color w:val="000000"/>
          <w:lang w:eastAsia="zh-CN" w:bidi="ar"/>
        </w:rPr>
        <w:t>, a</w:t>
      </w:r>
    </w:p>
    <w:p w14:paraId="350ACD02" w14:textId="52DF3C91" w:rsidR="00325A27" w:rsidRPr="00F13590" w:rsidRDefault="00325A27" w:rsidP="00BA2B20">
      <w:pPr>
        <w:pStyle w:val="Nidungvnbn"/>
        <w:numPr>
          <w:ilvl w:val="0"/>
          <w:numId w:val="2"/>
        </w:numPr>
        <w:ind w:left="851" w:hanging="284"/>
        <w:rPr>
          <w:lang w:val="en-US"/>
        </w:rPr>
      </w:pPr>
      <w:r w:rsidRPr="000C4696">
        <w:t xml:space="preserve">Chọn đỉnh T, tạo sub-cycle từ đỉnh T: T, </w:t>
      </w:r>
      <w:r w:rsidR="00D73751" w:rsidRPr="000C4696">
        <w:t>S</w:t>
      </w:r>
      <w:r w:rsidRPr="000C4696">
        <w:t xml:space="preserve">, </w:t>
      </w:r>
      <w:r w:rsidR="00D73751" w:rsidRPr="000C4696">
        <w:t>M</w:t>
      </w:r>
      <w:r w:rsidRPr="000C4696">
        <w:t xml:space="preserve">, </w:t>
      </w:r>
      <w:r w:rsidR="00D73751" w:rsidRPr="000C4696">
        <w:t>N</w:t>
      </w:r>
      <w:r w:rsidRPr="000C4696">
        <w:t xml:space="preserve">, </w:t>
      </w:r>
      <w:r w:rsidR="00D73751" w:rsidRPr="000C4696">
        <w:t>T</w:t>
      </w:r>
      <w:r w:rsidRPr="000C4696">
        <w:t xml:space="preserve"> và sub-cycle thỏa là một circuit. Sau đó, tiến hành thêm sub-cycle vào R1 vào vị trí đỉnh T đầu tiên.</w:t>
      </w:r>
    </w:p>
    <w:p w14:paraId="2400C25B" w14:textId="55E46151" w:rsidR="00325A27" w:rsidRPr="000C4696" w:rsidRDefault="00325A27" w:rsidP="00325A27">
      <w:pPr>
        <w:pStyle w:val="Nidungvnbn"/>
        <w:rPr>
          <w:rFonts w:eastAsia="Cambria Math" w:cs="Times New Roman"/>
          <w:color w:val="000000"/>
          <w:lang w:eastAsia="zh-CN" w:bidi="ar"/>
        </w:rPr>
      </w:pPr>
      <w:r w:rsidRPr="000C4696">
        <w:rPr>
          <w:rFonts w:eastAsia="Cambria Math" w:cs="Times New Roman"/>
          <w:color w:val="000000"/>
          <w:lang w:eastAsia="zh-CN" w:bidi="ar"/>
        </w:rPr>
        <w:t xml:space="preserve">→ R1 = a, Z, T, </w:t>
      </w:r>
      <w:r w:rsidR="00D73751" w:rsidRPr="000C4696">
        <w:rPr>
          <w:rFonts w:eastAsia="Cambria Math" w:cs="Times New Roman"/>
          <w:color w:val="000000"/>
          <w:lang w:eastAsia="zh-CN" w:bidi="ar"/>
        </w:rPr>
        <w:t>S, M, N, T</w:t>
      </w:r>
      <w:r w:rsidRPr="000C4696">
        <w:rPr>
          <w:rFonts w:eastAsia="Cambria Math" w:cs="Times New Roman"/>
          <w:color w:val="000000"/>
          <w:lang w:eastAsia="zh-CN" w:bidi="ar"/>
        </w:rPr>
        <w:t>, U, a, b, V, W, c, b, h, i, n, m, h, g, l, k, f, g, a</w:t>
      </w:r>
    </w:p>
    <w:p w14:paraId="2C85AB30" w14:textId="3764ECBF" w:rsidR="009A4EF4" w:rsidRPr="007E0898" w:rsidRDefault="007E0898" w:rsidP="007E0898">
      <w:pPr>
        <w:jc w:val="center"/>
        <w:rPr>
          <w:lang w:val="en-US"/>
        </w:rPr>
      </w:pPr>
      <w:r>
        <w:rPr>
          <w:noProof/>
        </w:rPr>
        <w:lastRenderedPageBreak/>
        <mc:AlternateContent>
          <mc:Choice Requires="wps">
            <w:drawing>
              <wp:anchor distT="0" distB="0" distL="114300" distR="114300" simplePos="0" relativeHeight="251658301" behindDoc="0" locked="0" layoutInCell="1" allowOverlap="1" wp14:anchorId="0366C159" wp14:editId="49FA4741">
                <wp:simplePos x="0" y="0"/>
                <wp:positionH relativeFrom="margin">
                  <wp:align>center</wp:align>
                </wp:positionH>
                <wp:positionV relativeFrom="paragraph">
                  <wp:posOffset>2724785</wp:posOffset>
                </wp:positionV>
                <wp:extent cx="3451860" cy="635"/>
                <wp:effectExtent l="0" t="0" r="0" b="635"/>
                <wp:wrapTopAndBottom/>
                <wp:docPr id="42" name="Text Box 42"/>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14:paraId="101A1775" w14:textId="0E5D0A19" w:rsidR="00C82911" w:rsidRPr="007E0898" w:rsidRDefault="00C82911" w:rsidP="00624526">
                            <w:pPr>
                              <w:pStyle w:val="Caption"/>
                              <w:rPr>
                                <w:lang w:val="en-US"/>
                              </w:rPr>
                            </w:pPr>
                            <w:bookmarkStart w:id="105" w:name="_Toc168479013"/>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13</w:t>
                            </w:r>
                            <w:r w:rsidR="000748C7">
                              <w:fldChar w:fldCharType="end"/>
                            </w:r>
                            <w:r w:rsidRPr="00250A64">
                              <w:rPr>
                                <w:lang w:val="en-US"/>
                              </w:rPr>
                              <w:t xml:space="preserve"> </w:t>
                            </w:r>
                            <w:r>
                              <w:rPr>
                                <w:lang w:val="en-US"/>
                              </w:rPr>
                              <w:t>– Áp dụng thuật toán vào đồ thị gốc 1.6</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66C159" id="Text Box 42" o:spid="_x0000_s1039" type="#_x0000_t202" style="position:absolute;left:0;text-align:left;margin-left:0;margin-top:214.55pt;width:271.8pt;height:.05pt;z-index:25165830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L1tMAIAAGc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" stroked="f">
                <v:textbox style="mso-fit-shape-to-text:t" inset="0,0,0,0">
                  <w:txbxContent>
                    <w:p w14:paraId="101A1775" w14:textId="0E5D0A19" w:rsidR="00C82911" w:rsidRPr="007E0898" w:rsidRDefault="00C82911" w:rsidP="00624526">
                      <w:pPr>
                        <w:pStyle w:val="Caption"/>
                        <w:rPr>
                          <w:lang w:val="en-US"/>
                        </w:rPr>
                      </w:pPr>
                      <w:bookmarkStart w:id="106" w:name="_Toc168479013"/>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13</w:t>
                      </w:r>
                      <w:r w:rsidR="000748C7">
                        <w:fldChar w:fldCharType="end"/>
                      </w:r>
                      <w:r w:rsidRPr="00250A64">
                        <w:rPr>
                          <w:lang w:val="en-US"/>
                        </w:rPr>
                        <w:t xml:space="preserve"> </w:t>
                      </w:r>
                      <w:r>
                        <w:rPr>
                          <w:lang w:val="en-US"/>
                        </w:rPr>
                        <w:t>– Áp dụng thuật toán vào đồ thị gốc 1.6</w:t>
                      </w:r>
                      <w:bookmarkEnd w:id="106"/>
                    </w:p>
                  </w:txbxContent>
                </v:textbox>
                <w10:wrap type="topAndBottom" anchorx="margin"/>
              </v:shape>
            </w:pict>
          </mc:Fallback>
        </mc:AlternateContent>
      </w:r>
      <w:r w:rsidR="0086280F" w:rsidRPr="000C4696">
        <w:rPr>
          <w:noProof/>
          <w:lang w:eastAsia="zh-CN" w:bidi="ar"/>
        </w:rPr>
        <w:drawing>
          <wp:inline distT="0" distB="0" distL="0" distR="0" wp14:anchorId="1E746CF0" wp14:editId="035175C6">
            <wp:extent cx="2813341" cy="2700000"/>
            <wp:effectExtent l="0" t="0" r="6350" b="5715"/>
            <wp:docPr id="101565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59267" name=""/>
                    <pic:cNvPicPr/>
                  </pic:nvPicPr>
                  <pic:blipFill>
                    <a:blip r:embed="rId68"/>
                    <a:stretch>
                      <a:fillRect/>
                    </a:stretch>
                  </pic:blipFill>
                  <pic:spPr>
                    <a:xfrm>
                      <a:off x="0" y="0"/>
                      <a:ext cx="2813341" cy="2700000"/>
                    </a:xfrm>
                    <a:prstGeom prst="rect">
                      <a:avLst/>
                    </a:prstGeom>
                  </pic:spPr>
                </pic:pic>
              </a:graphicData>
            </a:graphic>
          </wp:inline>
        </w:drawing>
      </w:r>
    </w:p>
    <w:p w14:paraId="74168540" w14:textId="32422367" w:rsidR="0086280F" w:rsidRPr="00F13590" w:rsidRDefault="0086280F" w:rsidP="00BA2B20">
      <w:pPr>
        <w:pStyle w:val="Nidungvnbn"/>
        <w:numPr>
          <w:ilvl w:val="0"/>
          <w:numId w:val="2"/>
        </w:numPr>
        <w:ind w:left="851" w:hanging="284"/>
        <w:rPr>
          <w:lang w:val="en-US"/>
        </w:rPr>
      </w:pPr>
      <w:r w:rsidRPr="000C4696">
        <w:t xml:space="preserve">Chọn đỉnh Z, tạo sub-cycle từ đỉnh Z: Z, </w:t>
      </w:r>
      <w:r w:rsidR="001756EF" w:rsidRPr="000C4696">
        <w:t>f</w:t>
      </w:r>
      <w:r w:rsidRPr="000C4696">
        <w:t xml:space="preserve">, </w:t>
      </w:r>
      <w:r w:rsidR="001756EF" w:rsidRPr="000C4696">
        <w:t>e</w:t>
      </w:r>
      <w:r w:rsidRPr="000C4696">
        <w:t xml:space="preserve">, </w:t>
      </w:r>
      <w:r w:rsidR="001756EF" w:rsidRPr="000C4696">
        <w:t>Y</w:t>
      </w:r>
      <w:r w:rsidRPr="000C4696">
        <w:t xml:space="preserve">, </w:t>
      </w:r>
      <w:r w:rsidR="001756EF" w:rsidRPr="000C4696">
        <w:t>Z</w:t>
      </w:r>
      <w:r w:rsidRPr="000C4696">
        <w:t xml:space="preserve"> và sub-cycle thỏa là một circuit. Sau đó, tiến hành thêm sub-cycle vào R1 vào vị trí đỉnh Z đầu tiên.</w:t>
      </w:r>
    </w:p>
    <w:p w14:paraId="3FCEBC66" w14:textId="27ED4929" w:rsidR="0086280F" w:rsidRPr="000C4696" w:rsidRDefault="0086280F" w:rsidP="002B00E9">
      <w:pPr>
        <w:pStyle w:val="Nidungvnbn"/>
        <w:ind w:firstLine="0"/>
        <w:rPr>
          <w:rFonts w:eastAsia="Cambria Math" w:cs="Times New Roman"/>
          <w:color w:val="000000"/>
          <w:lang w:eastAsia="zh-CN" w:bidi="ar"/>
        </w:rPr>
      </w:pPr>
      <w:r w:rsidRPr="000C4696">
        <w:rPr>
          <w:rFonts w:eastAsia="Cambria Math" w:cs="Times New Roman"/>
          <w:color w:val="000000"/>
          <w:lang w:eastAsia="zh-CN" w:bidi="ar"/>
        </w:rPr>
        <w:t xml:space="preserve">→ R1 = a, Z, </w:t>
      </w:r>
      <w:r w:rsidR="001756EF" w:rsidRPr="000C4696">
        <w:rPr>
          <w:rFonts w:eastAsia="Cambria Math" w:cs="Times New Roman"/>
          <w:color w:val="000000"/>
          <w:lang w:eastAsia="zh-CN" w:bidi="ar"/>
        </w:rPr>
        <w:t>f, e, Y, Z</w:t>
      </w:r>
      <w:r w:rsidRPr="000C4696">
        <w:rPr>
          <w:rFonts w:eastAsia="Cambria Math" w:cs="Times New Roman"/>
          <w:color w:val="000000"/>
          <w:lang w:eastAsia="zh-CN" w:bidi="ar"/>
        </w:rPr>
        <w:t>, T, S, M, N, T, U, a, b, V, W, c, b, h, i, n, m, h, g, l, k, f, g, a</w:t>
      </w:r>
    </w:p>
    <w:p w14:paraId="6822AF10" w14:textId="640827D7" w:rsidR="002B00E9" w:rsidRDefault="007E0898" w:rsidP="002B00E9">
      <w:pPr>
        <w:keepNext/>
        <w:jc w:val="center"/>
      </w:pPr>
      <w:r>
        <w:rPr>
          <w:noProof/>
        </w:rPr>
        <mc:AlternateContent>
          <mc:Choice Requires="wps">
            <w:drawing>
              <wp:anchor distT="0" distB="0" distL="114300" distR="114300" simplePos="0" relativeHeight="251658302" behindDoc="0" locked="0" layoutInCell="1" allowOverlap="1" wp14:anchorId="08F5EEBD" wp14:editId="5A525EA8">
                <wp:simplePos x="0" y="0"/>
                <wp:positionH relativeFrom="margin">
                  <wp:align>center</wp:align>
                </wp:positionH>
                <wp:positionV relativeFrom="paragraph">
                  <wp:posOffset>2856865</wp:posOffset>
                </wp:positionV>
                <wp:extent cx="3451860" cy="635"/>
                <wp:effectExtent l="0" t="0" r="0" b="635"/>
                <wp:wrapTopAndBottom/>
                <wp:docPr id="43" name="Text Box 43"/>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14:paraId="1ED513C9" w14:textId="5E6D994C" w:rsidR="00C82911" w:rsidRPr="00FB327B" w:rsidRDefault="00C82911" w:rsidP="00624526">
                            <w:pPr>
                              <w:pStyle w:val="Caption"/>
                              <w:rPr>
                                <w:noProof/>
                                <w:szCs w:val="26"/>
                              </w:rPr>
                            </w:pPr>
                            <w:bookmarkStart w:id="107" w:name="_Toc168479014"/>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14</w:t>
                            </w:r>
                            <w:r w:rsidR="000748C7">
                              <w:fldChar w:fldCharType="end"/>
                            </w:r>
                            <w:r w:rsidRPr="00250A64">
                              <w:rPr>
                                <w:lang w:val="en-US"/>
                              </w:rPr>
                              <w:t xml:space="preserve"> </w:t>
                            </w:r>
                            <w:r>
                              <w:rPr>
                                <w:lang w:val="en-US"/>
                              </w:rPr>
                              <w:t>– Áp dụng thuật toán vào đồ thị gốc 1.7</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F5EEBD" id="Text Box 43" o:spid="_x0000_s1040" type="#_x0000_t202" style="position:absolute;left:0;text-align:left;margin-left:0;margin-top:224.95pt;width:271.8pt;height:.05pt;z-index:25165830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" stroked="f">
                <v:textbox style="mso-fit-shape-to-text:t" inset="0,0,0,0">
                  <w:txbxContent>
                    <w:p w14:paraId="1ED513C9" w14:textId="5E6D994C" w:rsidR="00C82911" w:rsidRPr="00FB327B" w:rsidRDefault="00C82911" w:rsidP="00624526">
                      <w:pPr>
                        <w:pStyle w:val="Caption"/>
                        <w:rPr>
                          <w:noProof/>
                          <w:szCs w:val="26"/>
                        </w:rPr>
                      </w:pPr>
                      <w:bookmarkStart w:id="108" w:name="_Toc168479014"/>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14</w:t>
                      </w:r>
                      <w:r w:rsidR="000748C7">
                        <w:fldChar w:fldCharType="end"/>
                      </w:r>
                      <w:r w:rsidRPr="00250A64">
                        <w:rPr>
                          <w:lang w:val="en-US"/>
                        </w:rPr>
                        <w:t xml:space="preserve"> </w:t>
                      </w:r>
                      <w:r>
                        <w:rPr>
                          <w:lang w:val="en-US"/>
                        </w:rPr>
                        <w:t>– Áp dụng thuật toán vào đồ thị gốc 1.7</w:t>
                      </w:r>
                      <w:bookmarkEnd w:id="108"/>
                    </w:p>
                  </w:txbxContent>
                </v:textbox>
                <w10:wrap type="topAndBottom" anchorx="margin"/>
              </v:shape>
            </w:pict>
          </mc:Fallback>
        </mc:AlternateContent>
      </w:r>
      <w:r w:rsidR="0060161C" w:rsidRPr="000C4696">
        <w:rPr>
          <w:noProof/>
        </w:rPr>
        <w:drawing>
          <wp:inline distT="0" distB="0" distL="0" distR="0" wp14:anchorId="3344C19C" wp14:editId="13453030">
            <wp:extent cx="2704308" cy="2700000"/>
            <wp:effectExtent l="0" t="0" r="1270" b="5715"/>
            <wp:docPr id="164157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77848" name=""/>
                    <pic:cNvPicPr/>
                  </pic:nvPicPr>
                  <pic:blipFill>
                    <a:blip r:embed="rId69"/>
                    <a:stretch>
                      <a:fillRect/>
                    </a:stretch>
                  </pic:blipFill>
                  <pic:spPr>
                    <a:xfrm>
                      <a:off x="0" y="0"/>
                      <a:ext cx="2704308" cy="2700000"/>
                    </a:xfrm>
                    <a:prstGeom prst="rect">
                      <a:avLst/>
                    </a:prstGeom>
                  </pic:spPr>
                </pic:pic>
              </a:graphicData>
            </a:graphic>
          </wp:inline>
        </w:drawing>
      </w:r>
    </w:p>
    <w:p w14:paraId="4B499FAC" w14:textId="4EF9B0E8" w:rsidR="0060161C" w:rsidRPr="00F13590" w:rsidRDefault="0060161C" w:rsidP="007E0898">
      <w:pPr>
        <w:pStyle w:val="Nidungvnbn"/>
        <w:numPr>
          <w:ilvl w:val="0"/>
          <w:numId w:val="2"/>
        </w:numPr>
        <w:ind w:left="851" w:hanging="284"/>
        <w:rPr>
          <w:lang w:val="en-US"/>
        </w:rPr>
      </w:pPr>
      <w:r w:rsidRPr="000C4696">
        <w:t xml:space="preserve">Chọn đỉnh </w:t>
      </w:r>
      <w:r w:rsidR="00407FD4" w:rsidRPr="000C4696">
        <w:t>U</w:t>
      </w:r>
      <w:r w:rsidRPr="000C4696">
        <w:t xml:space="preserve">, tạo sub-cycle từ đỉnh </w:t>
      </w:r>
      <w:r w:rsidR="00407FD4" w:rsidRPr="000C4696">
        <w:t>U</w:t>
      </w:r>
      <w:r w:rsidRPr="000C4696">
        <w:t xml:space="preserve">: </w:t>
      </w:r>
      <w:r w:rsidR="00407FD4" w:rsidRPr="000C4696">
        <w:t>U</w:t>
      </w:r>
      <w:r w:rsidRPr="000C4696">
        <w:t xml:space="preserve">, </w:t>
      </w:r>
      <w:r w:rsidR="00407FD4" w:rsidRPr="000C4696">
        <w:t>O</w:t>
      </w:r>
      <w:r w:rsidRPr="000C4696">
        <w:t xml:space="preserve">, </w:t>
      </w:r>
      <w:r w:rsidR="00407FD4" w:rsidRPr="000C4696">
        <w:t>P</w:t>
      </w:r>
      <w:r w:rsidRPr="000C4696">
        <w:t xml:space="preserve">, </w:t>
      </w:r>
      <w:r w:rsidR="00407FD4" w:rsidRPr="000C4696">
        <w:t>V</w:t>
      </w:r>
      <w:r w:rsidRPr="000C4696">
        <w:t xml:space="preserve">, </w:t>
      </w:r>
      <w:r w:rsidR="00407FD4" w:rsidRPr="000C4696">
        <w:t>U</w:t>
      </w:r>
      <w:r w:rsidRPr="000C4696">
        <w:t xml:space="preserve"> và sub-cycle thỏa là một circuit. Sau đó, tiến hành thêm sub-cycle vào R1 vào vị trí đỉnh </w:t>
      </w:r>
      <w:r w:rsidR="00407FD4" w:rsidRPr="000C4696">
        <w:t>U</w:t>
      </w:r>
      <w:r w:rsidRPr="000C4696">
        <w:t xml:space="preserve"> đầu tiên.</w:t>
      </w:r>
    </w:p>
    <w:p w14:paraId="78ACA9CF" w14:textId="7A60E473" w:rsidR="0060161C" w:rsidRPr="000C4696" w:rsidRDefault="0060161C" w:rsidP="002B00E9">
      <w:pPr>
        <w:pStyle w:val="Nidungvnbn"/>
        <w:ind w:firstLine="0"/>
        <w:rPr>
          <w:rFonts w:eastAsia="Cambria Math" w:cs="Times New Roman"/>
          <w:color w:val="000000"/>
          <w:lang w:eastAsia="zh-CN" w:bidi="ar"/>
        </w:rPr>
      </w:pPr>
      <w:r w:rsidRPr="000C4696">
        <w:rPr>
          <w:rFonts w:eastAsia="Cambria Math" w:cs="Times New Roman"/>
          <w:color w:val="000000"/>
          <w:lang w:eastAsia="zh-CN" w:bidi="ar"/>
        </w:rPr>
        <w:t xml:space="preserve">→ R1 = a, Z, f, e, Y, Z, T, S, M, N, T, U, </w:t>
      </w:r>
      <w:r w:rsidR="00ED5684" w:rsidRPr="000C4696">
        <w:rPr>
          <w:rFonts w:eastAsia="Cambria Math" w:cs="Times New Roman"/>
          <w:color w:val="000000"/>
          <w:lang w:eastAsia="zh-CN" w:bidi="ar"/>
        </w:rPr>
        <w:t>O, P, V, U</w:t>
      </w:r>
      <w:r w:rsidRPr="000C4696">
        <w:rPr>
          <w:rFonts w:eastAsia="Cambria Math" w:cs="Times New Roman"/>
          <w:color w:val="000000"/>
          <w:lang w:eastAsia="zh-CN" w:bidi="ar"/>
        </w:rPr>
        <w:t>, a, b, V, W, c, b, h, i, n, m, h, g, l, k, f, g, a</w:t>
      </w:r>
    </w:p>
    <w:p w14:paraId="0BA67383" w14:textId="3F5CF5C9" w:rsidR="00F239A0" w:rsidRPr="00F13590" w:rsidRDefault="001A2935" w:rsidP="00CB5AD0">
      <w:pPr>
        <w:pStyle w:val="Nidungvnbn"/>
        <w:numPr>
          <w:ilvl w:val="0"/>
          <w:numId w:val="2"/>
        </w:numPr>
        <w:ind w:left="851" w:hanging="284"/>
        <w:rPr>
          <w:lang w:val="en-US"/>
        </w:rPr>
      </w:pPr>
      <w:r>
        <w:rPr>
          <w:noProof/>
        </w:rPr>
        <w:lastRenderedPageBreak/>
        <mc:AlternateContent>
          <mc:Choice Requires="wps">
            <w:drawing>
              <wp:anchor distT="0" distB="0" distL="114300" distR="114300" simplePos="0" relativeHeight="251658303" behindDoc="0" locked="0" layoutInCell="1" allowOverlap="1" wp14:anchorId="3E153898" wp14:editId="6C4E0180">
                <wp:simplePos x="0" y="0"/>
                <wp:positionH relativeFrom="margin">
                  <wp:align>center</wp:align>
                </wp:positionH>
                <wp:positionV relativeFrom="paragraph">
                  <wp:posOffset>2702983</wp:posOffset>
                </wp:positionV>
                <wp:extent cx="3482340" cy="635"/>
                <wp:effectExtent l="0" t="0" r="3810" b="635"/>
                <wp:wrapTopAndBottom/>
                <wp:docPr id="44" name="Text Box 44"/>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wps:spPr>
                      <wps:txbx>
                        <w:txbxContent>
                          <w:p w14:paraId="14642196" w14:textId="4C7C2F17" w:rsidR="00C82911" w:rsidRPr="00531862" w:rsidRDefault="00C82911" w:rsidP="00624526">
                            <w:pPr>
                              <w:pStyle w:val="Caption"/>
                              <w:rPr>
                                <w:noProof/>
                                <w:szCs w:val="26"/>
                              </w:rPr>
                            </w:pPr>
                            <w:bookmarkStart w:id="109" w:name="_Toc168479015"/>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15</w:t>
                            </w:r>
                            <w:r w:rsidR="000748C7">
                              <w:fldChar w:fldCharType="end"/>
                            </w:r>
                            <w:r w:rsidRPr="00250A64">
                              <w:rPr>
                                <w:lang w:val="en-US"/>
                              </w:rPr>
                              <w:t xml:space="preserve"> </w:t>
                            </w:r>
                            <w:ins w:id="110" w:author="Microsoft Word" w:date="2024-06-04T16:36:00Z">
                              <w:r>
                                <w:rPr>
                                  <w:lang w:val="en-US"/>
                                </w:rPr>
                                <w:t>– Áp dụng thuật toán vào đồ thị gốc 1.</w:t>
                              </w:r>
                            </w:ins>
                            <w:r>
                              <w:rPr>
                                <w:lang w:val="en-US"/>
                              </w:rPr>
                              <w:t>8</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153898" id="Text Box 44" o:spid="_x0000_s1041" type="#_x0000_t202" style="position:absolute;left:0;text-align:left;margin-left:0;margin-top:212.85pt;width:274.2pt;height:.05pt;z-index:25165830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" stroked="f">
                <v:textbox style="mso-fit-shape-to-text:t" inset="0,0,0,0">
                  <w:txbxContent>
                    <w:p w14:paraId="14642196" w14:textId="4C7C2F17" w:rsidR="00C82911" w:rsidRPr="00531862" w:rsidRDefault="00C82911" w:rsidP="00624526">
                      <w:pPr>
                        <w:pStyle w:val="Caption"/>
                        <w:rPr>
                          <w:noProof/>
                          <w:szCs w:val="26"/>
                        </w:rPr>
                      </w:pPr>
                      <w:bookmarkStart w:id="111" w:name="_Toc168479015"/>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15</w:t>
                      </w:r>
                      <w:r w:rsidR="000748C7">
                        <w:fldChar w:fldCharType="end"/>
                      </w:r>
                      <w:r w:rsidRPr="00250A64">
                        <w:rPr>
                          <w:lang w:val="en-US"/>
                        </w:rPr>
                        <w:t xml:space="preserve"> </w:t>
                      </w:r>
                      <w:ins w:id="112" w:author="Microsoft Word" w:date="2024-06-04T16:36:00Z">
                        <w:r>
                          <w:rPr>
                            <w:lang w:val="en-US"/>
                          </w:rPr>
                          <w:t>– Áp dụng thuật toán vào đồ thị gốc 1.</w:t>
                        </w:r>
                      </w:ins>
                      <w:r>
                        <w:rPr>
                          <w:lang w:val="en-US"/>
                        </w:rPr>
                        <w:t>8</w:t>
                      </w:r>
                      <w:bookmarkEnd w:id="111"/>
                    </w:p>
                  </w:txbxContent>
                </v:textbox>
                <w10:wrap type="topAndBottom" anchorx="margin"/>
              </v:shape>
            </w:pict>
          </mc:Fallback>
        </mc:AlternateContent>
      </w:r>
      <w:r w:rsidR="00CB5AD0" w:rsidRPr="000C4696">
        <w:rPr>
          <w:noProof/>
        </w:rPr>
        <w:drawing>
          <wp:anchor distT="0" distB="0" distL="114300" distR="114300" simplePos="0" relativeHeight="251660367" behindDoc="0" locked="0" layoutInCell="1" allowOverlap="1" wp14:anchorId="660F7E2C" wp14:editId="13325F16">
            <wp:simplePos x="0" y="0"/>
            <wp:positionH relativeFrom="margin">
              <wp:align>center</wp:align>
            </wp:positionH>
            <wp:positionV relativeFrom="paragraph">
              <wp:posOffset>423</wp:posOffset>
            </wp:positionV>
            <wp:extent cx="2751226" cy="2700000"/>
            <wp:effectExtent l="0" t="0" r="0" b="5715"/>
            <wp:wrapTopAndBottom/>
            <wp:docPr id="146684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48213" name=""/>
                    <pic:cNvPicPr/>
                  </pic:nvPicPr>
                  <pic:blipFill>
                    <a:blip r:embed="rId70">
                      <a:extLst>
                        <a:ext uri="{28A0092B-C50C-407E-A947-70E740481C1C}">
                          <a14:useLocalDpi xmlns:a14="http://schemas.microsoft.com/office/drawing/2010/main" val="0"/>
                        </a:ext>
                      </a:extLst>
                    </a:blip>
                    <a:stretch>
                      <a:fillRect/>
                    </a:stretch>
                  </pic:blipFill>
                  <pic:spPr>
                    <a:xfrm>
                      <a:off x="0" y="0"/>
                      <a:ext cx="2751226" cy="2700000"/>
                    </a:xfrm>
                    <a:prstGeom prst="rect">
                      <a:avLst/>
                    </a:prstGeom>
                  </pic:spPr>
                </pic:pic>
              </a:graphicData>
            </a:graphic>
            <wp14:sizeRelH relativeFrom="margin">
              <wp14:pctWidth>0</wp14:pctWidth>
            </wp14:sizeRelH>
            <wp14:sizeRelV relativeFrom="margin">
              <wp14:pctHeight>0</wp14:pctHeight>
            </wp14:sizeRelV>
          </wp:anchor>
        </w:drawing>
      </w:r>
      <w:r w:rsidR="00F239A0" w:rsidRPr="000C4696">
        <w:t xml:space="preserve">Chọn đỉnh W, tạo sub-cycle từ đỉnh W: W, </w:t>
      </w:r>
      <w:r w:rsidR="002443AB" w:rsidRPr="000C4696">
        <w:t>Q</w:t>
      </w:r>
      <w:r w:rsidR="00F239A0" w:rsidRPr="000C4696">
        <w:t xml:space="preserve">, </w:t>
      </w:r>
      <w:r w:rsidR="002443AB" w:rsidRPr="000C4696">
        <w:t>R</w:t>
      </w:r>
      <w:r w:rsidR="00F239A0" w:rsidRPr="000C4696">
        <w:t xml:space="preserve">, </w:t>
      </w:r>
      <w:r w:rsidR="002443AB" w:rsidRPr="000C4696">
        <w:t>X</w:t>
      </w:r>
      <w:r w:rsidR="00F239A0" w:rsidRPr="000C4696">
        <w:t xml:space="preserve">, </w:t>
      </w:r>
      <w:r w:rsidR="002443AB" w:rsidRPr="000C4696">
        <w:t>W</w:t>
      </w:r>
      <w:r w:rsidR="00F239A0" w:rsidRPr="000C4696">
        <w:t xml:space="preserve"> và sub-cycle thỏa là một circuit. Sau đó, </w:t>
      </w:r>
      <w:r w:rsidR="00784604">
        <w:rPr>
          <w:lang w:val="en-US"/>
        </w:rPr>
        <w:t>t</w:t>
      </w:r>
      <w:r w:rsidR="00F239A0" w:rsidRPr="000C4696">
        <w:t>hêm sub-cycle vào R1 vào vị trí đỉnh W đầu tiên.</w:t>
      </w:r>
    </w:p>
    <w:p w14:paraId="2BEF6770" w14:textId="3205AB3F" w:rsidR="00250A64" w:rsidRDefault="001A2935" w:rsidP="00B7713A">
      <w:pPr>
        <w:pStyle w:val="Nidungvnbn"/>
        <w:rPr>
          <w:rFonts w:eastAsia="Cambria Math" w:cs="Times New Roman"/>
          <w:color w:val="000000"/>
          <w:lang w:val="en-US" w:eastAsia="zh-CN" w:bidi="ar"/>
        </w:rPr>
      </w:pPr>
      <w:r>
        <w:rPr>
          <w:noProof/>
        </w:rPr>
        <mc:AlternateContent>
          <mc:Choice Requires="wps">
            <w:drawing>
              <wp:anchor distT="0" distB="0" distL="114300" distR="114300" simplePos="0" relativeHeight="251658304" behindDoc="0" locked="0" layoutInCell="1" allowOverlap="1" wp14:anchorId="62492174" wp14:editId="707D3EE5">
                <wp:simplePos x="0" y="0"/>
                <wp:positionH relativeFrom="margin">
                  <wp:align>center</wp:align>
                </wp:positionH>
                <wp:positionV relativeFrom="paragraph">
                  <wp:posOffset>3199977</wp:posOffset>
                </wp:positionV>
                <wp:extent cx="3340100" cy="635"/>
                <wp:effectExtent l="0" t="0" r="0" b="635"/>
                <wp:wrapTopAndBottom/>
                <wp:docPr id="46" name="Text Box 46"/>
                <wp:cNvGraphicFramePr/>
                <a:graphic xmlns:a="http://schemas.openxmlformats.org/drawingml/2006/main">
                  <a:graphicData uri="http://schemas.microsoft.com/office/word/2010/wordprocessingShape">
                    <wps:wsp>
                      <wps:cNvSpPr txBox="1"/>
                      <wps:spPr>
                        <a:xfrm>
                          <a:off x="0" y="0"/>
                          <a:ext cx="3340100" cy="635"/>
                        </a:xfrm>
                        <a:prstGeom prst="rect">
                          <a:avLst/>
                        </a:prstGeom>
                        <a:solidFill>
                          <a:prstClr val="white"/>
                        </a:solidFill>
                        <a:ln>
                          <a:noFill/>
                        </a:ln>
                      </wps:spPr>
                      <wps:txbx>
                        <w:txbxContent>
                          <w:p w14:paraId="70EFB4F9" w14:textId="0561EFDB" w:rsidR="00C82911" w:rsidRPr="00AE2F6F" w:rsidRDefault="00C82911" w:rsidP="00624526">
                            <w:pPr>
                              <w:pStyle w:val="Caption"/>
                              <w:rPr>
                                <w:rFonts w:eastAsia="Cambria Math" w:cs="Times New Roman"/>
                                <w:noProof/>
                                <w:color w:val="000000"/>
                                <w:szCs w:val="26"/>
                                <w:lang w:eastAsia="zh-CN" w:bidi="ar"/>
                              </w:rPr>
                            </w:pPr>
                            <w:bookmarkStart w:id="113" w:name="_Toc168479016"/>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16</w:t>
                            </w:r>
                            <w:r w:rsidR="000748C7">
                              <w:fldChar w:fldCharType="end"/>
                            </w:r>
                            <w:r w:rsidRPr="00250A64">
                              <w:rPr>
                                <w:lang w:val="en-US"/>
                              </w:rPr>
                              <w:t xml:space="preserve"> </w:t>
                            </w:r>
                            <w:ins w:id="114" w:author="Microsoft Word" w:date="2024-06-04T16:36:00Z">
                              <w:r>
                                <w:rPr>
                                  <w:lang w:val="en-US"/>
                                </w:rPr>
                                <w:t>– Áp dụng thuật toán vào đồ thị gốc 1.</w:t>
                              </w:r>
                            </w:ins>
                            <w:r>
                              <w:rPr>
                                <w:lang w:val="en-US"/>
                              </w:rPr>
                              <w:t>9</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92174" id="Text Box 46" o:spid="_x0000_s1042" type="#_x0000_t202" style="position:absolute;left:0;text-align:left;margin-left:0;margin-top:251.95pt;width:263pt;height:.05pt;z-index:251658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" stroked="f">
                <v:textbox style="mso-fit-shape-to-text:t" inset="0,0,0,0">
                  <w:txbxContent>
                    <w:p w14:paraId="70EFB4F9" w14:textId="0561EFDB" w:rsidR="00C82911" w:rsidRPr="00AE2F6F" w:rsidRDefault="00C82911" w:rsidP="00624526">
                      <w:pPr>
                        <w:pStyle w:val="Caption"/>
                        <w:rPr>
                          <w:rFonts w:eastAsia="Cambria Math" w:cs="Times New Roman"/>
                          <w:noProof/>
                          <w:color w:val="000000"/>
                          <w:szCs w:val="26"/>
                          <w:lang w:eastAsia="zh-CN" w:bidi="ar"/>
                        </w:rPr>
                      </w:pPr>
                      <w:bookmarkStart w:id="115" w:name="_Toc168479016"/>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16</w:t>
                      </w:r>
                      <w:r w:rsidR="000748C7">
                        <w:fldChar w:fldCharType="end"/>
                      </w:r>
                      <w:r w:rsidRPr="00250A64">
                        <w:rPr>
                          <w:lang w:val="en-US"/>
                        </w:rPr>
                        <w:t xml:space="preserve"> </w:t>
                      </w:r>
                      <w:ins w:id="116" w:author="Microsoft Word" w:date="2024-06-04T16:36:00Z">
                        <w:r>
                          <w:rPr>
                            <w:lang w:val="en-US"/>
                          </w:rPr>
                          <w:t>– Áp dụng thuật toán vào đồ thị gốc 1.</w:t>
                        </w:r>
                      </w:ins>
                      <w:r>
                        <w:rPr>
                          <w:lang w:val="en-US"/>
                        </w:rPr>
                        <w:t>9</w:t>
                      </w:r>
                      <w:bookmarkEnd w:id="115"/>
                    </w:p>
                  </w:txbxContent>
                </v:textbox>
                <w10:wrap type="topAndBottom" anchorx="margin"/>
              </v:shape>
            </w:pict>
          </mc:Fallback>
        </mc:AlternateContent>
      </w:r>
      <w:r w:rsidRPr="000C4696">
        <w:rPr>
          <w:rFonts w:eastAsia="Cambria Math" w:cs="Times New Roman"/>
          <w:noProof/>
          <w:color w:val="000000"/>
          <w:lang w:eastAsia="zh-CN" w:bidi="ar"/>
        </w:rPr>
        <w:drawing>
          <wp:anchor distT="0" distB="0" distL="114300" distR="114300" simplePos="0" relativeHeight="251658272" behindDoc="0" locked="0" layoutInCell="1" allowOverlap="1" wp14:anchorId="4468E59A" wp14:editId="1D7B6BDC">
            <wp:simplePos x="0" y="0"/>
            <wp:positionH relativeFrom="margin">
              <wp:align>center</wp:align>
            </wp:positionH>
            <wp:positionV relativeFrom="paragraph">
              <wp:posOffset>475192</wp:posOffset>
            </wp:positionV>
            <wp:extent cx="2784489" cy="2700000"/>
            <wp:effectExtent l="0" t="0" r="0" b="5715"/>
            <wp:wrapTopAndBottom/>
            <wp:docPr id="212026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6409" name=""/>
                    <pic:cNvPicPr/>
                  </pic:nvPicPr>
                  <pic:blipFill>
                    <a:blip r:embed="rId71">
                      <a:extLst>
                        <a:ext uri="{28A0092B-C50C-407E-A947-70E740481C1C}">
                          <a14:useLocalDpi xmlns:a14="http://schemas.microsoft.com/office/drawing/2010/main" val="0"/>
                        </a:ext>
                      </a:extLst>
                    </a:blip>
                    <a:stretch>
                      <a:fillRect/>
                    </a:stretch>
                  </pic:blipFill>
                  <pic:spPr>
                    <a:xfrm>
                      <a:off x="0" y="0"/>
                      <a:ext cx="2784489" cy="2700000"/>
                    </a:xfrm>
                    <a:prstGeom prst="rect">
                      <a:avLst/>
                    </a:prstGeom>
                  </pic:spPr>
                </pic:pic>
              </a:graphicData>
            </a:graphic>
            <wp14:sizeRelH relativeFrom="page">
              <wp14:pctWidth>0</wp14:pctWidth>
            </wp14:sizeRelH>
            <wp14:sizeRelV relativeFrom="page">
              <wp14:pctHeight>0</wp14:pctHeight>
            </wp14:sizeRelV>
          </wp:anchor>
        </w:drawing>
      </w:r>
      <w:r w:rsidR="00F239A0" w:rsidRPr="000C4696">
        <w:rPr>
          <w:rFonts w:eastAsia="Cambria Math" w:cs="Times New Roman"/>
          <w:color w:val="000000"/>
          <w:lang w:eastAsia="zh-CN" w:bidi="ar"/>
        </w:rPr>
        <w:t>→ R1 = a, Z, f, e, Y, Z, T, S, M, N, T, U, O, P, V, U, a, b, V, W</w:t>
      </w:r>
      <w:r w:rsidR="002443AB" w:rsidRPr="000C4696">
        <w:rPr>
          <w:rFonts w:eastAsia="Cambria Math" w:cs="Times New Roman"/>
          <w:color w:val="000000"/>
          <w:lang w:eastAsia="zh-CN" w:bidi="ar"/>
        </w:rPr>
        <w:t>, Q, R, X, W</w:t>
      </w:r>
      <w:r w:rsidR="00F239A0" w:rsidRPr="000C4696">
        <w:rPr>
          <w:rFonts w:eastAsia="Cambria Math" w:cs="Times New Roman"/>
          <w:color w:val="000000"/>
          <w:lang w:eastAsia="zh-CN" w:bidi="ar"/>
        </w:rPr>
        <w:t>, c, b, h, i, n, m, h, g, l, k, f, g, a</w:t>
      </w:r>
    </w:p>
    <w:p w14:paraId="5C4296ED" w14:textId="08D66253" w:rsidR="00FD2405" w:rsidRPr="00F13590" w:rsidRDefault="00FD2405" w:rsidP="00BA2B20">
      <w:pPr>
        <w:pStyle w:val="Nidungvnbn"/>
        <w:numPr>
          <w:ilvl w:val="0"/>
          <w:numId w:val="2"/>
        </w:numPr>
        <w:ind w:left="851" w:hanging="284"/>
        <w:rPr>
          <w:lang w:val="en-US"/>
        </w:rPr>
      </w:pPr>
      <w:r w:rsidRPr="000C4696">
        <w:t xml:space="preserve">Chọn đỉnh c, tạo sub-cycle từ đỉnh c: c, </w:t>
      </w:r>
      <w:r w:rsidR="00705F4D" w:rsidRPr="000C4696">
        <w:t>d</w:t>
      </w:r>
      <w:r w:rsidRPr="000C4696">
        <w:t xml:space="preserve">, </w:t>
      </w:r>
      <w:r w:rsidR="00705F4D" w:rsidRPr="000C4696">
        <w:t>j</w:t>
      </w:r>
      <w:r w:rsidRPr="000C4696">
        <w:t xml:space="preserve">, </w:t>
      </w:r>
      <w:r w:rsidR="00705F4D" w:rsidRPr="000C4696">
        <w:t>i</w:t>
      </w:r>
      <w:r w:rsidRPr="000C4696">
        <w:t xml:space="preserve">, </w:t>
      </w:r>
      <w:r w:rsidR="00705F4D" w:rsidRPr="000C4696">
        <w:t>c</w:t>
      </w:r>
      <w:r w:rsidRPr="000C4696">
        <w:t xml:space="preserve"> và sub-cycle thỏa là một circuit. Sau đó, tiến hành thêm sub-cycle vào R1 vào vị trí đỉnh c đầu tiên.</w:t>
      </w:r>
    </w:p>
    <w:p w14:paraId="74442283" w14:textId="40A40FD9" w:rsidR="00FD2405" w:rsidRPr="000C4696" w:rsidRDefault="00FD2405" w:rsidP="00FD2405">
      <w:pPr>
        <w:pStyle w:val="Nidungvnbn"/>
        <w:rPr>
          <w:rFonts w:eastAsia="Cambria Math" w:cs="Times New Roman"/>
          <w:color w:val="000000"/>
          <w:lang w:eastAsia="zh-CN" w:bidi="ar"/>
        </w:rPr>
      </w:pPr>
      <w:r w:rsidRPr="000C4696">
        <w:rPr>
          <w:rFonts w:eastAsia="Cambria Math" w:cs="Times New Roman"/>
          <w:color w:val="000000"/>
          <w:lang w:eastAsia="zh-CN" w:bidi="ar"/>
        </w:rPr>
        <w:t xml:space="preserve">→ R1 = a, Z, f, e, Y, Z, T, S, M, N, T, U, O, P, V, U, a, b, V, W, Q, R, X, W, c, </w:t>
      </w:r>
      <w:r w:rsidR="00705F4D" w:rsidRPr="000C4696">
        <w:rPr>
          <w:rFonts w:eastAsia="Cambria Math" w:cs="Times New Roman"/>
          <w:color w:val="000000"/>
          <w:lang w:eastAsia="zh-CN" w:bidi="ar"/>
        </w:rPr>
        <w:t>d, j, i, c</w:t>
      </w:r>
      <w:r w:rsidRPr="000C4696">
        <w:rPr>
          <w:rFonts w:eastAsia="Cambria Math" w:cs="Times New Roman"/>
          <w:color w:val="000000"/>
          <w:lang w:eastAsia="zh-CN" w:bidi="ar"/>
        </w:rPr>
        <w:t>, b, h, i, n, m, h, g, l, k, f, g, a</w:t>
      </w:r>
    </w:p>
    <w:p w14:paraId="681D8877" w14:textId="2AE7D17C" w:rsidR="00F35A3C" w:rsidRPr="00F13590" w:rsidRDefault="001A2935" w:rsidP="00784604">
      <w:pPr>
        <w:pStyle w:val="Nidungvnbn"/>
        <w:numPr>
          <w:ilvl w:val="0"/>
          <w:numId w:val="2"/>
        </w:numPr>
        <w:ind w:left="851" w:hanging="284"/>
        <w:rPr>
          <w:lang w:val="en-US"/>
        </w:rPr>
      </w:pPr>
      <w:r>
        <w:rPr>
          <w:noProof/>
        </w:rPr>
        <w:lastRenderedPageBreak/>
        <mc:AlternateContent>
          <mc:Choice Requires="wps">
            <w:drawing>
              <wp:anchor distT="0" distB="0" distL="114300" distR="114300" simplePos="0" relativeHeight="251658305" behindDoc="0" locked="0" layoutInCell="1" allowOverlap="1" wp14:anchorId="502E78AF" wp14:editId="263AF34F">
                <wp:simplePos x="0" y="0"/>
                <wp:positionH relativeFrom="margin">
                  <wp:posOffset>1062355</wp:posOffset>
                </wp:positionH>
                <wp:positionV relativeFrom="paragraph">
                  <wp:posOffset>2636520</wp:posOffset>
                </wp:positionV>
                <wp:extent cx="3455670" cy="635"/>
                <wp:effectExtent l="0" t="0" r="0" b="635"/>
                <wp:wrapTopAndBottom/>
                <wp:docPr id="47" name="Text Box 47"/>
                <wp:cNvGraphicFramePr/>
                <a:graphic xmlns:a="http://schemas.openxmlformats.org/drawingml/2006/main">
                  <a:graphicData uri="http://schemas.microsoft.com/office/word/2010/wordprocessingShape">
                    <wps:wsp>
                      <wps:cNvSpPr txBox="1"/>
                      <wps:spPr>
                        <a:xfrm>
                          <a:off x="0" y="0"/>
                          <a:ext cx="3455670" cy="635"/>
                        </a:xfrm>
                        <a:prstGeom prst="rect">
                          <a:avLst/>
                        </a:prstGeom>
                        <a:solidFill>
                          <a:prstClr val="white"/>
                        </a:solidFill>
                        <a:ln>
                          <a:noFill/>
                        </a:ln>
                      </wps:spPr>
                      <wps:txbx>
                        <w:txbxContent>
                          <w:p w14:paraId="792189AD" w14:textId="5670B220" w:rsidR="00C82911" w:rsidRPr="00233063" w:rsidRDefault="00C82911" w:rsidP="00624526">
                            <w:pPr>
                              <w:pStyle w:val="Caption"/>
                              <w:rPr>
                                <w:rFonts w:eastAsia="Cambria Math" w:cs="Times New Roman"/>
                                <w:noProof/>
                                <w:color w:val="000000"/>
                                <w:szCs w:val="26"/>
                                <w:lang w:eastAsia="zh-CN" w:bidi="ar"/>
                              </w:rPr>
                            </w:pPr>
                            <w:bookmarkStart w:id="117" w:name="_Toc168479017"/>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17</w:t>
                            </w:r>
                            <w:r w:rsidR="000748C7">
                              <w:fldChar w:fldCharType="end"/>
                            </w:r>
                            <w:r w:rsidRPr="00250A64">
                              <w:rPr>
                                <w:lang w:val="en-US"/>
                              </w:rPr>
                              <w:t xml:space="preserve"> </w:t>
                            </w:r>
                            <w:ins w:id="118" w:author="Microsoft Word" w:date="2024-06-04T16:36:00Z">
                              <w:r>
                                <w:rPr>
                                  <w:lang w:val="en-US"/>
                                </w:rPr>
                                <w:t>– Áp dụng thuật toán vào đồ thị gốc 1.</w:t>
                              </w:r>
                            </w:ins>
                            <w:r>
                              <w:rPr>
                                <w:lang w:val="en-US"/>
                              </w:rPr>
                              <w:t>10</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E78AF" id="Text Box 47" o:spid="_x0000_s1043" type="#_x0000_t202" style="position:absolute;left:0;text-align:left;margin-left:83.65pt;margin-top:207.6pt;width:272.1pt;height:.05pt;z-index:25165830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" stroked="f">
                <v:textbox style="mso-fit-shape-to-text:t" inset="0,0,0,0">
                  <w:txbxContent>
                    <w:p w14:paraId="792189AD" w14:textId="5670B220" w:rsidR="00C82911" w:rsidRPr="00233063" w:rsidRDefault="00C82911" w:rsidP="00624526">
                      <w:pPr>
                        <w:pStyle w:val="Caption"/>
                        <w:rPr>
                          <w:rFonts w:eastAsia="Cambria Math" w:cs="Times New Roman"/>
                          <w:noProof/>
                          <w:color w:val="000000"/>
                          <w:szCs w:val="26"/>
                          <w:lang w:eastAsia="zh-CN" w:bidi="ar"/>
                        </w:rPr>
                      </w:pPr>
                      <w:bookmarkStart w:id="119" w:name="_Toc168479017"/>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17</w:t>
                      </w:r>
                      <w:r w:rsidR="000748C7">
                        <w:fldChar w:fldCharType="end"/>
                      </w:r>
                      <w:r w:rsidRPr="00250A64">
                        <w:rPr>
                          <w:lang w:val="en-US"/>
                        </w:rPr>
                        <w:t xml:space="preserve"> </w:t>
                      </w:r>
                      <w:ins w:id="120" w:author="Microsoft Word" w:date="2024-06-04T16:36:00Z">
                        <w:r>
                          <w:rPr>
                            <w:lang w:val="en-US"/>
                          </w:rPr>
                          <w:t>– Áp dụng thuật toán vào đồ thị gốc 1.</w:t>
                        </w:r>
                      </w:ins>
                      <w:r>
                        <w:rPr>
                          <w:lang w:val="en-US"/>
                        </w:rPr>
                        <w:t>10</w:t>
                      </w:r>
                      <w:bookmarkEnd w:id="119"/>
                    </w:p>
                  </w:txbxContent>
                </v:textbox>
                <w10:wrap type="topAndBottom" anchorx="margin"/>
              </v:shape>
            </w:pict>
          </mc:Fallback>
        </mc:AlternateContent>
      </w:r>
      <w:r w:rsidRPr="000C4696">
        <w:rPr>
          <w:rFonts w:eastAsia="Cambria Math" w:cs="Times New Roman"/>
          <w:noProof/>
          <w:color w:val="000000"/>
          <w:lang w:eastAsia="zh-CN" w:bidi="ar"/>
        </w:rPr>
        <w:drawing>
          <wp:anchor distT="0" distB="0" distL="114300" distR="114300" simplePos="0" relativeHeight="251658273" behindDoc="0" locked="0" layoutInCell="1" allowOverlap="1" wp14:anchorId="76272B15" wp14:editId="68D0B180">
            <wp:simplePos x="0" y="0"/>
            <wp:positionH relativeFrom="margin">
              <wp:align>center</wp:align>
            </wp:positionH>
            <wp:positionV relativeFrom="paragraph">
              <wp:posOffset>0</wp:posOffset>
            </wp:positionV>
            <wp:extent cx="2880360" cy="2699385"/>
            <wp:effectExtent l="0" t="0" r="0" b="5715"/>
            <wp:wrapTopAndBottom/>
            <wp:docPr id="93644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49423" name=""/>
                    <pic:cNvPicPr/>
                  </pic:nvPicPr>
                  <pic:blipFill>
                    <a:blip r:embed="rId72">
                      <a:extLst>
                        <a:ext uri="{28A0092B-C50C-407E-A947-70E740481C1C}">
                          <a14:useLocalDpi xmlns:a14="http://schemas.microsoft.com/office/drawing/2010/main" val="0"/>
                        </a:ext>
                      </a:extLst>
                    </a:blip>
                    <a:stretch>
                      <a:fillRect/>
                    </a:stretch>
                  </pic:blipFill>
                  <pic:spPr>
                    <a:xfrm>
                      <a:off x="0" y="0"/>
                      <a:ext cx="2880360" cy="2699385"/>
                    </a:xfrm>
                    <a:prstGeom prst="rect">
                      <a:avLst/>
                    </a:prstGeom>
                  </pic:spPr>
                </pic:pic>
              </a:graphicData>
            </a:graphic>
            <wp14:sizeRelH relativeFrom="page">
              <wp14:pctWidth>0</wp14:pctWidth>
            </wp14:sizeRelH>
            <wp14:sizeRelV relativeFrom="page">
              <wp14:pctHeight>0</wp14:pctHeight>
            </wp14:sizeRelV>
          </wp:anchor>
        </w:drawing>
      </w:r>
      <w:r w:rsidR="00F35A3C" w:rsidRPr="000C4696">
        <w:t xml:space="preserve">Chọn đỉnh </w:t>
      </w:r>
      <w:r w:rsidR="00B657F8" w:rsidRPr="000C4696">
        <w:t>O</w:t>
      </w:r>
      <w:r w:rsidR="00F35A3C" w:rsidRPr="000C4696">
        <w:t xml:space="preserve">, tạo sub-cycle từ đỉnh </w:t>
      </w:r>
      <w:r w:rsidR="00B657F8" w:rsidRPr="000C4696">
        <w:t>O</w:t>
      </w:r>
      <w:r w:rsidR="00F35A3C" w:rsidRPr="000C4696">
        <w:t xml:space="preserve">: </w:t>
      </w:r>
      <w:r w:rsidR="00B657F8" w:rsidRPr="000C4696">
        <w:t>O</w:t>
      </w:r>
      <w:r w:rsidR="00F35A3C" w:rsidRPr="000C4696">
        <w:t xml:space="preserve">, </w:t>
      </w:r>
      <w:r w:rsidR="00B657F8" w:rsidRPr="000C4696">
        <w:t>N</w:t>
      </w:r>
      <w:r w:rsidR="00F35A3C" w:rsidRPr="000C4696">
        <w:t xml:space="preserve">, </w:t>
      </w:r>
      <w:r w:rsidR="00B657F8" w:rsidRPr="000C4696">
        <w:t>I</w:t>
      </w:r>
      <w:r w:rsidR="00F35A3C" w:rsidRPr="000C4696">
        <w:t xml:space="preserve">, </w:t>
      </w:r>
      <w:r w:rsidR="00B657F8" w:rsidRPr="000C4696">
        <w:t>J</w:t>
      </w:r>
      <w:r w:rsidR="00F35A3C" w:rsidRPr="000C4696">
        <w:t xml:space="preserve">, </w:t>
      </w:r>
      <w:r w:rsidR="00B657F8" w:rsidRPr="000C4696">
        <w:t>O</w:t>
      </w:r>
      <w:r w:rsidR="00F35A3C" w:rsidRPr="000C4696">
        <w:t xml:space="preserve"> và sub-cycle thỏa là một circuit. Sau đó, tiến hành thêm sub-cycle vào R1 vào vị trí đỉnh </w:t>
      </w:r>
      <w:r w:rsidR="00B657F8" w:rsidRPr="000C4696">
        <w:t>O</w:t>
      </w:r>
      <w:r w:rsidR="00F35A3C" w:rsidRPr="000C4696">
        <w:t xml:space="preserve"> đầu tiên.</w:t>
      </w:r>
    </w:p>
    <w:p w14:paraId="4ECE8B81" w14:textId="211B6D2A" w:rsidR="00B118B1" w:rsidRPr="00CB5AD0" w:rsidRDefault="001A2935" w:rsidP="00CB5AD0">
      <w:pPr>
        <w:pStyle w:val="Nidungvnbn"/>
        <w:rPr>
          <w:rFonts w:eastAsia="Cambria Math" w:cs="Times New Roman"/>
          <w:color w:val="000000"/>
          <w:lang w:val="en-US" w:eastAsia="zh-CN" w:bidi="ar"/>
        </w:rPr>
      </w:pPr>
      <w:r>
        <w:rPr>
          <w:noProof/>
        </w:rPr>
        <mc:AlternateContent>
          <mc:Choice Requires="wps">
            <w:drawing>
              <wp:anchor distT="0" distB="0" distL="114300" distR="114300" simplePos="0" relativeHeight="251658306" behindDoc="0" locked="0" layoutInCell="1" allowOverlap="1" wp14:anchorId="5FA4D3C2" wp14:editId="288BC123">
                <wp:simplePos x="0" y="0"/>
                <wp:positionH relativeFrom="margin">
                  <wp:posOffset>951865</wp:posOffset>
                </wp:positionH>
                <wp:positionV relativeFrom="paragraph">
                  <wp:posOffset>3226435</wp:posOffset>
                </wp:positionV>
                <wp:extent cx="3676650"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06BD7905" w14:textId="01CBDCC3" w:rsidR="00C82911" w:rsidRPr="00995F59" w:rsidRDefault="00C82911" w:rsidP="00624526">
                            <w:pPr>
                              <w:pStyle w:val="Caption"/>
                              <w:rPr>
                                <w:noProof/>
                                <w:szCs w:val="26"/>
                              </w:rPr>
                            </w:pPr>
                            <w:bookmarkStart w:id="121" w:name="_Toc168479018"/>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18</w:t>
                            </w:r>
                            <w:r w:rsidR="000748C7">
                              <w:fldChar w:fldCharType="end"/>
                            </w:r>
                            <w:r w:rsidRPr="00250A64">
                              <w:rPr>
                                <w:lang w:val="en-US"/>
                              </w:rPr>
                              <w:t xml:space="preserve"> </w:t>
                            </w:r>
                            <w:ins w:id="122" w:author="Microsoft Word" w:date="2024-06-04T16:36:00Z">
                              <w:r>
                                <w:rPr>
                                  <w:lang w:val="en-US"/>
                                </w:rPr>
                                <w:t>– Áp dụng thuật toán vào đồ thị gốc 1.</w:t>
                              </w:r>
                            </w:ins>
                            <w:r>
                              <w:rPr>
                                <w:lang w:val="en-US"/>
                              </w:rPr>
                              <w:t>11</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4D3C2" id="Text Box 48" o:spid="_x0000_s1044" type="#_x0000_t202" style="position:absolute;left:0;text-align:left;margin-left:74.95pt;margin-top:254.05pt;width:289.5pt;height:.05pt;z-index:25165830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ajDLwIAAGcEAAAOAAAAZHJzL2Uyb0RvYy54bWysVMFu2zAMvQ/YPwi6L07aNS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" stroked="f">
                <v:textbox style="mso-fit-shape-to-text:t" inset="0,0,0,0">
                  <w:txbxContent>
                    <w:p w14:paraId="06BD7905" w14:textId="01CBDCC3" w:rsidR="00C82911" w:rsidRPr="00995F59" w:rsidRDefault="00C82911" w:rsidP="00624526">
                      <w:pPr>
                        <w:pStyle w:val="Caption"/>
                        <w:rPr>
                          <w:noProof/>
                          <w:szCs w:val="26"/>
                        </w:rPr>
                      </w:pPr>
                      <w:bookmarkStart w:id="123" w:name="_Toc168479018"/>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18</w:t>
                      </w:r>
                      <w:r w:rsidR="000748C7">
                        <w:fldChar w:fldCharType="end"/>
                      </w:r>
                      <w:r w:rsidRPr="00250A64">
                        <w:rPr>
                          <w:lang w:val="en-US"/>
                        </w:rPr>
                        <w:t xml:space="preserve"> </w:t>
                      </w:r>
                      <w:ins w:id="124" w:author="Microsoft Word" w:date="2024-06-04T16:36:00Z">
                        <w:r>
                          <w:rPr>
                            <w:lang w:val="en-US"/>
                          </w:rPr>
                          <w:t>– Áp dụng thuật toán vào đồ thị gốc 1.</w:t>
                        </w:r>
                      </w:ins>
                      <w:r>
                        <w:rPr>
                          <w:lang w:val="en-US"/>
                        </w:rPr>
                        <w:t>11</w:t>
                      </w:r>
                      <w:bookmarkEnd w:id="123"/>
                    </w:p>
                  </w:txbxContent>
                </v:textbox>
                <w10:wrap type="topAndBottom" anchorx="margin"/>
              </v:shape>
            </w:pict>
          </mc:Fallback>
        </mc:AlternateContent>
      </w:r>
      <w:r w:rsidR="00CB5AD0" w:rsidRPr="000C4696">
        <w:rPr>
          <w:noProof/>
        </w:rPr>
        <w:drawing>
          <wp:anchor distT="0" distB="0" distL="114300" distR="114300" simplePos="0" relativeHeight="251658274" behindDoc="0" locked="0" layoutInCell="1" allowOverlap="1" wp14:anchorId="09625DE6" wp14:editId="01E55CC5">
            <wp:simplePos x="0" y="0"/>
            <wp:positionH relativeFrom="margin">
              <wp:align>center</wp:align>
            </wp:positionH>
            <wp:positionV relativeFrom="paragraph">
              <wp:posOffset>538269</wp:posOffset>
            </wp:positionV>
            <wp:extent cx="2997969" cy="2700000"/>
            <wp:effectExtent l="0" t="0" r="0" b="5715"/>
            <wp:wrapTopAndBottom/>
            <wp:docPr id="213689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90558"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997969" cy="2700000"/>
                    </a:xfrm>
                    <a:prstGeom prst="rect">
                      <a:avLst/>
                    </a:prstGeom>
                  </pic:spPr>
                </pic:pic>
              </a:graphicData>
            </a:graphic>
            <wp14:sizeRelH relativeFrom="page">
              <wp14:pctWidth>0</wp14:pctWidth>
            </wp14:sizeRelH>
            <wp14:sizeRelV relativeFrom="page">
              <wp14:pctHeight>0</wp14:pctHeight>
            </wp14:sizeRelV>
          </wp:anchor>
        </w:drawing>
      </w:r>
      <w:r w:rsidR="00F35A3C" w:rsidRPr="000C4696">
        <w:rPr>
          <w:rFonts w:eastAsia="Cambria Math" w:cs="Times New Roman"/>
          <w:color w:val="000000"/>
          <w:lang w:eastAsia="zh-CN" w:bidi="ar"/>
        </w:rPr>
        <w:t xml:space="preserve">→ R1 = a, Z, f, e, Y, Z, T, S, M, N, T, U, O, </w:t>
      </w:r>
      <w:r w:rsidR="00B657F8" w:rsidRPr="000C4696">
        <w:rPr>
          <w:rFonts w:eastAsia="Cambria Math" w:cs="Times New Roman"/>
          <w:color w:val="000000"/>
          <w:lang w:eastAsia="zh-CN" w:bidi="ar"/>
        </w:rPr>
        <w:t>N, I, J, O</w:t>
      </w:r>
      <w:r w:rsidR="00F35A3C" w:rsidRPr="000C4696">
        <w:rPr>
          <w:rFonts w:eastAsia="Cambria Math" w:cs="Times New Roman"/>
          <w:color w:val="000000"/>
          <w:lang w:eastAsia="zh-CN" w:bidi="ar"/>
        </w:rPr>
        <w:t>, P, V, U, a, b, V, W, Q, R, X, W, c, d, j, i, c, b, h, i, n, m, h, g, l, k, f, g, a</w:t>
      </w:r>
    </w:p>
    <w:p w14:paraId="42935D8F" w14:textId="75A341EF" w:rsidR="00215EC3" w:rsidRPr="00F13590" w:rsidRDefault="00215EC3" w:rsidP="00BA2B20">
      <w:pPr>
        <w:pStyle w:val="Nidungvnbn"/>
        <w:numPr>
          <w:ilvl w:val="0"/>
          <w:numId w:val="2"/>
        </w:numPr>
        <w:ind w:left="851" w:hanging="284"/>
        <w:rPr>
          <w:lang w:val="en-US"/>
        </w:rPr>
      </w:pPr>
      <w:r w:rsidRPr="000C4696">
        <w:t xml:space="preserve">Chọn đỉnh Q, tạo sub-cycle từ đỉnh Q: Q, </w:t>
      </w:r>
      <w:r w:rsidR="00252633" w:rsidRPr="000C4696">
        <w:t>P</w:t>
      </w:r>
      <w:r w:rsidRPr="000C4696">
        <w:t xml:space="preserve">, </w:t>
      </w:r>
      <w:r w:rsidR="00252633" w:rsidRPr="000C4696">
        <w:t>K</w:t>
      </w:r>
      <w:r w:rsidRPr="000C4696">
        <w:t xml:space="preserve">, </w:t>
      </w:r>
      <w:r w:rsidR="00252633" w:rsidRPr="000C4696">
        <w:t>L</w:t>
      </w:r>
      <w:r w:rsidRPr="000C4696">
        <w:t xml:space="preserve">, </w:t>
      </w:r>
      <w:r w:rsidR="00252633" w:rsidRPr="000C4696">
        <w:t>Q</w:t>
      </w:r>
      <w:r w:rsidRPr="000C4696">
        <w:t xml:space="preserve"> và sub-cycle thỏa là một circuit. Sau đó, tiến hành thêm sub-cycle vào R1 vào vị trí đỉnh Q đầu tiên.</w:t>
      </w:r>
    </w:p>
    <w:p w14:paraId="2B1C08F6" w14:textId="0CBB04EF" w:rsidR="00215EC3" w:rsidRPr="000C4696" w:rsidRDefault="00215EC3" w:rsidP="00215EC3">
      <w:pPr>
        <w:pStyle w:val="Nidungvnbn"/>
        <w:rPr>
          <w:rFonts w:eastAsia="Cambria Math" w:cs="Times New Roman"/>
          <w:color w:val="000000"/>
          <w:lang w:eastAsia="zh-CN" w:bidi="ar"/>
        </w:rPr>
      </w:pPr>
      <w:r w:rsidRPr="000C4696">
        <w:rPr>
          <w:rFonts w:eastAsia="Cambria Math" w:cs="Times New Roman"/>
          <w:color w:val="000000"/>
          <w:lang w:eastAsia="zh-CN" w:bidi="ar"/>
        </w:rPr>
        <w:t xml:space="preserve">→ R1 = a, Z, f, e, Y, Z, T, S, M, N, T, U, O, N, I, J, O, P, V, U, a, b, V, W, Q, </w:t>
      </w:r>
      <w:r w:rsidR="00252633" w:rsidRPr="000C4696">
        <w:rPr>
          <w:rFonts w:eastAsia="Cambria Math" w:cs="Times New Roman"/>
          <w:color w:val="000000"/>
          <w:lang w:eastAsia="zh-CN" w:bidi="ar"/>
        </w:rPr>
        <w:t>P, K, L, Q</w:t>
      </w:r>
      <w:r w:rsidRPr="000C4696">
        <w:rPr>
          <w:rFonts w:eastAsia="Cambria Math" w:cs="Times New Roman"/>
          <w:color w:val="000000"/>
          <w:lang w:eastAsia="zh-CN" w:bidi="ar"/>
        </w:rPr>
        <w:t>, R, X, W, c, d, j, i, c, b, h, i, n, m, h, g, l, k, f, g, a</w:t>
      </w:r>
    </w:p>
    <w:p w14:paraId="33C41478" w14:textId="18BD84DD" w:rsidR="009E7C51" w:rsidRPr="00F13590" w:rsidRDefault="001A2935" w:rsidP="00CB5AD0">
      <w:pPr>
        <w:pStyle w:val="Nidungvnbn"/>
        <w:numPr>
          <w:ilvl w:val="0"/>
          <w:numId w:val="2"/>
        </w:numPr>
        <w:ind w:left="851" w:hanging="284"/>
        <w:rPr>
          <w:lang w:val="en-US"/>
        </w:rPr>
      </w:pPr>
      <w:r>
        <w:rPr>
          <w:noProof/>
        </w:rPr>
        <w:lastRenderedPageBreak/>
        <mc:AlternateContent>
          <mc:Choice Requires="wps">
            <w:drawing>
              <wp:anchor distT="0" distB="0" distL="114300" distR="114300" simplePos="0" relativeHeight="251658307" behindDoc="0" locked="0" layoutInCell="1" allowOverlap="1" wp14:anchorId="3A009B69" wp14:editId="43A1523E">
                <wp:simplePos x="0" y="0"/>
                <wp:positionH relativeFrom="page">
                  <wp:posOffset>2364105</wp:posOffset>
                </wp:positionH>
                <wp:positionV relativeFrom="paragraph">
                  <wp:posOffset>2785745</wp:posOffset>
                </wp:positionV>
                <wp:extent cx="3535680" cy="635"/>
                <wp:effectExtent l="0" t="0" r="7620" b="635"/>
                <wp:wrapTopAndBottom/>
                <wp:docPr id="49" name="Text Box 49"/>
                <wp:cNvGraphicFramePr/>
                <a:graphic xmlns:a="http://schemas.openxmlformats.org/drawingml/2006/main">
                  <a:graphicData uri="http://schemas.microsoft.com/office/word/2010/wordprocessingShape">
                    <wps:wsp>
                      <wps:cNvSpPr txBox="1"/>
                      <wps:spPr>
                        <a:xfrm>
                          <a:off x="0" y="0"/>
                          <a:ext cx="3535680" cy="635"/>
                        </a:xfrm>
                        <a:prstGeom prst="rect">
                          <a:avLst/>
                        </a:prstGeom>
                        <a:solidFill>
                          <a:prstClr val="white"/>
                        </a:solidFill>
                        <a:ln>
                          <a:noFill/>
                        </a:ln>
                      </wps:spPr>
                      <wps:txbx>
                        <w:txbxContent>
                          <w:p w14:paraId="5305D663" w14:textId="6EBB6EAC" w:rsidR="00C82911" w:rsidRPr="009C4A7B" w:rsidRDefault="00C82911" w:rsidP="00624526">
                            <w:pPr>
                              <w:pStyle w:val="Caption"/>
                              <w:rPr>
                                <w:noProof/>
                                <w:szCs w:val="26"/>
                              </w:rPr>
                            </w:pPr>
                            <w:bookmarkStart w:id="125" w:name="_Toc168479019"/>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19</w:t>
                            </w:r>
                            <w:r w:rsidR="000748C7">
                              <w:fldChar w:fldCharType="end"/>
                            </w:r>
                            <w:r w:rsidRPr="00250A64">
                              <w:rPr>
                                <w:lang w:val="en-US"/>
                              </w:rPr>
                              <w:t xml:space="preserve"> </w:t>
                            </w:r>
                            <w:ins w:id="126" w:author="Microsoft Word" w:date="2024-06-04T16:36:00Z">
                              <w:r>
                                <w:rPr>
                                  <w:lang w:val="en-US"/>
                                </w:rPr>
                                <w:t>– Áp dụng thuật toán vào đồ thị gốc 1.</w:t>
                              </w:r>
                            </w:ins>
                            <w:r>
                              <w:rPr>
                                <w:lang w:val="en-US"/>
                              </w:rPr>
                              <w:t>12</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09B69" id="Text Box 49" o:spid="_x0000_s1045" type="#_x0000_t202" style="position:absolute;left:0;text-align:left;margin-left:186.15pt;margin-top:219.35pt;width:278.4pt;height:.05pt;z-index:251658307;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l5+LwIAAGcEAAAOAAAAZHJzL2Uyb0RvYy54bWysVMFu2zAMvQ/YPwi6L06aJei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" stroked="f">
                <v:textbox style="mso-fit-shape-to-text:t" inset="0,0,0,0">
                  <w:txbxContent>
                    <w:p w14:paraId="5305D663" w14:textId="6EBB6EAC" w:rsidR="00C82911" w:rsidRPr="009C4A7B" w:rsidRDefault="00C82911" w:rsidP="00624526">
                      <w:pPr>
                        <w:pStyle w:val="Caption"/>
                        <w:rPr>
                          <w:noProof/>
                          <w:szCs w:val="26"/>
                        </w:rPr>
                      </w:pPr>
                      <w:bookmarkStart w:id="127" w:name="_Toc168479019"/>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19</w:t>
                      </w:r>
                      <w:r w:rsidR="000748C7">
                        <w:fldChar w:fldCharType="end"/>
                      </w:r>
                      <w:r w:rsidRPr="00250A64">
                        <w:rPr>
                          <w:lang w:val="en-US"/>
                        </w:rPr>
                        <w:t xml:space="preserve"> </w:t>
                      </w:r>
                      <w:ins w:id="128" w:author="Microsoft Word" w:date="2024-06-04T16:36:00Z">
                        <w:r>
                          <w:rPr>
                            <w:lang w:val="en-US"/>
                          </w:rPr>
                          <w:t>– Áp dụng thuật toán vào đồ thị gốc 1.</w:t>
                        </w:r>
                      </w:ins>
                      <w:r>
                        <w:rPr>
                          <w:lang w:val="en-US"/>
                        </w:rPr>
                        <w:t>12</w:t>
                      </w:r>
                      <w:bookmarkEnd w:id="127"/>
                    </w:p>
                  </w:txbxContent>
                </v:textbox>
                <w10:wrap type="topAndBottom" anchorx="page"/>
              </v:shape>
            </w:pict>
          </mc:Fallback>
        </mc:AlternateContent>
      </w:r>
      <w:r w:rsidR="00CB5AD0" w:rsidRPr="000C4696">
        <w:rPr>
          <w:noProof/>
        </w:rPr>
        <w:drawing>
          <wp:anchor distT="0" distB="0" distL="114300" distR="114300" simplePos="0" relativeHeight="251658275" behindDoc="0" locked="0" layoutInCell="1" allowOverlap="1" wp14:anchorId="4F149309" wp14:editId="494BF43B">
            <wp:simplePos x="0" y="0"/>
            <wp:positionH relativeFrom="margin">
              <wp:align>center</wp:align>
            </wp:positionH>
            <wp:positionV relativeFrom="paragraph">
              <wp:posOffset>8467</wp:posOffset>
            </wp:positionV>
            <wp:extent cx="2946651" cy="2700000"/>
            <wp:effectExtent l="0" t="0" r="6350" b="5715"/>
            <wp:wrapTopAndBottom/>
            <wp:docPr id="115955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5384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946651" cy="2700000"/>
                    </a:xfrm>
                    <a:prstGeom prst="rect">
                      <a:avLst/>
                    </a:prstGeom>
                  </pic:spPr>
                </pic:pic>
              </a:graphicData>
            </a:graphic>
            <wp14:sizeRelH relativeFrom="page">
              <wp14:pctWidth>0</wp14:pctWidth>
            </wp14:sizeRelH>
            <wp14:sizeRelV relativeFrom="page">
              <wp14:pctHeight>0</wp14:pctHeight>
            </wp14:sizeRelV>
          </wp:anchor>
        </w:drawing>
      </w:r>
      <w:r w:rsidR="009E7C51" w:rsidRPr="000C4696">
        <w:t xml:space="preserve">Chọn đỉnh m, tạo sub-cycle từ đỉnh m: m, </w:t>
      </w:r>
      <w:r w:rsidR="00BA2606" w:rsidRPr="000C4696">
        <w:t>D</w:t>
      </w:r>
      <w:r w:rsidR="009E7C51" w:rsidRPr="000C4696">
        <w:t xml:space="preserve">, </w:t>
      </w:r>
      <w:r w:rsidR="00BA2606" w:rsidRPr="000C4696">
        <w:t>l</w:t>
      </w:r>
      <w:r w:rsidR="009E7C51" w:rsidRPr="000C4696">
        <w:t>, m và sub-cycle thỏa là một circuit. Sau đó, tiến hành thêm sub-cycle vào R1 vào vị trí đỉnh m đầu tiên.</w:t>
      </w:r>
    </w:p>
    <w:p w14:paraId="6B61002E" w14:textId="7AE25E8A" w:rsidR="009E7C51" w:rsidRPr="000C4696" w:rsidRDefault="001A2935" w:rsidP="009E7C51">
      <w:pPr>
        <w:pStyle w:val="Nidungvnbn"/>
        <w:rPr>
          <w:rFonts w:eastAsia="Cambria Math" w:cs="Times New Roman"/>
          <w:color w:val="000000"/>
          <w:lang w:eastAsia="zh-CN" w:bidi="ar"/>
        </w:rPr>
      </w:pPr>
      <w:r>
        <w:rPr>
          <w:noProof/>
        </w:rPr>
        <mc:AlternateContent>
          <mc:Choice Requires="wps">
            <w:drawing>
              <wp:anchor distT="0" distB="0" distL="114300" distR="114300" simplePos="0" relativeHeight="251658308" behindDoc="0" locked="0" layoutInCell="1" allowOverlap="1" wp14:anchorId="5DDF2D99" wp14:editId="6F5D1103">
                <wp:simplePos x="0" y="0"/>
                <wp:positionH relativeFrom="page">
                  <wp:posOffset>2425277</wp:posOffset>
                </wp:positionH>
                <wp:positionV relativeFrom="paragraph">
                  <wp:posOffset>3242733</wp:posOffset>
                </wp:positionV>
                <wp:extent cx="3589655" cy="635"/>
                <wp:effectExtent l="0" t="0" r="0" b="635"/>
                <wp:wrapTopAndBottom/>
                <wp:docPr id="50" name="Text Box 50"/>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14:paraId="2C4E7E0D" w14:textId="70CE0A91" w:rsidR="00C82911" w:rsidRPr="00250A64" w:rsidRDefault="00C82911" w:rsidP="00624526">
                            <w:pPr>
                              <w:pStyle w:val="Caption"/>
                              <w:rPr>
                                <w:rFonts w:eastAsia="Cambria Math" w:cs="Times New Roman"/>
                                <w:noProof/>
                                <w:color w:val="000000"/>
                                <w:szCs w:val="26"/>
                                <w:lang w:val="en-US" w:eastAsia="zh-CN" w:bidi="ar"/>
                              </w:rPr>
                            </w:pPr>
                            <w:bookmarkStart w:id="129" w:name="_Toc168479020"/>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20</w:t>
                            </w:r>
                            <w:r w:rsidR="000748C7">
                              <w:fldChar w:fldCharType="end"/>
                            </w:r>
                            <w:r w:rsidRPr="00250A64">
                              <w:rPr>
                                <w:lang w:val="en-US"/>
                              </w:rPr>
                              <w:t xml:space="preserve"> </w:t>
                            </w:r>
                            <w:ins w:id="130" w:author="Microsoft Word" w:date="2024-06-04T16:36:00Z">
                              <w:r>
                                <w:rPr>
                                  <w:lang w:val="en-US"/>
                                </w:rPr>
                                <w:t>– Áp dụng thuật toán vào đồ thị gốc 1.</w:t>
                              </w:r>
                            </w:ins>
                            <w:r>
                              <w:rPr>
                                <w:lang w:val="en-US"/>
                              </w:rPr>
                              <w:t>13</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DF2D99" id="Text Box 50" o:spid="_x0000_s1046" type="#_x0000_t202" style="position:absolute;left:0;text-align:left;margin-left:190.95pt;margin-top:255.35pt;width:282.65pt;height:.05pt;z-index:2516583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" stroked="f">
                <v:textbox style="mso-fit-shape-to-text:t" inset="0,0,0,0">
                  <w:txbxContent>
                    <w:p w14:paraId="2C4E7E0D" w14:textId="70CE0A91" w:rsidR="00C82911" w:rsidRPr="00250A64" w:rsidRDefault="00C82911" w:rsidP="00624526">
                      <w:pPr>
                        <w:pStyle w:val="Caption"/>
                        <w:rPr>
                          <w:rFonts w:eastAsia="Cambria Math" w:cs="Times New Roman"/>
                          <w:noProof/>
                          <w:color w:val="000000"/>
                          <w:szCs w:val="26"/>
                          <w:lang w:val="en-US" w:eastAsia="zh-CN" w:bidi="ar"/>
                        </w:rPr>
                      </w:pPr>
                      <w:bookmarkStart w:id="131" w:name="_Toc168479020"/>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20</w:t>
                      </w:r>
                      <w:r w:rsidR="000748C7">
                        <w:fldChar w:fldCharType="end"/>
                      </w:r>
                      <w:r w:rsidRPr="00250A64">
                        <w:rPr>
                          <w:lang w:val="en-US"/>
                        </w:rPr>
                        <w:t xml:space="preserve"> </w:t>
                      </w:r>
                      <w:ins w:id="132" w:author="Microsoft Word" w:date="2024-06-04T16:36:00Z">
                        <w:r>
                          <w:rPr>
                            <w:lang w:val="en-US"/>
                          </w:rPr>
                          <w:t>– Áp dụng thuật toán vào đồ thị gốc 1.</w:t>
                        </w:r>
                      </w:ins>
                      <w:r>
                        <w:rPr>
                          <w:lang w:val="en-US"/>
                        </w:rPr>
                        <w:t>13</w:t>
                      </w:r>
                      <w:bookmarkEnd w:id="131"/>
                    </w:p>
                  </w:txbxContent>
                </v:textbox>
                <w10:wrap type="topAndBottom" anchorx="page"/>
              </v:shape>
            </w:pict>
          </mc:Fallback>
        </mc:AlternateContent>
      </w:r>
      <w:r w:rsidRPr="000C4696">
        <w:rPr>
          <w:rFonts w:eastAsia="Cambria Math" w:cs="Times New Roman"/>
          <w:noProof/>
          <w:color w:val="000000"/>
          <w:lang w:eastAsia="zh-CN" w:bidi="ar"/>
        </w:rPr>
        <w:drawing>
          <wp:anchor distT="0" distB="0" distL="114300" distR="114300" simplePos="0" relativeHeight="251658276" behindDoc="0" locked="0" layoutInCell="1" allowOverlap="1" wp14:anchorId="42942A75" wp14:editId="0F4E48CF">
            <wp:simplePos x="0" y="0"/>
            <wp:positionH relativeFrom="margin">
              <wp:posOffset>1560699</wp:posOffset>
            </wp:positionH>
            <wp:positionV relativeFrom="paragraph">
              <wp:posOffset>544407</wp:posOffset>
            </wp:positionV>
            <wp:extent cx="2696744" cy="2700000"/>
            <wp:effectExtent l="0" t="0" r="8890" b="5715"/>
            <wp:wrapTopAndBottom/>
            <wp:docPr id="172807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77499"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96744" cy="2700000"/>
                    </a:xfrm>
                    <a:prstGeom prst="rect">
                      <a:avLst/>
                    </a:prstGeom>
                  </pic:spPr>
                </pic:pic>
              </a:graphicData>
            </a:graphic>
            <wp14:sizeRelH relativeFrom="page">
              <wp14:pctWidth>0</wp14:pctWidth>
            </wp14:sizeRelH>
            <wp14:sizeRelV relativeFrom="page">
              <wp14:pctHeight>0</wp14:pctHeight>
            </wp14:sizeRelV>
          </wp:anchor>
        </w:drawing>
      </w:r>
      <w:r w:rsidR="009E7C51" w:rsidRPr="000C4696">
        <w:rPr>
          <w:rFonts w:eastAsia="Cambria Math" w:cs="Times New Roman"/>
          <w:color w:val="000000"/>
          <w:lang w:eastAsia="zh-CN" w:bidi="ar"/>
        </w:rPr>
        <w:t xml:space="preserve">→ R1 = a, Z, f, e, Y, Z, T, S, M, N, T, U, O, N, I, J, O, P, V, U, a, b, V, W, Q, P, K, L, Q, R, X, W, c, d, j, i, c, b, h, i, n, m, </w:t>
      </w:r>
      <w:r w:rsidR="00BA2606" w:rsidRPr="000C4696">
        <w:rPr>
          <w:rFonts w:eastAsia="Cambria Math" w:cs="Times New Roman"/>
          <w:color w:val="000000"/>
          <w:lang w:eastAsia="zh-CN" w:bidi="ar"/>
        </w:rPr>
        <w:t xml:space="preserve">D, </w:t>
      </w:r>
      <w:r w:rsidR="00C713F9" w:rsidRPr="000C4696">
        <w:rPr>
          <w:rFonts w:eastAsia="Cambria Math" w:cs="Times New Roman"/>
          <w:color w:val="000000"/>
          <w:lang w:eastAsia="zh-CN" w:bidi="ar"/>
        </w:rPr>
        <w:t>l</w:t>
      </w:r>
      <w:r w:rsidR="00BA2606" w:rsidRPr="000C4696">
        <w:rPr>
          <w:rFonts w:eastAsia="Cambria Math" w:cs="Times New Roman"/>
          <w:color w:val="000000"/>
          <w:lang w:eastAsia="zh-CN" w:bidi="ar"/>
        </w:rPr>
        <w:t>, m</w:t>
      </w:r>
      <w:r w:rsidR="009E7C51" w:rsidRPr="000C4696">
        <w:rPr>
          <w:rFonts w:eastAsia="Cambria Math" w:cs="Times New Roman"/>
          <w:color w:val="000000"/>
          <w:lang w:eastAsia="zh-CN" w:bidi="ar"/>
        </w:rPr>
        <w:t>, h, g, l, k, f, g, a</w:t>
      </w:r>
    </w:p>
    <w:p w14:paraId="58D48882" w14:textId="625E1621" w:rsidR="00CB5AD0" w:rsidRPr="00CB5AD0" w:rsidRDefault="005951D9" w:rsidP="00CB5AD0">
      <w:pPr>
        <w:pStyle w:val="Nidungvnbn"/>
        <w:numPr>
          <w:ilvl w:val="0"/>
          <w:numId w:val="2"/>
        </w:numPr>
        <w:ind w:left="851" w:hanging="284"/>
      </w:pPr>
      <w:r w:rsidRPr="000C4696">
        <w:t>Chọn đỉnh n, tạo sub-cycle từ đỉnh n: n, H, D, n và sub-cycle thỏa là một circuit. Sau đó, tiến hành thêm sub-cycle vào R1 vào vị trí đỉnh n đầu tiên.</w:t>
      </w:r>
    </w:p>
    <w:p w14:paraId="5427E50E" w14:textId="7CEFEAFA" w:rsidR="00CB5AD0" w:rsidRPr="00CB5AD0" w:rsidRDefault="00CB5AD0" w:rsidP="00CB5AD0">
      <w:pPr>
        <w:pStyle w:val="Nidungvnbn"/>
        <w:ind w:left="567" w:firstLine="0"/>
        <w:rPr>
          <w:rFonts w:eastAsia="Cambria Math" w:cs="Times New Roman"/>
          <w:color w:val="000000"/>
          <w:lang w:val="en-US" w:eastAsia="zh-CN" w:bidi="ar"/>
        </w:rPr>
      </w:pPr>
      <w:r w:rsidRPr="000C4696">
        <w:rPr>
          <w:rFonts w:eastAsia="Cambria Math" w:cs="Times New Roman"/>
          <w:color w:val="000000"/>
          <w:lang w:eastAsia="zh-CN" w:bidi="ar"/>
        </w:rPr>
        <w:t>→ R1 = a, Z, f, e, Y, Z, T, S, M, N, T, U, O, N, I, J, O, P, V, U, a, b, V, W, Q, P, K, L, Q, R, X, W, c, d, j, i, c, b, h, i, n, H, D, n, m, D, l, m, h, g, l, k, f, g, a</w:t>
      </w:r>
    </w:p>
    <w:p w14:paraId="0505B4E8" w14:textId="3F03E6B5" w:rsidR="00A90C7B" w:rsidRPr="000C4696" w:rsidRDefault="001A2935" w:rsidP="00CB5AD0">
      <w:pPr>
        <w:pStyle w:val="Nidungvnbn"/>
        <w:numPr>
          <w:ilvl w:val="0"/>
          <w:numId w:val="2"/>
        </w:numPr>
        <w:ind w:left="851" w:hanging="284"/>
      </w:pPr>
      <w:r>
        <w:rPr>
          <w:noProof/>
        </w:rPr>
        <w:lastRenderedPageBreak/>
        <mc:AlternateContent>
          <mc:Choice Requires="wps">
            <w:drawing>
              <wp:anchor distT="0" distB="0" distL="114300" distR="114300" simplePos="0" relativeHeight="251658309" behindDoc="0" locked="0" layoutInCell="1" allowOverlap="1" wp14:anchorId="78A6E605" wp14:editId="7EB9E0D7">
                <wp:simplePos x="0" y="0"/>
                <wp:positionH relativeFrom="margin">
                  <wp:align>center</wp:align>
                </wp:positionH>
                <wp:positionV relativeFrom="paragraph">
                  <wp:posOffset>2608156</wp:posOffset>
                </wp:positionV>
                <wp:extent cx="3513455" cy="635"/>
                <wp:effectExtent l="0" t="0" r="10795" b="635"/>
                <wp:wrapTopAndBottom/>
                <wp:docPr id="51" name="Text Box 51"/>
                <wp:cNvGraphicFramePr/>
                <a:graphic xmlns:a="http://schemas.openxmlformats.org/drawingml/2006/main">
                  <a:graphicData uri="http://schemas.microsoft.com/office/word/2010/wordprocessingShape">
                    <wps:wsp>
                      <wps:cNvSpPr txBox="1"/>
                      <wps:spPr>
                        <a:xfrm>
                          <a:off x="0" y="0"/>
                          <a:ext cx="3513455" cy="635"/>
                        </a:xfrm>
                        <a:prstGeom prst="rect">
                          <a:avLst/>
                        </a:prstGeom>
                        <a:noFill/>
                        <a:ln>
                          <a:noFill/>
                        </a:ln>
                      </wps:spPr>
                      <wps:txbx>
                        <w:txbxContent>
                          <w:p w14:paraId="3FF7688D" w14:textId="78E044B8" w:rsidR="00C82911" w:rsidRPr="00AC05DD" w:rsidRDefault="00C82911" w:rsidP="00624526">
                            <w:pPr>
                              <w:pStyle w:val="Caption"/>
                              <w:rPr>
                                <w:noProof/>
                                <w:szCs w:val="26"/>
                              </w:rPr>
                            </w:pPr>
                            <w:bookmarkStart w:id="133" w:name="_Toc168479021"/>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21</w:t>
                            </w:r>
                            <w:r w:rsidR="000748C7">
                              <w:fldChar w:fldCharType="end"/>
                            </w:r>
                            <w:r w:rsidRPr="00250A64">
                              <w:rPr>
                                <w:lang w:val="en-US"/>
                              </w:rPr>
                              <w:t xml:space="preserve"> </w:t>
                            </w:r>
                            <w:ins w:id="134" w:author="Microsoft Word" w:date="2024-06-04T16:36:00Z">
                              <w:r>
                                <w:rPr>
                                  <w:lang w:val="en-US"/>
                                </w:rPr>
                                <w:t>– Áp dụng thuật toán vào đồ thị gốc 1.</w:t>
                              </w:r>
                            </w:ins>
                            <w:r>
                              <w:rPr>
                                <w:lang w:val="en-US"/>
                              </w:rPr>
                              <w:t>14</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6E605" id="Text Box 51" o:spid="_x0000_s1047" type="#_x0000_t202" style="position:absolute;left:0;text-align:left;margin-left:0;margin-top:205.35pt;width:276.65pt;height:.05pt;z-index:25165830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" filled="f" stroked="f">
                <v:textbox style="mso-fit-shape-to-text:t" inset="0,0,0,0">
                  <w:txbxContent>
                    <w:p w14:paraId="3FF7688D" w14:textId="78E044B8" w:rsidR="00C82911" w:rsidRPr="00AC05DD" w:rsidRDefault="00C82911" w:rsidP="00624526">
                      <w:pPr>
                        <w:pStyle w:val="Caption"/>
                        <w:rPr>
                          <w:noProof/>
                          <w:szCs w:val="26"/>
                        </w:rPr>
                      </w:pPr>
                      <w:bookmarkStart w:id="135" w:name="_Toc168479021"/>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21</w:t>
                      </w:r>
                      <w:r w:rsidR="000748C7">
                        <w:fldChar w:fldCharType="end"/>
                      </w:r>
                      <w:r w:rsidRPr="00250A64">
                        <w:rPr>
                          <w:lang w:val="en-US"/>
                        </w:rPr>
                        <w:t xml:space="preserve"> </w:t>
                      </w:r>
                      <w:ins w:id="136" w:author="Microsoft Word" w:date="2024-06-04T16:36:00Z">
                        <w:r>
                          <w:rPr>
                            <w:lang w:val="en-US"/>
                          </w:rPr>
                          <w:t>– Áp dụng thuật toán vào đồ thị gốc 1.</w:t>
                        </w:r>
                      </w:ins>
                      <w:r>
                        <w:rPr>
                          <w:lang w:val="en-US"/>
                        </w:rPr>
                        <w:t>14</w:t>
                      </w:r>
                      <w:bookmarkEnd w:id="135"/>
                    </w:p>
                  </w:txbxContent>
                </v:textbox>
                <w10:wrap type="topAndBottom" anchorx="margin"/>
              </v:shape>
            </w:pict>
          </mc:Fallback>
        </mc:AlternateContent>
      </w:r>
      <w:r w:rsidRPr="000C4696">
        <w:rPr>
          <w:noProof/>
        </w:rPr>
        <w:drawing>
          <wp:anchor distT="0" distB="0" distL="114300" distR="114300" simplePos="0" relativeHeight="251658277" behindDoc="0" locked="0" layoutInCell="1" allowOverlap="1" wp14:anchorId="79B44458" wp14:editId="2E1FA6C9">
            <wp:simplePos x="0" y="0"/>
            <wp:positionH relativeFrom="margin">
              <wp:align>center</wp:align>
            </wp:positionH>
            <wp:positionV relativeFrom="paragraph">
              <wp:posOffset>0</wp:posOffset>
            </wp:positionV>
            <wp:extent cx="2834941" cy="2700000"/>
            <wp:effectExtent l="0" t="0" r="3810" b="5715"/>
            <wp:wrapTopAndBottom/>
            <wp:docPr id="143765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5503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34941" cy="2700000"/>
                    </a:xfrm>
                    <a:prstGeom prst="rect">
                      <a:avLst/>
                    </a:prstGeom>
                  </pic:spPr>
                </pic:pic>
              </a:graphicData>
            </a:graphic>
            <wp14:sizeRelH relativeFrom="page">
              <wp14:pctWidth>0</wp14:pctWidth>
            </wp14:sizeRelH>
            <wp14:sizeRelV relativeFrom="page">
              <wp14:pctHeight>0</wp14:pctHeight>
            </wp14:sizeRelV>
          </wp:anchor>
        </w:drawing>
      </w:r>
      <w:r w:rsidR="00A90C7B" w:rsidRPr="000C4696">
        <w:t xml:space="preserve">Chọn đỉnh k, tạo sub-cycle từ đỉnh k: k, D, </w:t>
      </w:r>
      <w:r w:rsidR="00D615B0" w:rsidRPr="000C4696">
        <w:t>G</w:t>
      </w:r>
      <w:r w:rsidR="00A90C7B" w:rsidRPr="000C4696">
        <w:t>, k và sub-cycle thỏa là một circuit. Sau đó, tiến hành thêm sub-cycle vào R1 vào vị trí đỉnh k đầu tiên.</w:t>
      </w:r>
    </w:p>
    <w:p w14:paraId="4A244C9F" w14:textId="7E98D9FD" w:rsidR="00250A64" w:rsidRPr="00CB5AD0" w:rsidRDefault="001A2935" w:rsidP="00CB5AD0">
      <w:pPr>
        <w:pStyle w:val="Nidungvnbn"/>
        <w:ind w:firstLine="0"/>
        <w:rPr>
          <w:rFonts w:eastAsia="Cambria Math" w:cs="Times New Roman"/>
          <w:color w:val="000000"/>
          <w:lang w:val="en-US" w:eastAsia="zh-CN" w:bidi="ar"/>
        </w:rPr>
      </w:pPr>
      <w:r>
        <w:rPr>
          <w:noProof/>
        </w:rPr>
        <mc:AlternateContent>
          <mc:Choice Requires="wps">
            <w:drawing>
              <wp:anchor distT="0" distB="0" distL="114300" distR="114300" simplePos="0" relativeHeight="251658310" behindDoc="0" locked="0" layoutInCell="1" allowOverlap="1" wp14:anchorId="4136CFF3" wp14:editId="61AB4643">
                <wp:simplePos x="0" y="0"/>
                <wp:positionH relativeFrom="margin">
                  <wp:align>center</wp:align>
                </wp:positionH>
                <wp:positionV relativeFrom="paragraph">
                  <wp:posOffset>3122295</wp:posOffset>
                </wp:positionV>
                <wp:extent cx="4241800" cy="635"/>
                <wp:effectExtent l="0" t="0" r="6350" b="635"/>
                <wp:wrapTopAndBottom/>
                <wp:docPr id="52" name="Text Box 52"/>
                <wp:cNvGraphicFramePr/>
                <a:graphic xmlns:a="http://schemas.openxmlformats.org/drawingml/2006/main">
                  <a:graphicData uri="http://schemas.microsoft.com/office/word/2010/wordprocessingShape">
                    <wps:wsp>
                      <wps:cNvSpPr txBox="1"/>
                      <wps:spPr>
                        <a:xfrm>
                          <a:off x="0" y="0"/>
                          <a:ext cx="4241800" cy="635"/>
                        </a:xfrm>
                        <a:prstGeom prst="rect">
                          <a:avLst/>
                        </a:prstGeom>
                        <a:noFill/>
                        <a:ln>
                          <a:noFill/>
                        </a:ln>
                      </wps:spPr>
                      <wps:txbx>
                        <w:txbxContent>
                          <w:p w14:paraId="059865A4" w14:textId="4A817A23" w:rsidR="00C82911" w:rsidRPr="00CB5AD0" w:rsidRDefault="00C82911" w:rsidP="00624526">
                            <w:pPr>
                              <w:pStyle w:val="Caption"/>
                              <w:rPr>
                                <w:noProof/>
                                <w:szCs w:val="26"/>
                                <w:lang w:val="en-US"/>
                              </w:rPr>
                            </w:pPr>
                            <w:bookmarkStart w:id="137" w:name="_Toc168479022"/>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22</w:t>
                            </w:r>
                            <w:r w:rsidR="000748C7">
                              <w:fldChar w:fldCharType="end"/>
                            </w:r>
                            <w:r w:rsidRPr="00250A64">
                              <w:rPr>
                                <w:lang w:val="en-US"/>
                              </w:rPr>
                              <w:t xml:space="preserve"> </w:t>
                            </w:r>
                            <w:ins w:id="138" w:author="Microsoft Word" w:date="2024-06-04T16:36:00Z">
                              <w:r>
                                <w:rPr>
                                  <w:lang w:val="en-US"/>
                                </w:rPr>
                                <w:t>– Áp dụng thuật toán vào đồ thị gốc 1.</w:t>
                              </w:r>
                            </w:ins>
                            <w:r>
                              <w:rPr>
                                <w:lang w:val="en-US"/>
                              </w:rPr>
                              <w:t>15</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36CFF3" id="Text Box 52" o:spid="_x0000_s1048" type="#_x0000_t202" style="position:absolute;left:0;text-align:left;margin-left:0;margin-top:245.85pt;width:334pt;height:.05pt;z-index:25165831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" filled="f" stroked="f">
                <v:textbox style="mso-fit-shape-to-text:t" inset="0,0,0,0">
                  <w:txbxContent>
                    <w:p w14:paraId="059865A4" w14:textId="4A817A23" w:rsidR="00C82911" w:rsidRPr="00CB5AD0" w:rsidRDefault="00C82911" w:rsidP="00624526">
                      <w:pPr>
                        <w:pStyle w:val="Caption"/>
                        <w:rPr>
                          <w:noProof/>
                          <w:szCs w:val="26"/>
                          <w:lang w:val="en-US"/>
                        </w:rPr>
                      </w:pPr>
                      <w:bookmarkStart w:id="139" w:name="_Toc168479022"/>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22</w:t>
                      </w:r>
                      <w:r w:rsidR="000748C7">
                        <w:fldChar w:fldCharType="end"/>
                      </w:r>
                      <w:r w:rsidRPr="00250A64">
                        <w:rPr>
                          <w:lang w:val="en-US"/>
                        </w:rPr>
                        <w:t xml:space="preserve"> </w:t>
                      </w:r>
                      <w:ins w:id="140" w:author="Microsoft Word" w:date="2024-06-04T16:36:00Z">
                        <w:r>
                          <w:rPr>
                            <w:lang w:val="en-US"/>
                          </w:rPr>
                          <w:t>– Áp dụng thuật toán vào đồ thị gốc 1.</w:t>
                        </w:r>
                      </w:ins>
                      <w:r>
                        <w:rPr>
                          <w:lang w:val="en-US"/>
                        </w:rPr>
                        <w:t>15</w:t>
                      </w:r>
                      <w:bookmarkEnd w:id="139"/>
                    </w:p>
                  </w:txbxContent>
                </v:textbox>
                <w10:wrap type="topAndBottom" anchorx="margin"/>
              </v:shape>
            </w:pict>
          </mc:Fallback>
        </mc:AlternateContent>
      </w:r>
      <w:r w:rsidRPr="000C4696">
        <w:rPr>
          <w:rFonts w:eastAsia="Cambria Math" w:cs="Times New Roman"/>
          <w:noProof/>
          <w:color w:val="000000"/>
          <w:lang w:eastAsia="zh-CN" w:bidi="ar"/>
        </w:rPr>
        <w:drawing>
          <wp:anchor distT="0" distB="0" distL="114300" distR="114300" simplePos="0" relativeHeight="251658278" behindDoc="0" locked="0" layoutInCell="1" allowOverlap="1" wp14:anchorId="4FBDA9B8" wp14:editId="7A912AB0">
            <wp:simplePos x="0" y="0"/>
            <wp:positionH relativeFrom="margin">
              <wp:posOffset>1256665</wp:posOffset>
            </wp:positionH>
            <wp:positionV relativeFrom="paragraph">
              <wp:posOffset>497628</wp:posOffset>
            </wp:positionV>
            <wp:extent cx="3066247" cy="2700000"/>
            <wp:effectExtent l="0" t="0" r="1270" b="5715"/>
            <wp:wrapTopAndBottom/>
            <wp:docPr id="25544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41219"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066247" cy="2700000"/>
                    </a:xfrm>
                    <a:prstGeom prst="rect">
                      <a:avLst/>
                    </a:prstGeom>
                  </pic:spPr>
                </pic:pic>
              </a:graphicData>
            </a:graphic>
            <wp14:sizeRelH relativeFrom="page">
              <wp14:pctWidth>0</wp14:pctWidth>
            </wp14:sizeRelH>
            <wp14:sizeRelV relativeFrom="page">
              <wp14:pctHeight>0</wp14:pctHeight>
            </wp14:sizeRelV>
          </wp:anchor>
        </w:drawing>
      </w:r>
      <w:r w:rsidR="00A90C7B" w:rsidRPr="000C4696">
        <w:rPr>
          <w:rFonts w:eastAsia="Cambria Math" w:cs="Times New Roman"/>
          <w:color w:val="000000"/>
          <w:lang w:eastAsia="zh-CN" w:bidi="ar"/>
        </w:rPr>
        <w:t xml:space="preserve">→ R1 = a, Z, f, e, Y, Z, T, S, M, N, T, U, O, N, I, J, O, P, V, U, a, b, V, W, Q, P, K, L, Q, R, X, W, c, d, j, i, c, b, h, i, n, H, D, n, m, D, l, m, h, g, l, k, </w:t>
      </w:r>
      <w:r w:rsidR="00D615B0" w:rsidRPr="000C4696">
        <w:rPr>
          <w:rFonts w:eastAsia="Cambria Math" w:cs="Times New Roman"/>
          <w:color w:val="000000"/>
          <w:lang w:eastAsia="zh-CN" w:bidi="ar"/>
        </w:rPr>
        <w:t>D, G, k</w:t>
      </w:r>
      <w:r w:rsidR="00A90C7B" w:rsidRPr="000C4696">
        <w:rPr>
          <w:rFonts w:eastAsia="Cambria Math" w:cs="Times New Roman"/>
          <w:color w:val="000000"/>
          <w:lang w:eastAsia="zh-CN" w:bidi="ar"/>
        </w:rPr>
        <w:t>, f, g, a</w:t>
      </w:r>
    </w:p>
    <w:p w14:paraId="6D772D03" w14:textId="77777777" w:rsidR="00CB5AD0" w:rsidRDefault="00722CC8" w:rsidP="00CB5AD0">
      <w:pPr>
        <w:pStyle w:val="Nidungvnbn"/>
        <w:numPr>
          <w:ilvl w:val="0"/>
          <w:numId w:val="2"/>
        </w:numPr>
        <w:ind w:left="851" w:hanging="284"/>
        <w:rPr>
          <w:lang w:val="en-US"/>
        </w:rPr>
      </w:pPr>
      <w:r w:rsidRPr="000C4696">
        <w:t xml:space="preserve">Chọn đỉnh </w:t>
      </w:r>
      <w:r w:rsidR="00351054" w:rsidRPr="000C4696">
        <w:t>e</w:t>
      </w:r>
      <w:r w:rsidRPr="000C4696">
        <w:t xml:space="preserve">, tạo sub-cycle từ đỉnh </w:t>
      </w:r>
      <w:r w:rsidR="00351054" w:rsidRPr="000C4696">
        <w:t>e</w:t>
      </w:r>
      <w:r w:rsidRPr="000C4696">
        <w:t xml:space="preserve">: </w:t>
      </w:r>
      <w:r w:rsidR="00351054" w:rsidRPr="000C4696">
        <w:t>e</w:t>
      </w:r>
      <w:r w:rsidRPr="000C4696">
        <w:t xml:space="preserve">, G, </w:t>
      </w:r>
      <w:r w:rsidR="00351054" w:rsidRPr="000C4696">
        <w:t>B</w:t>
      </w:r>
      <w:r w:rsidRPr="000C4696">
        <w:t xml:space="preserve">, </w:t>
      </w:r>
      <w:r w:rsidR="00351054" w:rsidRPr="000C4696">
        <w:t>e</w:t>
      </w:r>
      <w:r w:rsidRPr="000C4696">
        <w:t xml:space="preserve"> và sub-cycle thỏa là một circuit. Sau đó, tiến hành thêm sub-cycle vào R1 vào vị trí đỉnh </w:t>
      </w:r>
      <w:r w:rsidR="00351054" w:rsidRPr="000C4696">
        <w:t>e</w:t>
      </w:r>
      <w:r w:rsidRPr="000C4696">
        <w:t xml:space="preserve"> đầu tiên.</w:t>
      </w:r>
    </w:p>
    <w:p w14:paraId="12A482FF" w14:textId="5581BE87" w:rsidR="00722CC8" w:rsidRDefault="00722CC8" w:rsidP="00CB5AD0">
      <w:pPr>
        <w:pStyle w:val="Nidungvnbn"/>
        <w:ind w:left="851" w:firstLine="0"/>
        <w:rPr>
          <w:rFonts w:eastAsia="Cambria Math" w:cs="Times New Roman"/>
          <w:color w:val="000000"/>
          <w:lang w:val="en-US" w:eastAsia="zh-CN" w:bidi="ar"/>
        </w:rPr>
      </w:pPr>
      <w:r w:rsidRPr="00CB5AD0">
        <w:rPr>
          <w:rFonts w:eastAsia="Cambria Math" w:cs="Times New Roman"/>
          <w:color w:val="000000"/>
          <w:lang w:eastAsia="zh-CN" w:bidi="ar"/>
        </w:rPr>
        <w:t xml:space="preserve">→ R1 = a, Z, f, e, </w:t>
      </w:r>
      <w:r w:rsidR="00351054" w:rsidRPr="00CB5AD0">
        <w:rPr>
          <w:rFonts w:eastAsia="Cambria Math" w:cs="Times New Roman"/>
          <w:color w:val="000000"/>
          <w:lang w:eastAsia="zh-CN" w:bidi="ar"/>
        </w:rPr>
        <w:t>G, B, e</w:t>
      </w:r>
      <w:r w:rsidRPr="00CB5AD0">
        <w:rPr>
          <w:rFonts w:eastAsia="Cambria Math" w:cs="Times New Roman"/>
          <w:color w:val="000000"/>
          <w:lang w:eastAsia="zh-CN" w:bidi="ar"/>
        </w:rPr>
        <w:t>, Y, Z, T, S, M, N, T, U, O, N, I, J, O, P, V, U, a, b, V, W, Q, P, K, L, Q, R, X, W, c, d, j, i, c, b, h, i, n, H, D, n, m, D, l, m, h, g, l, k, D, G, k, f, g, a</w:t>
      </w:r>
    </w:p>
    <w:p w14:paraId="064600E0" w14:textId="35A8AF5C" w:rsidR="00A156BC" w:rsidRPr="00B211C8" w:rsidRDefault="001A2935" w:rsidP="00B211C8">
      <w:pPr>
        <w:pStyle w:val="Nidungvnbn"/>
        <w:numPr>
          <w:ilvl w:val="0"/>
          <w:numId w:val="2"/>
        </w:numPr>
        <w:ind w:left="851" w:hanging="284"/>
        <w:rPr>
          <w:rFonts w:eastAsia="Cambria Math" w:cs="Times New Roman"/>
          <w:color w:val="000000"/>
          <w:lang w:val="en-US" w:eastAsia="zh-CN" w:bidi="ar"/>
        </w:rPr>
      </w:pPr>
      <w:r w:rsidRPr="000C4696">
        <w:rPr>
          <w:rFonts w:eastAsia="Cambria Math" w:cs="Times New Roman"/>
          <w:noProof/>
          <w:color w:val="000000"/>
          <w:lang w:eastAsia="zh-CN" w:bidi="ar"/>
        </w:rPr>
        <w:lastRenderedPageBreak/>
        <w:drawing>
          <wp:anchor distT="0" distB="0" distL="114300" distR="114300" simplePos="0" relativeHeight="251658280" behindDoc="0" locked="0" layoutInCell="1" allowOverlap="1" wp14:anchorId="3816FEE6" wp14:editId="235C2C13">
            <wp:simplePos x="0" y="0"/>
            <wp:positionH relativeFrom="margin">
              <wp:align>center</wp:align>
            </wp:positionH>
            <wp:positionV relativeFrom="paragraph">
              <wp:posOffset>0</wp:posOffset>
            </wp:positionV>
            <wp:extent cx="2684780" cy="2699385"/>
            <wp:effectExtent l="0" t="0" r="1270" b="5715"/>
            <wp:wrapTopAndBottom/>
            <wp:docPr id="125010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05410" name=""/>
                    <pic:cNvPicPr/>
                  </pic:nvPicPr>
                  <pic:blipFill>
                    <a:blip r:embed="rId78">
                      <a:extLst>
                        <a:ext uri="{28A0092B-C50C-407E-A947-70E740481C1C}">
                          <a14:useLocalDpi xmlns:a14="http://schemas.microsoft.com/office/drawing/2010/main" val="0"/>
                        </a:ext>
                      </a:extLst>
                    </a:blip>
                    <a:stretch>
                      <a:fillRect/>
                    </a:stretch>
                  </pic:blipFill>
                  <pic:spPr>
                    <a:xfrm>
                      <a:off x="0" y="0"/>
                      <a:ext cx="2684780" cy="2699385"/>
                    </a:xfrm>
                    <a:prstGeom prst="rect">
                      <a:avLst/>
                    </a:prstGeom>
                  </pic:spPr>
                </pic:pic>
              </a:graphicData>
            </a:graphic>
            <wp14:sizeRelH relativeFrom="page">
              <wp14:pctWidth>0</wp14:pctWidth>
            </wp14:sizeRelH>
            <wp14:sizeRelV relativeFrom="page">
              <wp14:pctHeight>0</wp14:pctHeight>
            </wp14:sizeRelV>
          </wp:anchor>
        </w:drawing>
      </w:r>
      <w:r w:rsidR="00B211C8">
        <w:rPr>
          <w:noProof/>
        </w:rPr>
        <mc:AlternateContent>
          <mc:Choice Requires="wps">
            <w:drawing>
              <wp:anchor distT="0" distB="0" distL="114300" distR="114300" simplePos="0" relativeHeight="251658311" behindDoc="0" locked="0" layoutInCell="1" allowOverlap="1" wp14:anchorId="45726CA5" wp14:editId="70CEC8B6">
                <wp:simplePos x="0" y="0"/>
                <wp:positionH relativeFrom="margin">
                  <wp:align>center</wp:align>
                </wp:positionH>
                <wp:positionV relativeFrom="paragraph">
                  <wp:posOffset>2617259</wp:posOffset>
                </wp:positionV>
                <wp:extent cx="3564255" cy="635"/>
                <wp:effectExtent l="0" t="0" r="17145" b="635"/>
                <wp:wrapTopAndBottom/>
                <wp:docPr id="53" name="Text Box 53"/>
                <wp:cNvGraphicFramePr/>
                <a:graphic xmlns:a="http://schemas.openxmlformats.org/drawingml/2006/main">
                  <a:graphicData uri="http://schemas.microsoft.com/office/word/2010/wordprocessingShape">
                    <wps:wsp>
                      <wps:cNvSpPr txBox="1"/>
                      <wps:spPr>
                        <a:xfrm>
                          <a:off x="0" y="0"/>
                          <a:ext cx="3564255" cy="635"/>
                        </a:xfrm>
                        <a:prstGeom prst="rect">
                          <a:avLst/>
                        </a:prstGeom>
                        <a:noFill/>
                        <a:ln>
                          <a:noFill/>
                        </a:ln>
                      </wps:spPr>
                      <wps:txbx>
                        <w:txbxContent>
                          <w:p w14:paraId="11313D73" w14:textId="65117FE7" w:rsidR="00C82911" w:rsidRPr="00ED1DBD" w:rsidRDefault="00C82911" w:rsidP="00624526">
                            <w:pPr>
                              <w:pStyle w:val="Caption"/>
                              <w:rPr>
                                <w:rFonts w:eastAsia="Cambria Math" w:cs="Times New Roman"/>
                                <w:noProof/>
                                <w:color w:val="000000"/>
                                <w:szCs w:val="26"/>
                                <w:lang w:eastAsia="zh-CN" w:bidi="ar"/>
                              </w:rPr>
                            </w:pPr>
                            <w:bookmarkStart w:id="141" w:name="_Toc168479023"/>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23</w:t>
                            </w:r>
                            <w:r w:rsidR="000748C7">
                              <w:fldChar w:fldCharType="end"/>
                            </w:r>
                            <w:r w:rsidRPr="00250A64">
                              <w:rPr>
                                <w:lang w:val="en-US"/>
                              </w:rPr>
                              <w:t xml:space="preserve"> </w:t>
                            </w:r>
                            <w:ins w:id="142" w:author="Microsoft Word" w:date="2024-06-04T16:36:00Z">
                              <w:r>
                                <w:rPr>
                                  <w:lang w:val="en-US"/>
                                </w:rPr>
                                <w:t>– Áp dụng thuật toán vào đồ thị gốc 1.</w:t>
                              </w:r>
                            </w:ins>
                            <w:r>
                              <w:rPr>
                                <w:lang w:val="en-US"/>
                              </w:rPr>
                              <w:t>16</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726CA5" id="Text Box 53" o:spid="_x0000_s1049" type="#_x0000_t202" style="position:absolute;left:0;text-align:left;margin-left:0;margin-top:206.1pt;width:280.65pt;height:.05pt;z-index:25165831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" filled="f" stroked="f">
                <v:textbox style="mso-fit-shape-to-text:t" inset="0,0,0,0">
                  <w:txbxContent>
                    <w:p w14:paraId="11313D73" w14:textId="65117FE7" w:rsidR="00C82911" w:rsidRPr="00ED1DBD" w:rsidRDefault="00C82911" w:rsidP="00624526">
                      <w:pPr>
                        <w:pStyle w:val="Caption"/>
                        <w:rPr>
                          <w:rFonts w:eastAsia="Cambria Math" w:cs="Times New Roman"/>
                          <w:noProof/>
                          <w:color w:val="000000"/>
                          <w:szCs w:val="26"/>
                          <w:lang w:eastAsia="zh-CN" w:bidi="ar"/>
                        </w:rPr>
                      </w:pPr>
                      <w:bookmarkStart w:id="143" w:name="_Toc168479023"/>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23</w:t>
                      </w:r>
                      <w:r w:rsidR="000748C7">
                        <w:fldChar w:fldCharType="end"/>
                      </w:r>
                      <w:r w:rsidRPr="00250A64">
                        <w:rPr>
                          <w:lang w:val="en-US"/>
                        </w:rPr>
                        <w:t xml:space="preserve"> </w:t>
                      </w:r>
                      <w:ins w:id="144" w:author="Microsoft Word" w:date="2024-06-04T16:36:00Z">
                        <w:r>
                          <w:rPr>
                            <w:lang w:val="en-US"/>
                          </w:rPr>
                          <w:t>– Áp dụng thuật toán vào đồ thị gốc 1.</w:t>
                        </w:r>
                      </w:ins>
                      <w:r>
                        <w:rPr>
                          <w:lang w:val="en-US"/>
                        </w:rPr>
                        <w:t>16</w:t>
                      </w:r>
                      <w:bookmarkEnd w:id="143"/>
                    </w:p>
                  </w:txbxContent>
                </v:textbox>
                <w10:wrap type="topAndBottom" anchorx="margin"/>
              </v:shape>
            </w:pict>
          </mc:Fallback>
        </mc:AlternateContent>
      </w:r>
      <w:r w:rsidR="00A156BC" w:rsidRPr="000C4696">
        <w:t xml:space="preserve">Chọn đỉnh </w:t>
      </w:r>
      <w:r w:rsidR="000E4192" w:rsidRPr="000C4696">
        <w:t>Y</w:t>
      </w:r>
      <w:r w:rsidR="00A156BC" w:rsidRPr="000C4696">
        <w:t xml:space="preserve">, tạo sub-cycle từ đỉnh </w:t>
      </w:r>
      <w:r w:rsidR="000E4192" w:rsidRPr="000C4696">
        <w:t>Y</w:t>
      </w:r>
      <w:r w:rsidR="00A156BC" w:rsidRPr="000C4696">
        <w:t xml:space="preserve">: </w:t>
      </w:r>
      <w:r w:rsidR="000E4192" w:rsidRPr="000C4696">
        <w:t>Y</w:t>
      </w:r>
      <w:r w:rsidR="00A156BC" w:rsidRPr="000C4696">
        <w:t xml:space="preserve">, B, </w:t>
      </w:r>
      <w:r w:rsidR="000E4192" w:rsidRPr="000C4696">
        <w:t>S</w:t>
      </w:r>
      <w:r w:rsidR="00A156BC" w:rsidRPr="000C4696">
        <w:t xml:space="preserve">, </w:t>
      </w:r>
      <w:r w:rsidR="000E4192" w:rsidRPr="000C4696">
        <w:t>Y</w:t>
      </w:r>
      <w:r w:rsidR="00A156BC" w:rsidRPr="000C4696">
        <w:t xml:space="preserve"> và sub-cycle thỏa là một circuit. Sau đó, tiến hành thêm sub-cycle vào R1 vào vị trí đỉnh </w:t>
      </w:r>
      <w:r w:rsidR="000E4192" w:rsidRPr="000C4696">
        <w:t>Y</w:t>
      </w:r>
      <w:r w:rsidR="00A156BC" w:rsidRPr="000C4696">
        <w:t xml:space="preserve"> đầu tiên.</w:t>
      </w:r>
    </w:p>
    <w:p w14:paraId="3F1F51A3" w14:textId="67E1C283" w:rsidR="00250A64" w:rsidRPr="00D550E1" w:rsidRDefault="00B211C8" w:rsidP="00D550E1">
      <w:pPr>
        <w:pStyle w:val="Nidungvnbn"/>
        <w:rPr>
          <w:lang w:val="en-US"/>
        </w:rPr>
      </w:pPr>
      <w:r w:rsidRPr="000C4696">
        <w:rPr>
          <w:noProof/>
        </w:rPr>
        <w:drawing>
          <wp:anchor distT="0" distB="0" distL="114300" distR="114300" simplePos="0" relativeHeight="251658279" behindDoc="0" locked="0" layoutInCell="1" allowOverlap="1" wp14:anchorId="13E151A0" wp14:editId="359554D5">
            <wp:simplePos x="0" y="0"/>
            <wp:positionH relativeFrom="margin">
              <wp:align>center</wp:align>
            </wp:positionH>
            <wp:positionV relativeFrom="paragraph">
              <wp:posOffset>771737</wp:posOffset>
            </wp:positionV>
            <wp:extent cx="2548255" cy="2400935"/>
            <wp:effectExtent l="0" t="0" r="4445" b="0"/>
            <wp:wrapTopAndBottom/>
            <wp:docPr id="9928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705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548255" cy="24009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312" behindDoc="0" locked="0" layoutInCell="1" allowOverlap="1" wp14:anchorId="474726BE" wp14:editId="532059E0">
                <wp:simplePos x="0" y="0"/>
                <wp:positionH relativeFrom="margin">
                  <wp:align>center</wp:align>
                </wp:positionH>
                <wp:positionV relativeFrom="paragraph">
                  <wp:posOffset>3092661</wp:posOffset>
                </wp:positionV>
                <wp:extent cx="3438525" cy="635"/>
                <wp:effectExtent l="0" t="0" r="9525" b="635"/>
                <wp:wrapTopAndBottom/>
                <wp:docPr id="54" name="Text Box 54"/>
                <wp:cNvGraphicFramePr/>
                <a:graphic xmlns:a="http://schemas.openxmlformats.org/drawingml/2006/main">
                  <a:graphicData uri="http://schemas.microsoft.com/office/word/2010/wordprocessingShape">
                    <wps:wsp>
                      <wps:cNvSpPr txBox="1"/>
                      <wps:spPr>
                        <a:xfrm>
                          <a:off x="0" y="0"/>
                          <a:ext cx="3438525" cy="635"/>
                        </a:xfrm>
                        <a:prstGeom prst="rect">
                          <a:avLst/>
                        </a:prstGeom>
                        <a:noFill/>
                        <a:ln>
                          <a:noFill/>
                        </a:ln>
                      </wps:spPr>
                      <wps:txbx>
                        <w:txbxContent>
                          <w:p w14:paraId="1D0F08F8" w14:textId="52860696" w:rsidR="00C82911" w:rsidRPr="00B211C8" w:rsidRDefault="00C82911" w:rsidP="00624526">
                            <w:pPr>
                              <w:pStyle w:val="Caption"/>
                              <w:rPr>
                                <w:rFonts w:eastAsia="Cambria Math" w:cs="Times New Roman"/>
                                <w:noProof/>
                                <w:color w:val="000000"/>
                                <w:szCs w:val="26"/>
                                <w:lang w:val="en-US" w:eastAsia="zh-CN" w:bidi="ar"/>
                              </w:rPr>
                            </w:pPr>
                            <w:bookmarkStart w:id="145" w:name="_Toc168479024"/>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24</w:t>
                            </w:r>
                            <w:r w:rsidR="000748C7">
                              <w:fldChar w:fldCharType="end"/>
                            </w:r>
                            <w:r w:rsidRPr="00250A64">
                              <w:rPr>
                                <w:lang w:val="en-US"/>
                              </w:rPr>
                              <w:t xml:space="preserve"> </w:t>
                            </w:r>
                            <w:ins w:id="146" w:author="Microsoft Word" w:date="2024-06-04T16:36:00Z">
                              <w:r>
                                <w:rPr>
                                  <w:lang w:val="en-US"/>
                                </w:rPr>
                                <w:t>– Áp dụng thuật toán vào đồ thị gốc 1.</w:t>
                              </w:r>
                            </w:ins>
                            <w:r>
                              <w:rPr>
                                <w:lang w:val="en-US"/>
                              </w:rPr>
                              <w:t>17</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726BE" id="Text Box 54" o:spid="_x0000_s1050" type="#_x0000_t202" style="position:absolute;left:0;text-align:left;margin-left:0;margin-top:243.5pt;width:270.75pt;height:.05pt;z-index:251658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" filled="f" stroked="f">
                <v:textbox style="mso-fit-shape-to-text:t" inset="0,0,0,0">
                  <w:txbxContent>
                    <w:p w14:paraId="1D0F08F8" w14:textId="52860696" w:rsidR="00C82911" w:rsidRPr="00B211C8" w:rsidRDefault="00C82911" w:rsidP="00624526">
                      <w:pPr>
                        <w:pStyle w:val="Caption"/>
                        <w:rPr>
                          <w:rFonts w:eastAsia="Cambria Math" w:cs="Times New Roman"/>
                          <w:noProof/>
                          <w:color w:val="000000"/>
                          <w:szCs w:val="26"/>
                          <w:lang w:val="en-US" w:eastAsia="zh-CN" w:bidi="ar"/>
                        </w:rPr>
                      </w:pPr>
                      <w:bookmarkStart w:id="147" w:name="_Toc168479024"/>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24</w:t>
                      </w:r>
                      <w:r w:rsidR="000748C7">
                        <w:fldChar w:fldCharType="end"/>
                      </w:r>
                      <w:r w:rsidRPr="00250A64">
                        <w:rPr>
                          <w:lang w:val="en-US"/>
                        </w:rPr>
                        <w:t xml:space="preserve"> </w:t>
                      </w:r>
                      <w:ins w:id="148" w:author="Microsoft Word" w:date="2024-06-04T16:36:00Z">
                        <w:r>
                          <w:rPr>
                            <w:lang w:val="en-US"/>
                          </w:rPr>
                          <w:t>– Áp dụng thuật toán vào đồ thị gốc 1.</w:t>
                        </w:r>
                      </w:ins>
                      <w:r>
                        <w:rPr>
                          <w:lang w:val="en-US"/>
                        </w:rPr>
                        <w:t>17</w:t>
                      </w:r>
                      <w:bookmarkEnd w:id="147"/>
                    </w:p>
                  </w:txbxContent>
                </v:textbox>
                <w10:wrap type="topAndBottom" anchorx="margin"/>
              </v:shape>
            </w:pict>
          </mc:Fallback>
        </mc:AlternateContent>
      </w:r>
      <w:r w:rsidR="00A156BC" w:rsidRPr="000C4696">
        <w:rPr>
          <w:rFonts w:eastAsia="Cambria Math" w:cs="Times New Roman"/>
          <w:color w:val="000000"/>
          <w:lang w:eastAsia="zh-CN" w:bidi="ar"/>
        </w:rPr>
        <w:t xml:space="preserve">→ R1 = a, Z, f, e, G, B, e, Y, </w:t>
      </w:r>
      <w:r w:rsidR="000E4192" w:rsidRPr="000C4696">
        <w:rPr>
          <w:rFonts w:eastAsia="Cambria Math" w:cs="Times New Roman"/>
          <w:color w:val="000000"/>
          <w:lang w:eastAsia="zh-CN" w:bidi="ar"/>
        </w:rPr>
        <w:t>B, S, Y</w:t>
      </w:r>
      <w:r w:rsidR="00A156BC" w:rsidRPr="000C4696">
        <w:rPr>
          <w:rFonts w:eastAsia="Cambria Math" w:cs="Times New Roman"/>
          <w:color w:val="000000"/>
          <w:lang w:eastAsia="zh-CN" w:bidi="ar"/>
        </w:rPr>
        <w:t>, Z, T, S, M, N, T, U, O, N, I, J, O, P, V, U, a, b, V, W, Q, P, K, L, Q, R, X, W, c, d, j, i, c, b, h, i, n, H, D, n, m, D, l, m, h, g, l, k, D, G, k, f, g, a</w:t>
      </w:r>
    </w:p>
    <w:p w14:paraId="07D0A37B" w14:textId="25F14D78" w:rsidR="001D1A41" w:rsidRDefault="001D1A41" w:rsidP="00BA2B20">
      <w:pPr>
        <w:pStyle w:val="Nidungvnbn"/>
        <w:numPr>
          <w:ilvl w:val="0"/>
          <w:numId w:val="2"/>
        </w:numPr>
        <w:ind w:left="851" w:hanging="284"/>
        <w:rPr>
          <w:lang w:val="en-US"/>
        </w:rPr>
      </w:pPr>
      <w:r w:rsidRPr="000C4696">
        <w:t xml:space="preserve">Chọn đỉnh M, tạo sub-cycle từ đỉnh M: M, B, </w:t>
      </w:r>
      <w:r w:rsidR="008F72D7" w:rsidRPr="000C4696">
        <w:t>E</w:t>
      </w:r>
      <w:r w:rsidRPr="000C4696">
        <w:t>, M và sub-cycle thỏa là một circuit. Sau đó, tiến hành thêm sub-cycle vào R1 vào vị trí đỉnh M đầu tiên.</w:t>
      </w:r>
    </w:p>
    <w:p w14:paraId="368F54DC" w14:textId="475E2841" w:rsidR="001D1A41" w:rsidRPr="000C4696" w:rsidRDefault="001D1A41" w:rsidP="001D1A41">
      <w:pPr>
        <w:pStyle w:val="Nidungvnbn"/>
        <w:rPr>
          <w:rFonts w:eastAsia="Cambria Math" w:cs="Times New Roman"/>
          <w:color w:val="000000"/>
          <w:lang w:eastAsia="zh-CN" w:bidi="ar"/>
        </w:rPr>
      </w:pPr>
      <w:r w:rsidRPr="000C4696">
        <w:rPr>
          <w:rFonts w:eastAsia="Cambria Math" w:cs="Times New Roman"/>
          <w:color w:val="000000"/>
          <w:lang w:eastAsia="zh-CN" w:bidi="ar"/>
        </w:rPr>
        <w:t>→ R1 = a, Z, f, e, G, B, e, Y, B, S, Y, Z, T, S, M</w:t>
      </w:r>
      <w:r w:rsidR="008F72D7" w:rsidRPr="000C4696">
        <w:rPr>
          <w:rFonts w:eastAsia="Cambria Math" w:cs="Times New Roman"/>
          <w:color w:val="000000"/>
          <w:lang w:eastAsia="zh-CN" w:bidi="ar"/>
        </w:rPr>
        <w:t>, B, E, M</w:t>
      </w:r>
      <w:r w:rsidRPr="000C4696">
        <w:rPr>
          <w:rFonts w:eastAsia="Cambria Math" w:cs="Times New Roman"/>
          <w:color w:val="000000"/>
          <w:lang w:eastAsia="zh-CN" w:bidi="ar"/>
        </w:rPr>
        <w:t>, N, T, U, O, N, I, J, O, P, V, U, a, b, V, W, Q, P, K, L, Q, R, X, W, c, d, j, i, c, b, h, i, n, H, D, n, m, D, l, m, h, g, l, k, D, G, k, f, g, a</w:t>
      </w:r>
    </w:p>
    <w:p w14:paraId="03939FA3" w14:textId="64E9B3BD" w:rsidR="00BA4FF0" w:rsidRPr="000C4696" w:rsidRDefault="001A2935" w:rsidP="001A2935">
      <w:pPr>
        <w:pStyle w:val="Nidungvnbn"/>
        <w:numPr>
          <w:ilvl w:val="0"/>
          <w:numId w:val="2"/>
        </w:numPr>
        <w:ind w:left="851" w:hanging="284"/>
      </w:pPr>
      <w:r>
        <w:rPr>
          <w:noProof/>
        </w:rPr>
        <w:lastRenderedPageBreak/>
        <mc:AlternateContent>
          <mc:Choice Requires="wps">
            <w:drawing>
              <wp:anchor distT="0" distB="0" distL="114300" distR="114300" simplePos="0" relativeHeight="251658313" behindDoc="0" locked="0" layoutInCell="1" allowOverlap="1" wp14:anchorId="7228BB15" wp14:editId="12EE8D90">
                <wp:simplePos x="0" y="0"/>
                <wp:positionH relativeFrom="margin">
                  <wp:align>center</wp:align>
                </wp:positionH>
                <wp:positionV relativeFrom="paragraph">
                  <wp:posOffset>2467186</wp:posOffset>
                </wp:positionV>
                <wp:extent cx="3434080" cy="635"/>
                <wp:effectExtent l="0" t="0" r="13970" b="635"/>
                <wp:wrapTopAndBottom/>
                <wp:docPr id="55" name="Text Box 55"/>
                <wp:cNvGraphicFramePr/>
                <a:graphic xmlns:a="http://schemas.openxmlformats.org/drawingml/2006/main">
                  <a:graphicData uri="http://schemas.microsoft.com/office/word/2010/wordprocessingShape">
                    <wps:wsp>
                      <wps:cNvSpPr txBox="1"/>
                      <wps:spPr>
                        <a:xfrm>
                          <a:off x="0" y="0"/>
                          <a:ext cx="3434080" cy="635"/>
                        </a:xfrm>
                        <a:prstGeom prst="rect">
                          <a:avLst/>
                        </a:prstGeom>
                        <a:noFill/>
                        <a:ln>
                          <a:noFill/>
                        </a:ln>
                      </wps:spPr>
                      <wps:txbx>
                        <w:txbxContent>
                          <w:p w14:paraId="1D6DF0BF" w14:textId="1071CB20" w:rsidR="00C82911" w:rsidRPr="001A2935" w:rsidRDefault="00C82911" w:rsidP="00624526">
                            <w:pPr>
                              <w:pStyle w:val="Caption"/>
                              <w:rPr>
                                <w:rFonts w:eastAsia="Cambria Math" w:cs="Times New Roman"/>
                                <w:noProof/>
                                <w:color w:val="000000"/>
                                <w:szCs w:val="26"/>
                                <w:lang w:val="en-US" w:eastAsia="zh-CN" w:bidi="ar"/>
                              </w:rPr>
                            </w:pPr>
                            <w:bookmarkStart w:id="149" w:name="_Toc168479025"/>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25</w:t>
                            </w:r>
                            <w:r w:rsidR="000748C7">
                              <w:fldChar w:fldCharType="end"/>
                            </w:r>
                            <w:r>
                              <w:rPr>
                                <w:lang w:val="en-US"/>
                              </w:rPr>
                              <w:t xml:space="preserve"> </w:t>
                            </w:r>
                            <w:ins w:id="150" w:author="Microsoft Word" w:date="2024-06-04T16:36:00Z">
                              <w:r>
                                <w:rPr>
                                  <w:lang w:val="en-US"/>
                                </w:rPr>
                                <w:t>– Áp dụng thuật toán vào đồ thị gốc 1.</w:t>
                              </w:r>
                            </w:ins>
                            <w:r>
                              <w:rPr>
                                <w:lang w:val="en-US"/>
                              </w:rPr>
                              <w:t>18</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8BB15" id="Text Box 55" o:spid="_x0000_s1051" type="#_x0000_t202" style="position:absolute;left:0;text-align:left;margin-left:0;margin-top:194.25pt;width:270.4pt;height:.05pt;z-index:25165831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" filled="f" stroked="f">
                <v:textbox style="mso-fit-shape-to-text:t" inset="0,0,0,0">
                  <w:txbxContent>
                    <w:p w14:paraId="1D6DF0BF" w14:textId="1071CB20" w:rsidR="00C82911" w:rsidRPr="001A2935" w:rsidRDefault="00C82911" w:rsidP="00624526">
                      <w:pPr>
                        <w:pStyle w:val="Caption"/>
                        <w:rPr>
                          <w:rFonts w:eastAsia="Cambria Math" w:cs="Times New Roman"/>
                          <w:noProof/>
                          <w:color w:val="000000"/>
                          <w:szCs w:val="26"/>
                          <w:lang w:val="en-US" w:eastAsia="zh-CN" w:bidi="ar"/>
                        </w:rPr>
                      </w:pPr>
                      <w:bookmarkStart w:id="151" w:name="_Toc168479025"/>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25</w:t>
                      </w:r>
                      <w:r w:rsidR="000748C7">
                        <w:fldChar w:fldCharType="end"/>
                      </w:r>
                      <w:r>
                        <w:rPr>
                          <w:lang w:val="en-US"/>
                        </w:rPr>
                        <w:t xml:space="preserve"> </w:t>
                      </w:r>
                      <w:ins w:id="152" w:author="Microsoft Word" w:date="2024-06-04T16:36:00Z">
                        <w:r>
                          <w:rPr>
                            <w:lang w:val="en-US"/>
                          </w:rPr>
                          <w:t>– Áp dụng thuật toán vào đồ thị gốc 1.</w:t>
                        </w:r>
                      </w:ins>
                      <w:r>
                        <w:rPr>
                          <w:lang w:val="en-US"/>
                        </w:rPr>
                        <w:t>18</w:t>
                      </w:r>
                      <w:bookmarkEnd w:id="151"/>
                    </w:p>
                  </w:txbxContent>
                </v:textbox>
                <w10:wrap type="topAndBottom" anchorx="margin"/>
              </v:shape>
            </w:pict>
          </mc:Fallback>
        </mc:AlternateContent>
      </w:r>
      <w:r w:rsidR="00B211C8" w:rsidRPr="000C4696">
        <w:rPr>
          <w:rFonts w:eastAsia="Cambria Math" w:cs="Times New Roman"/>
          <w:noProof/>
          <w:color w:val="000000"/>
          <w:lang w:eastAsia="zh-CN" w:bidi="ar"/>
        </w:rPr>
        <w:drawing>
          <wp:anchor distT="0" distB="0" distL="114300" distR="114300" simplePos="0" relativeHeight="251658281" behindDoc="0" locked="0" layoutInCell="1" allowOverlap="1" wp14:anchorId="51CD1552" wp14:editId="1C04F5EF">
            <wp:simplePos x="0" y="0"/>
            <wp:positionH relativeFrom="margin">
              <wp:align>center</wp:align>
            </wp:positionH>
            <wp:positionV relativeFrom="paragraph">
              <wp:posOffset>423</wp:posOffset>
            </wp:positionV>
            <wp:extent cx="2786121" cy="2628000"/>
            <wp:effectExtent l="0" t="0" r="0" b="1270"/>
            <wp:wrapTopAndBottom/>
            <wp:docPr id="185360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02112"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786121" cy="2628000"/>
                    </a:xfrm>
                    <a:prstGeom prst="rect">
                      <a:avLst/>
                    </a:prstGeom>
                  </pic:spPr>
                </pic:pic>
              </a:graphicData>
            </a:graphic>
            <wp14:sizeRelH relativeFrom="page">
              <wp14:pctWidth>0</wp14:pctWidth>
            </wp14:sizeRelH>
            <wp14:sizeRelV relativeFrom="page">
              <wp14:pctHeight>0</wp14:pctHeight>
            </wp14:sizeRelV>
          </wp:anchor>
        </w:drawing>
      </w:r>
      <w:r w:rsidR="00BA4FF0" w:rsidRPr="000C4696">
        <w:t xml:space="preserve">Chọn đỉnh </w:t>
      </w:r>
      <w:r w:rsidR="001314CD" w:rsidRPr="000C4696">
        <w:t>H</w:t>
      </w:r>
      <w:r w:rsidR="00BA4FF0" w:rsidRPr="000C4696">
        <w:t xml:space="preserve">, tạo sub-cycle từ đỉnh </w:t>
      </w:r>
      <w:r w:rsidR="001314CD" w:rsidRPr="000C4696">
        <w:t>H</w:t>
      </w:r>
      <w:r w:rsidR="00BA4FF0" w:rsidRPr="000C4696">
        <w:t xml:space="preserve">: </w:t>
      </w:r>
      <w:r w:rsidR="001314CD" w:rsidRPr="000C4696">
        <w:t>H</w:t>
      </w:r>
      <w:r w:rsidR="00BA4FF0" w:rsidRPr="000C4696">
        <w:t xml:space="preserve">, </w:t>
      </w:r>
      <w:r w:rsidR="003E6F29" w:rsidRPr="000C4696">
        <w:t>j</w:t>
      </w:r>
      <w:r w:rsidR="00BA4FF0" w:rsidRPr="000C4696">
        <w:t xml:space="preserve">, </w:t>
      </w:r>
      <w:r w:rsidR="003E6F29" w:rsidRPr="000C4696">
        <w:t>C</w:t>
      </w:r>
      <w:r w:rsidR="00BA4FF0" w:rsidRPr="000C4696">
        <w:t xml:space="preserve">, </w:t>
      </w:r>
      <w:r w:rsidR="001314CD" w:rsidRPr="000C4696">
        <w:t>H</w:t>
      </w:r>
      <w:r w:rsidR="00BA4FF0" w:rsidRPr="000C4696">
        <w:t xml:space="preserve"> và sub-cycle thỏa là một circuit. Sau đó, tiến hành thêm sub-cycle vào R1 vào vị trí đỉnh </w:t>
      </w:r>
      <w:r w:rsidR="001314CD" w:rsidRPr="000C4696">
        <w:t>H</w:t>
      </w:r>
      <w:r w:rsidR="00BA4FF0" w:rsidRPr="000C4696">
        <w:t xml:space="preserve"> đầu tiên.</w:t>
      </w:r>
    </w:p>
    <w:p w14:paraId="3309CA74" w14:textId="1A772E84" w:rsidR="00B118B1" w:rsidRPr="001A2935" w:rsidRDefault="001A2935" w:rsidP="001A2935">
      <w:pPr>
        <w:pStyle w:val="Nidungvnbn"/>
        <w:rPr>
          <w:rFonts w:eastAsia="Cambria Math" w:cs="Times New Roman"/>
          <w:color w:val="000000"/>
          <w:lang w:eastAsia="zh-CN" w:bidi="ar"/>
        </w:rPr>
      </w:pPr>
      <w:r>
        <w:rPr>
          <w:noProof/>
        </w:rPr>
        <mc:AlternateContent>
          <mc:Choice Requires="wps">
            <w:drawing>
              <wp:anchor distT="0" distB="0" distL="114300" distR="114300" simplePos="0" relativeHeight="251658314" behindDoc="0" locked="0" layoutInCell="1" allowOverlap="1" wp14:anchorId="7BF6F59F" wp14:editId="30654767">
                <wp:simplePos x="0" y="0"/>
                <wp:positionH relativeFrom="margin">
                  <wp:align>center</wp:align>
                </wp:positionH>
                <wp:positionV relativeFrom="paragraph">
                  <wp:posOffset>3262630</wp:posOffset>
                </wp:positionV>
                <wp:extent cx="3413760" cy="635"/>
                <wp:effectExtent l="0" t="0" r="15240" b="635"/>
                <wp:wrapTopAndBottom/>
                <wp:docPr id="56" name="Text Box 56"/>
                <wp:cNvGraphicFramePr/>
                <a:graphic xmlns:a="http://schemas.openxmlformats.org/drawingml/2006/main">
                  <a:graphicData uri="http://schemas.microsoft.com/office/word/2010/wordprocessingShape">
                    <wps:wsp>
                      <wps:cNvSpPr txBox="1"/>
                      <wps:spPr>
                        <a:xfrm>
                          <a:off x="0" y="0"/>
                          <a:ext cx="3413760" cy="635"/>
                        </a:xfrm>
                        <a:prstGeom prst="rect">
                          <a:avLst/>
                        </a:prstGeom>
                        <a:noFill/>
                        <a:ln>
                          <a:noFill/>
                        </a:ln>
                      </wps:spPr>
                      <wps:txbx>
                        <w:txbxContent>
                          <w:p w14:paraId="2D46C13D" w14:textId="7FB20689" w:rsidR="00C82911" w:rsidRPr="001A2935" w:rsidRDefault="00C82911" w:rsidP="00624526">
                            <w:pPr>
                              <w:pStyle w:val="Caption"/>
                              <w:rPr>
                                <w:rFonts w:eastAsia="Cambria Math" w:cs="Times New Roman"/>
                                <w:noProof/>
                                <w:color w:val="000000"/>
                                <w:szCs w:val="26"/>
                                <w:lang w:val="en-US" w:eastAsia="zh-CN" w:bidi="ar"/>
                              </w:rPr>
                            </w:pPr>
                            <w:bookmarkStart w:id="153" w:name="_Toc168479026"/>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26</w:t>
                            </w:r>
                            <w:r w:rsidR="000748C7">
                              <w:fldChar w:fldCharType="end"/>
                            </w:r>
                            <w:r w:rsidRPr="00250A64">
                              <w:rPr>
                                <w:lang w:val="en-US"/>
                              </w:rPr>
                              <w:t xml:space="preserve"> </w:t>
                            </w:r>
                            <w:ins w:id="154" w:author="Microsoft Word" w:date="2024-06-04T16:36:00Z">
                              <w:r>
                                <w:rPr>
                                  <w:lang w:val="en-US"/>
                                </w:rPr>
                                <w:t>– Áp dụng thuật toán vào đồ thị gốc 1.</w:t>
                              </w:r>
                            </w:ins>
                            <w:r>
                              <w:rPr>
                                <w:lang w:val="en-US"/>
                              </w:rPr>
                              <w:t>19</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6F59F" id="Text Box 56" o:spid="_x0000_s1052" type="#_x0000_t202" style="position:absolute;left:0;text-align:left;margin-left:0;margin-top:256.9pt;width:268.8pt;height:.05pt;z-index:25165831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" filled="f" stroked="f">
                <v:textbox style="mso-fit-shape-to-text:t" inset="0,0,0,0">
                  <w:txbxContent>
                    <w:p w14:paraId="2D46C13D" w14:textId="7FB20689" w:rsidR="00C82911" w:rsidRPr="001A2935" w:rsidRDefault="00C82911" w:rsidP="00624526">
                      <w:pPr>
                        <w:pStyle w:val="Caption"/>
                        <w:rPr>
                          <w:rFonts w:eastAsia="Cambria Math" w:cs="Times New Roman"/>
                          <w:noProof/>
                          <w:color w:val="000000"/>
                          <w:szCs w:val="26"/>
                          <w:lang w:val="en-US" w:eastAsia="zh-CN" w:bidi="ar"/>
                        </w:rPr>
                      </w:pPr>
                      <w:bookmarkStart w:id="155" w:name="_Toc168479026"/>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26</w:t>
                      </w:r>
                      <w:r w:rsidR="000748C7">
                        <w:fldChar w:fldCharType="end"/>
                      </w:r>
                      <w:r w:rsidRPr="00250A64">
                        <w:rPr>
                          <w:lang w:val="en-US"/>
                        </w:rPr>
                        <w:t xml:space="preserve"> </w:t>
                      </w:r>
                      <w:ins w:id="156" w:author="Microsoft Word" w:date="2024-06-04T16:36:00Z">
                        <w:r>
                          <w:rPr>
                            <w:lang w:val="en-US"/>
                          </w:rPr>
                          <w:t>– Áp dụng thuật toán vào đồ thị gốc 1.</w:t>
                        </w:r>
                      </w:ins>
                      <w:r>
                        <w:rPr>
                          <w:lang w:val="en-US"/>
                        </w:rPr>
                        <w:t>19</w:t>
                      </w:r>
                      <w:bookmarkEnd w:id="155"/>
                    </w:p>
                  </w:txbxContent>
                </v:textbox>
                <w10:wrap type="topAndBottom" anchorx="margin"/>
              </v:shape>
            </w:pict>
          </mc:Fallback>
        </mc:AlternateContent>
      </w:r>
      <w:r w:rsidRPr="004E0F15">
        <w:rPr>
          <w:noProof/>
        </w:rPr>
        <w:drawing>
          <wp:anchor distT="0" distB="0" distL="114300" distR="114300" simplePos="0" relativeHeight="251658282" behindDoc="0" locked="0" layoutInCell="1" allowOverlap="1" wp14:anchorId="68C2950D" wp14:editId="796B14AC">
            <wp:simplePos x="0" y="0"/>
            <wp:positionH relativeFrom="margin">
              <wp:posOffset>1367790</wp:posOffset>
            </wp:positionH>
            <wp:positionV relativeFrom="paragraph">
              <wp:posOffset>762000</wp:posOffset>
            </wp:positionV>
            <wp:extent cx="2769185" cy="2628000"/>
            <wp:effectExtent l="0" t="0" r="0" b="1270"/>
            <wp:wrapTopAndBottom/>
            <wp:docPr id="193595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0937"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769185" cy="2628000"/>
                    </a:xfrm>
                    <a:prstGeom prst="rect">
                      <a:avLst/>
                    </a:prstGeom>
                  </pic:spPr>
                </pic:pic>
              </a:graphicData>
            </a:graphic>
            <wp14:sizeRelH relativeFrom="page">
              <wp14:pctWidth>0</wp14:pctWidth>
            </wp14:sizeRelH>
            <wp14:sizeRelV relativeFrom="page">
              <wp14:pctHeight>0</wp14:pctHeight>
            </wp14:sizeRelV>
          </wp:anchor>
        </w:drawing>
      </w:r>
      <w:r w:rsidR="00BA4FF0" w:rsidRPr="000C4696">
        <w:rPr>
          <w:rFonts w:eastAsia="Cambria Math" w:cs="Times New Roman"/>
          <w:color w:val="000000"/>
          <w:lang w:eastAsia="zh-CN" w:bidi="ar"/>
        </w:rPr>
        <w:t xml:space="preserve">→ R1 = a, Z, f, e, G, B, e, Y, B, S, Y, Z, T, S, M, B, E, M, N, T, U, O, N, I, J, O, P, V, U, a, b, V, W, Q, P, K, L, Q, R, X, W, c, d, j, i, c, b, h, i, n, H, </w:t>
      </w:r>
      <w:r w:rsidR="00DA1EE5" w:rsidRPr="000C4696">
        <w:rPr>
          <w:rFonts w:eastAsia="Cambria Math" w:cs="Times New Roman"/>
          <w:color w:val="000000"/>
          <w:lang w:eastAsia="zh-CN" w:bidi="ar"/>
        </w:rPr>
        <w:t>j, C, H</w:t>
      </w:r>
      <w:r w:rsidR="00BA4FF0" w:rsidRPr="000C4696">
        <w:rPr>
          <w:rFonts w:eastAsia="Cambria Math" w:cs="Times New Roman"/>
          <w:color w:val="000000"/>
          <w:lang w:eastAsia="zh-CN" w:bidi="ar"/>
        </w:rPr>
        <w:t>, D, n, m, D, l, m, h, g, l, k, D, G, k, f, g, a</w:t>
      </w:r>
    </w:p>
    <w:p w14:paraId="67BBC32B" w14:textId="77777777" w:rsidR="004E0F15" w:rsidRDefault="004E0F15" w:rsidP="00BA2B20">
      <w:pPr>
        <w:pStyle w:val="Nidungvnbn"/>
        <w:numPr>
          <w:ilvl w:val="0"/>
          <w:numId w:val="2"/>
        </w:numPr>
        <w:ind w:left="851" w:hanging="284"/>
        <w:rPr>
          <w:lang w:val="en-US"/>
        </w:rPr>
      </w:pPr>
      <w:r w:rsidRPr="000C4696">
        <w:t xml:space="preserve">Chọn đỉnh </w:t>
      </w:r>
      <w:r w:rsidR="001224A5" w:rsidRPr="000C4696">
        <w:t>d</w:t>
      </w:r>
      <w:r w:rsidRPr="000C4696">
        <w:t xml:space="preserve">, tạo sub-cycle từ đỉnh </w:t>
      </w:r>
      <w:r w:rsidR="001224A5" w:rsidRPr="000C4696">
        <w:t>d</w:t>
      </w:r>
      <w:r w:rsidRPr="000C4696">
        <w:t xml:space="preserve">: </w:t>
      </w:r>
      <w:r w:rsidR="001224A5" w:rsidRPr="000C4696">
        <w:t>d</w:t>
      </w:r>
      <w:r w:rsidRPr="000C4696">
        <w:t xml:space="preserve">, </w:t>
      </w:r>
      <w:r w:rsidR="001224A5" w:rsidRPr="000C4696">
        <w:t>X</w:t>
      </w:r>
      <w:r w:rsidRPr="000C4696">
        <w:t xml:space="preserve">, C, </w:t>
      </w:r>
      <w:r w:rsidR="001224A5" w:rsidRPr="000C4696">
        <w:t>d</w:t>
      </w:r>
      <w:r w:rsidRPr="000C4696">
        <w:t xml:space="preserve"> và sub-cycle thỏa là một circuit. Sau đó, tiến hành thêm sub-cycle vào R1 vào vị trí đỉnh </w:t>
      </w:r>
      <w:r w:rsidR="001224A5" w:rsidRPr="000C4696">
        <w:t>d</w:t>
      </w:r>
      <w:r w:rsidRPr="000C4696">
        <w:t xml:space="preserve"> đầu tiên.</w:t>
      </w:r>
    </w:p>
    <w:p w14:paraId="406C61E0" w14:textId="3BD5660D" w:rsidR="004E0F15" w:rsidRPr="000C4696" w:rsidRDefault="004E0F15" w:rsidP="004E0F15">
      <w:pPr>
        <w:pStyle w:val="Nidungvnbn"/>
        <w:rPr>
          <w:rFonts w:eastAsia="Cambria Math" w:cs="Times New Roman"/>
          <w:color w:val="000000"/>
          <w:lang w:eastAsia="zh-CN" w:bidi="ar"/>
        </w:rPr>
      </w:pPr>
      <w:r w:rsidRPr="000C4696">
        <w:rPr>
          <w:rFonts w:eastAsia="Cambria Math" w:cs="Times New Roman"/>
          <w:color w:val="000000"/>
          <w:lang w:eastAsia="zh-CN" w:bidi="ar"/>
        </w:rPr>
        <w:t xml:space="preserve">→ R1 = a, Z, f, e, G, B, e, Y, B, S, Y, Z, T, S, M, B, E, M, N, T, U, O, N, I, J, O, P, V, U, a, b, V, W, Q, P, K, L, Q, R, X, W, c, d, </w:t>
      </w:r>
      <w:r w:rsidR="001224A5" w:rsidRPr="000C4696">
        <w:rPr>
          <w:rFonts w:eastAsia="Cambria Math" w:cs="Times New Roman"/>
          <w:color w:val="000000"/>
          <w:lang w:eastAsia="zh-CN" w:bidi="ar"/>
        </w:rPr>
        <w:t>X, C, d</w:t>
      </w:r>
      <w:r w:rsidRPr="000C4696">
        <w:rPr>
          <w:rFonts w:eastAsia="Cambria Math" w:cs="Times New Roman"/>
          <w:color w:val="000000"/>
          <w:lang w:eastAsia="zh-CN" w:bidi="ar"/>
        </w:rPr>
        <w:t>, j, i, c, b, h, i, n, H, j, C, H, D, n, m, D, l, m, h, g, l, k, D, G, k, f, g, a</w:t>
      </w:r>
    </w:p>
    <w:p w14:paraId="5749A54D" w14:textId="68C8DE19" w:rsidR="00667390" w:rsidRDefault="00683574" w:rsidP="00683574">
      <w:pPr>
        <w:pStyle w:val="Nidungvnbn"/>
        <w:numPr>
          <w:ilvl w:val="0"/>
          <w:numId w:val="2"/>
        </w:numPr>
        <w:ind w:left="851" w:hanging="284"/>
        <w:rPr>
          <w:lang w:val="en-US"/>
        </w:rPr>
      </w:pPr>
      <w:r>
        <w:rPr>
          <w:noProof/>
        </w:rPr>
        <w:lastRenderedPageBreak/>
        <mc:AlternateContent>
          <mc:Choice Requires="wps">
            <w:drawing>
              <wp:anchor distT="0" distB="0" distL="114300" distR="114300" simplePos="0" relativeHeight="251658315" behindDoc="0" locked="0" layoutInCell="1" allowOverlap="1" wp14:anchorId="2BBA55E1" wp14:editId="11F0D55C">
                <wp:simplePos x="0" y="0"/>
                <wp:positionH relativeFrom="margin">
                  <wp:align>center</wp:align>
                </wp:positionH>
                <wp:positionV relativeFrom="paragraph">
                  <wp:posOffset>2498514</wp:posOffset>
                </wp:positionV>
                <wp:extent cx="3530600" cy="635"/>
                <wp:effectExtent l="0" t="0" r="12700" b="635"/>
                <wp:wrapTopAndBottom/>
                <wp:docPr id="57" name="Text Box 57"/>
                <wp:cNvGraphicFramePr/>
                <a:graphic xmlns:a="http://schemas.openxmlformats.org/drawingml/2006/main">
                  <a:graphicData uri="http://schemas.microsoft.com/office/word/2010/wordprocessingShape">
                    <wps:wsp>
                      <wps:cNvSpPr txBox="1"/>
                      <wps:spPr>
                        <a:xfrm>
                          <a:off x="0" y="0"/>
                          <a:ext cx="3530600" cy="635"/>
                        </a:xfrm>
                        <a:prstGeom prst="rect">
                          <a:avLst/>
                        </a:prstGeom>
                        <a:noFill/>
                        <a:ln>
                          <a:noFill/>
                        </a:ln>
                      </wps:spPr>
                      <wps:txbx>
                        <w:txbxContent>
                          <w:p w14:paraId="4ABBCBB4" w14:textId="32BA6ECE" w:rsidR="00C82911" w:rsidRPr="00683574" w:rsidRDefault="00C82911" w:rsidP="008A43B2">
                            <w:pPr>
                              <w:pStyle w:val="Caption"/>
                              <w:rPr>
                                <w:rFonts w:eastAsia="Cambria Math" w:cs="Times New Roman"/>
                                <w:noProof/>
                                <w:color w:val="000000"/>
                                <w:szCs w:val="26"/>
                                <w:lang w:val="en-US" w:eastAsia="zh-CN" w:bidi="ar"/>
                              </w:rPr>
                            </w:pPr>
                            <w:bookmarkStart w:id="157" w:name="_Toc168479027"/>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27</w:t>
                            </w:r>
                            <w:r w:rsidR="000748C7">
                              <w:fldChar w:fldCharType="end"/>
                            </w:r>
                            <w:r w:rsidRPr="00250A64">
                              <w:rPr>
                                <w:lang w:val="en-US"/>
                              </w:rPr>
                              <w:t xml:space="preserve"> </w:t>
                            </w:r>
                            <w:ins w:id="158" w:author="Microsoft Word" w:date="2024-06-04T16:36:00Z">
                              <w:r>
                                <w:rPr>
                                  <w:lang w:val="en-US"/>
                                </w:rPr>
                                <w:t>– Áp dụng thuật toán vào đồ thị gốc 1.</w:t>
                              </w:r>
                            </w:ins>
                            <w:r>
                              <w:rPr>
                                <w:lang w:val="en-US"/>
                              </w:rPr>
                              <w:t>20</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A55E1" id="Text Box 57" o:spid="_x0000_s1053" type="#_x0000_t202" style="position:absolute;left:0;text-align:left;margin-left:0;margin-top:196.75pt;width:278pt;height:.05pt;z-index:25165831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" filled="f" stroked="f">
                <v:textbox style="mso-fit-shape-to-text:t" inset="0,0,0,0">
                  <w:txbxContent>
                    <w:p w14:paraId="4ABBCBB4" w14:textId="32BA6ECE" w:rsidR="00C82911" w:rsidRPr="00683574" w:rsidRDefault="00C82911" w:rsidP="008A43B2">
                      <w:pPr>
                        <w:pStyle w:val="Caption"/>
                        <w:rPr>
                          <w:rFonts w:eastAsia="Cambria Math" w:cs="Times New Roman"/>
                          <w:noProof/>
                          <w:color w:val="000000"/>
                          <w:szCs w:val="26"/>
                          <w:lang w:val="en-US" w:eastAsia="zh-CN" w:bidi="ar"/>
                        </w:rPr>
                      </w:pPr>
                      <w:bookmarkStart w:id="159" w:name="_Toc168479027"/>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27</w:t>
                      </w:r>
                      <w:r w:rsidR="000748C7">
                        <w:fldChar w:fldCharType="end"/>
                      </w:r>
                      <w:r w:rsidRPr="00250A64">
                        <w:rPr>
                          <w:lang w:val="en-US"/>
                        </w:rPr>
                        <w:t xml:space="preserve"> </w:t>
                      </w:r>
                      <w:ins w:id="160" w:author="Microsoft Word" w:date="2024-06-04T16:36:00Z">
                        <w:r>
                          <w:rPr>
                            <w:lang w:val="en-US"/>
                          </w:rPr>
                          <w:t>– Áp dụng thuật toán vào đồ thị gốc 1.</w:t>
                        </w:r>
                      </w:ins>
                      <w:r>
                        <w:rPr>
                          <w:lang w:val="en-US"/>
                        </w:rPr>
                        <w:t>20</w:t>
                      </w:r>
                      <w:bookmarkEnd w:id="159"/>
                    </w:p>
                  </w:txbxContent>
                </v:textbox>
                <w10:wrap type="topAndBottom" anchorx="margin"/>
              </v:shape>
            </w:pict>
          </mc:Fallback>
        </mc:AlternateContent>
      </w:r>
      <w:r w:rsidR="00D550E1" w:rsidRPr="0047712B">
        <w:rPr>
          <w:noProof/>
        </w:rPr>
        <w:drawing>
          <wp:anchor distT="0" distB="0" distL="114300" distR="114300" simplePos="0" relativeHeight="251658283" behindDoc="0" locked="0" layoutInCell="1" allowOverlap="1" wp14:anchorId="0DF0BF6D" wp14:editId="33EEB573">
            <wp:simplePos x="0" y="0"/>
            <wp:positionH relativeFrom="margin">
              <wp:align>center</wp:align>
            </wp:positionH>
            <wp:positionV relativeFrom="paragraph">
              <wp:posOffset>544</wp:posOffset>
            </wp:positionV>
            <wp:extent cx="2750059" cy="2628000"/>
            <wp:effectExtent l="0" t="0" r="0" b="1270"/>
            <wp:wrapTopAndBottom/>
            <wp:docPr id="94744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40152"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750059" cy="2628000"/>
                    </a:xfrm>
                    <a:prstGeom prst="rect">
                      <a:avLst/>
                    </a:prstGeom>
                  </pic:spPr>
                </pic:pic>
              </a:graphicData>
            </a:graphic>
            <wp14:sizeRelH relativeFrom="page">
              <wp14:pctWidth>0</wp14:pctWidth>
            </wp14:sizeRelH>
            <wp14:sizeRelV relativeFrom="page">
              <wp14:pctHeight>0</wp14:pctHeight>
            </wp14:sizeRelV>
          </wp:anchor>
        </w:drawing>
      </w:r>
      <w:r w:rsidR="00667390" w:rsidRPr="000C4696">
        <w:t xml:space="preserve">Chọn đỉnh </w:t>
      </w:r>
      <w:r w:rsidR="00194D64" w:rsidRPr="000C4696">
        <w:t>R</w:t>
      </w:r>
      <w:r w:rsidR="00667390" w:rsidRPr="000C4696">
        <w:t xml:space="preserve">, tạo sub-cycle từ đỉnh </w:t>
      </w:r>
      <w:r w:rsidR="00194D64" w:rsidRPr="000C4696">
        <w:t>R</w:t>
      </w:r>
      <w:r w:rsidR="00667390" w:rsidRPr="000C4696">
        <w:t xml:space="preserve">: </w:t>
      </w:r>
      <w:r w:rsidR="00194D64" w:rsidRPr="000C4696">
        <w:t>R</w:t>
      </w:r>
      <w:r w:rsidR="00667390" w:rsidRPr="000C4696">
        <w:t xml:space="preserve">, </w:t>
      </w:r>
      <w:r w:rsidR="00194D64" w:rsidRPr="000C4696">
        <w:t>F</w:t>
      </w:r>
      <w:r w:rsidR="00667390" w:rsidRPr="000C4696">
        <w:t xml:space="preserve">, C, </w:t>
      </w:r>
      <w:r w:rsidR="00194D64" w:rsidRPr="000C4696">
        <w:t>R</w:t>
      </w:r>
      <w:r w:rsidR="00667390" w:rsidRPr="000C4696">
        <w:t xml:space="preserve"> và sub-cycle thỏa là một circuit. Sau đó, tiến hành thêm sub-cycle vào R1 vào vị trí đỉnh </w:t>
      </w:r>
      <w:r w:rsidR="00194D64" w:rsidRPr="000C4696">
        <w:t>R</w:t>
      </w:r>
      <w:r w:rsidR="00667390" w:rsidRPr="000C4696">
        <w:t xml:space="preserve"> đầu tiên.</w:t>
      </w:r>
    </w:p>
    <w:p w14:paraId="35FB415F" w14:textId="6A481A01" w:rsidR="00250A64" w:rsidRDefault="00683574" w:rsidP="0086408F">
      <w:pPr>
        <w:pStyle w:val="Nidungvnbn"/>
        <w:rPr>
          <w:rFonts w:eastAsia="Cambria Math" w:cs="Times New Roman"/>
          <w:color w:val="000000"/>
          <w:lang w:val="en-US" w:eastAsia="zh-CN" w:bidi="ar"/>
        </w:rPr>
      </w:pPr>
      <w:r>
        <w:rPr>
          <w:noProof/>
        </w:rPr>
        <mc:AlternateContent>
          <mc:Choice Requires="wps">
            <w:drawing>
              <wp:anchor distT="0" distB="0" distL="114300" distR="114300" simplePos="0" relativeHeight="251658316" behindDoc="0" locked="0" layoutInCell="1" allowOverlap="1" wp14:anchorId="55B1A06C" wp14:editId="309E4807">
                <wp:simplePos x="0" y="0"/>
                <wp:positionH relativeFrom="margin">
                  <wp:posOffset>1118235</wp:posOffset>
                </wp:positionH>
                <wp:positionV relativeFrom="paragraph">
                  <wp:posOffset>3244850</wp:posOffset>
                </wp:positionV>
                <wp:extent cx="3479800" cy="635"/>
                <wp:effectExtent l="0" t="0" r="6350" b="635"/>
                <wp:wrapTopAndBottom/>
                <wp:docPr id="58" name="Text Box 58"/>
                <wp:cNvGraphicFramePr/>
                <a:graphic xmlns:a="http://schemas.openxmlformats.org/drawingml/2006/main">
                  <a:graphicData uri="http://schemas.microsoft.com/office/word/2010/wordprocessingShape">
                    <wps:wsp>
                      <wps:cNvSpPr txBox="1"/>
                      <wps:spPr>
                        <a:xfrm>
                          <a:off x="0" y="0"/>
                          <a:ext cx="3479800" cy="635"/>
                        </a:xfrm>
                        <a:prstGeom prst="rect">
                          <a:avLst/>
                        </a:prstGeom>
                        <a:noFill/>
                        <a:ln>
                          <a:noFill/>
                        </a:ln>
                      </wps:spPr>
                      <wps:txbx>
                        <w:txbxContent>
                          <w:p w14:paraId="16F30526" w14:textId="4761CE74" w:rsidR="00C82911" w:rsidRPr="005708C2" w:rsidRDefault="00C82911" w:rsidP="008A43B2">
                            <w:pPr>
                              <w:pStyle w:val="Caption"/>
                              <w:rPr>
                                <w:noProof/>
                                <w:szCs w:val="26"/>
                              </w:rPr>
                            </w:pPr>
                            <w:bookmarkStart w:id="161" w:name="_Toc168479028"/>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28</w:t>
                            </w:r>
                            <w:r w:rsidR="000748C7">
                              <w:fldChar w:fldCharType="end"/>
                            </w:r>
                            <w:r w:rsidRPr="00250A64">
                              <w:rPr>
                                <w:lang w:val="en-US"/>
                              </w:rPr>
                              <w:t xml:space="preserve"> </w:t>
                            </w:r>
                            <w:ins w:id="162" w:author="Microsoft Word" w:date="2024-06-04T16:36:00Z">
                              <w:r>
                                <w:rPr>
                                  <w:lang w:val="en-US"/>
                                </w:rPr>
                                <w:t>– Áp dụng thuật toán vào đồ thị gốc 1.</w:t>
                              </w:r>
                            </w:ins>
                            <w:r>
                              <w:rPr>
                                <w:lang w:val="en-US"/>
                              </w:rPr>
                              <w:t>21</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B1A06C" id="Text Box 58" o:spid="_x0000_s1054" type="#_x0000_t202" style="position:absolute;left:0;text-align:left;margin-left:88.05pt;margin-top:255.5pt;width:274pt;height:.05pt;z-index:2516583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" filled="f" stroked="f">
                <v:textbox style="mso-fit-shape-to-text:t" inset="0,0,0,0">
                  <w:txbxContent>
                    <w:p w14:paraId="16F30526" w14:textId="4761CE74" w:rsidR="00C82911" w:rsidRPr="005708C2" w:rsidRDefault="00C82911" w:rsidP="008A43B2">
                      <w:pPr>
                        <w:pStyle w:val="Caption"/>
                        <w:rPr>
                          <w:noProof/>
                          <w:szCs w:val="26"/>
                        </w:rPr>
                      </w:pPr>
                      <w:bookmarkStart w:id="163" w:name="_Toc168479028"/>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28</w:t>
                      </w:r>
                      <w:r w:rsidR="000748C7">
                        <w:fldChar w:fldCharType="end"/>
                      </w:r>
                      <w:r w:rsidRPr="00250A64">
                        <w:rPr>
                          <w:lang w:val="en-US"/>
                        </w:rPr>
                        <w:t xml:space="preserve"> </w:t>
                      </w:r>
                      <w:ins w:id="164" w:author="Microsoft Word" w:date="2024-06-04T16:36:00Z">
                        <w:r>
                          <w:rPr>
                            <w:lang w:val="en-US"/>
                          </w:rPr>
                          <w:t>– Áp dụng thuật toán vào đồ thị gốc 1.</w:t>
                        </w:r>
                      </w:ins>
                      <w:r>
                        <w:rPr>
                          <w:lang w:val="en-US"/>
                        </w:rPr>
                        <w:t>21</w:t>
                      </w:r>
                      <w:bookmarkEnd w:id="163"/>
                    </w:p>
                  </w:txbxContent>
                </v:textbox>
                <w10:wrap type="topAndBottom" anchorx="margin"/>
              </v:shape>
            </w:pict>
          </mc:Fallback>
        </mc:AlternateContent>
      </w:r>
      <w:r w:rsidRPr="00DA75D9">
        <w:rPr>
          <w:noProof/>
        </w:rPr>
        <w:drawing>
          <wp:anchor distT="0" distB="0" distL="114300" distR="114300" simplePos="0" relativeHeight="251658284" behindDoc="0" locked="0" layoutInCell="1" allowOverlap="1" wp14:anchorId="438F2604" wp14:editId="5CE45D35">
            <wp:simplePos x="0" y="0"/>
            <wp:positionH relativeFrom="margin">
              <wp:align>center</wp:align>
            </wp:positionH>
            <wp:positionV relativeFrom="paragraph">
              <wp:posOffset>777878</wp:posOffset>
            </wp:positionV>
            <wp:extent cx="2654586" cy="2628000"/>
            <wp:effectExtent l="0" t="0" r="0" b="1270"/>
            <wp:wrapTopAndBottom/>
            <wp:docPr id="150187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73286" name=""/>
                    <pic:cNvPicPr/>
                  </pic:nvPicPr>
                  <pic:blipFill>
                    <a:blip r:embed="rId83">
                      <a:extLst>
                        <a:ext uri="{28A0092B-C50C-407E-A947-70E740481C1C}">
                          <a14:useLocalDpi xmlns:a14="http://schemas.microsoft.com/office/drawing/2010/main" val="0"/>
                        </a:ext>
                      </a:extLst>
                    </a:blip>
                    <a:stretch>
                      <a:fillRect/>
                    </a:stretch>
                  </pic:blipFill>
                  <pic:spPr>
                    <a:xfrm>
                      <a:off x="0" y="0"/>
                      <a:ext cx="2654586" cy="2628000"/>
                    </a:xfrm>
                    <a:prstGeom prst="rect">
                      <a:avLst/>
                    </a:prstGeom>
                  </pic:spPr>
                </pic:pic>
              </a:graphicData>
            </a:graphic>
            <wp14:sizeRelH relativeFrom="page">
              <wp14:pctWidth>0</wp14:pctWidth>
            </wp14:sizeRelH>
            <wp14:sizeRelV relativeFrom="page">
              <wp14:pctHeight>0</wp14:pctHeight>
            </wp14:sizeRelV>
          </wp:anchor>
        </w:drawing>
      </w:r>
      <w:r w:rsidR="00667390" w:rsidRPr="000C4696">
        <w:rPr>
          <w:rFonts w:eastAsia="Cambria Math" w:cs="Times New Roman"/>
          <w:color w:val="000000"/>
          <w:lang w:eastAsia="zh-CN" w:bidi="ar"/>
        </w:rPr>
        <w:t xml:space="preserve">→ R1 = a, Z, f, e, G, B, e, Y, B, S, Y, Z, T, S, M, B, E, M, N, T, U, O, N, I, J, O, P, V, U, a, b, V, W, Q, P, K, L, Q, R, </w:t>
      </w:r>
      <w:r w:rsidR="00B51F48" w:rsidRPr="000C4696">
        <w:rPr>
          <w:rFonts w:eastAsia="Cambria Math" w:cs="Times New Roman"/>
          <w:color w:val="000000"/>
          <w:lang w:eastAsia="zh-CN" w:bidi="ar"/>
        </w:rPr>
        <w:t>F, C, R</w:t>
      </w:r>
      <w:r w:rsidR="00667390" w:rsidRPr="000C4696">
        <w:rPr>
          <w:rFonts w:eastAsia="Cambria Math" w:cs="Times New Roman"/>
          <w:color w:val="000000"/>
          <w:lang w:eastAsia="zh-CN" w:bidi="ar"/>
        </w:rPr>
        <w:t>, X, W, c, d, X, C, d, j, i, c, b, h, i, n, H, j, C, H, D, n, m, D, l, m, h, g, l, k, D, G, k, f, g, a</w:t>
      </w:r>
    </w:p>
    <w:p w14:paraId="112152D3" w14:textId="5CCD1507" w:rsidR="00DA75D9" w:rsidRDefault="00DA75D9" w:rsidP="00BA2B20">
      <w:pPr>
        <w:pStyle w:val="Nidungvnbn"/>
        <w:numPr>
          <w:ilvl w:val="0"/>
          <w:numId w:val="2"/>
        </w:numPr>
        <w:ind w:left="851" w:hanging="284"/>
        <w:rPr>
          <w:lang w:val="en-US"/>
        </w:rPr>
      </w:pPr>
      <w:r w:rsidRPr="000C4696">
        <w:t xml:space="preserve">Chọn đỉnh </w:t>
      </w:r>
      <w:r w:rsidR="00025002" w:rsidRPr="000C4696">
        <w:t>I</w:t>
      </w:r>
      <w:r w:rsidRPr="000C4696">
        <w:t xml:space="preserve">, tạo sub-cycle từ đỉnh </w:t>
      </w:r>
      <w:r w:rsidR="00025002" w:rsidRPr="000C4696">
        <w:t>I</w:t>
      </w:r>
      <w:r w:rsidRPr="000C4696">
        <w:t xml:space="preserve">: </w:t>
      </w:r>
      <w:r w:rsidR="00025002" w:rsidRPr="000C4696">
        <w:t>I</w:t>
      </w:r>
      <w:r w:rsidRPr="000C4696">
        <w:t xml:space="preserve">, </w:t>
      </w:r>
      <w:r w:rsidR="00025002" w:rsidRPr="000C4696">
        <w:t>A</w:t>
      </w:r>
      <w:r w:rsidRPr="000C4696">
        <w:t xml:space="preserve">, </w:t>
      </w:r>
      <w:r w:rsidR="00025002" w:rsidRPr="000C4696">
        <w:t>E</w:t>
      </w:r>
      <w:r w:rsidRPr="000C4696">
        <w:t xml:space="preserve">, </w:t>
      </w:r>
      <w:r w:rsidR="00025002" w:rsidRPr="000C4696">
        <w:t>I</w:t>
      </w:r>
      <w:r w:rsidRPr="000C4696">
        <w:t xml:space="preserve"> và sub-cycle thỏa là một circuit. Sau đó, tiến hành thêm sub-cycle vào R1 vào vị trí đỉnh </w:t>
      </w:r>
      <w:r w:rsidR="00025002" w:rsidRPr="000C4696">
        <w:t>I</w:t>
      </w:r>
      <w:r w:rsidRPr="000C4696">
        <w:t xml:space="preserve"> đầu tiên.</w:t>
      </w:r>
    </w:p>
    <w:p w14:paraId="3971764B" w14:textId="3AC7DCC7" w:rsidR="00DA75D9" w:rsidRPr="000C4696" w:rsidRDefault="00DA75D9" w:rsidP="00DA75D9">
      <w:pPr>
        <w:pStyle w:val="Nidungvnbn"/>
        <w:rPr>
          <w:rFonts w:eastAsia="Cambria Math" w:cs="Times New Roman"/>
          <w:color w:val="000000"/>
          <w:lang w:eastAsia="zh-CN" w:bidi="ar"/>
        </w:rPr>
      </w:pPr>
      <w:r w:rsidRPr="000C4696">
        <w:rPr>
          <w:rFonts w:eastAsia="Cambria Math" w:cs="Times New Roman"/>
          <w:color w:val="000000"/>
          <w:lang w:eastAsia="zh-CN" w:bidi="ar"/>
        </w:rPr>
        <w:t xml:space="preserve">→ R1 = a, Z, f, e, G, B, e, Y, B, S, Y, Z, T, S, M, B, E, M, N, T, U, O, N, I, </w:t>
      </w:r>
      <w:r w:rsidR="00025002" w:rsidRPr="000C4696">
        <w:rPr>
          <w:rFonts w:eastAsia="Cambria Math" w:cs="Times New Roman"/>
          <w:color w:val="000000"/>
          <w:lang w:eastAsia="zh-CN" w:bidi="ar"/>
        </w:rPr>
        <w:t>A, E, I</w:t>
      </w:r>
      <w:r w:rsidRPr="000C4696">
        <w:rPr>
          <w:rFonts w:eastAsia="Cambria Math" w:cs="Times New Roman"/>
          <w:color w:val="000000"/>
          <w:lang w:eastAsia="zh-CN" w:bidi="ar"/>
        </w:rPr>
        <w:t>, J, O, P, V, U, a, b, V, W, Q, P, K, L, Q, R, F, C, R, X, W, c, d, X, C, d, j, i, c, b, h, i, n, H, j, C, H, D, n, m, D, l, m, h, g, l, k, D, G, k, f, g, a</w:t>
      </w:r>
    </w:p>
    <w:p w14:paraId="30029C68" w14:textId="12D77AD4" w:rsidR="00A37EE1" w:rsidRPr="000C4696" w:rsidRDefault="00683574" w:rsidP="00683574">
      <w:pPr>
        <w:pStyle w:val="Nidungvnbn"/>
        <w:numPr>
          <w:ilvl w:val="0"/>
          <w:numId w:val="2"/>
        </w:numPr>
        <w:ind w:left="851" w:hanging="284"/>
      </w:pPr>
      <w:r>
        <w:rPr>
          <w:noProof/>
        </w:rPr>
        <w:lastRenderedPageBreak/>
        <mc:AlternateContent>
          <mc:Choice Requires="wps">
            <w:drawing>
              <wp:anchor distT="0" distB="0" distL="114300" distR="114300" simplePos="0" relativeHeight="251658317" behindDoc="0" locked="0" layoutInCell="1" allowOverlap="1" wp14:anchorId="5B5E26E4" wp14:editId="1E32BE8E">
                <wp:simplePos x="0" y="0"/>
                <wp:positionH relativeFrom="margin">
                  <wp:posOffset>1067647</wp:posOffset>
                </wp:positionH>
                <wp:positionV relativeFrom="paragraph">
                  <wp:posOffset>2430569</wp:posOffset>
                </wp:positionV>
                <wp:extent cx="3505200" cy="635"/>
                <wp:effectExtent l="0" t="0" r="0" b="635"/>
                <wp:wrapTopAndBottom/>
                <wp:docPr id="59" name="Text Box 59"/>
                <wp:cNvGraphicFramePr/>
                <a:graphic xmlns:a="http://schemas.openxmlformats.org/drawingml/2006/main">
                  <a:graphicData uri="http://schemas.microsoft.com/office/word/2010/wordprocessingShape">
                    <wps:wsp>
                      <wps:cNvSpPr txBox="1"/>
                      <wps:spPr>
                        <a:xfrm>
                          <a:off x="0" y="0"/>
                          <a:ext cx="3505200" cy="635"/>
                        </a:xfrm>
                        <a:prstGeom prst="rect">
                          <a:avLst/>
                        </a:prstGeom>
                        <a:noFill/>
                        <a:ln>
                          <a:noFill/>
                        </a:ln>
                      </wps:spPr>
                      <wps:txbx>
                        <w:txbxContent>
                          <w:p w14:paraId="65FAA001" w14:textId="47ECF496" w:rsidR="00C82911" w:rsidRPr="00683574" w:rsidRDefault="00C82911" w:rsidP="008A43B2">
                            <w:pPr>
                              <w:pStyle w:val="Caption"/>
                              <w:rPr>
                                <w:rFonts w:eastAsia="Cambria Math" w:cs="Times New Roman"/>
                                <w:noProof/>
                                <w:color w:val="000000"/>
                                <w:szCs w:val="26"/>
                                <w:lang w:val="en-US" w:eastAsia="zh-CN" w:bidi="ar"/>
                              </w:rPr>
                            </w:pPr>
                            <w:bookmarkStart w:id="165" w:name="_Toc168479029"/>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29</w:t>
                            </w:r>
                            <w:r w:rsidR="000748C7">
                              <w:fldChar w:fldCharType="end"/>
                            </w:r>
                            <w:r w:rsidRPr="00250A64">
                              <w:rPr>
                                <w:lang w:val="en-US"/>
                              </w:rPr>
                              <w:t xml:space="preserve"> </w:t>
                            </w:r>
                            <w:ins w:id="166" w:author="Microsoft Word" w:date="2024-06-04T16:36:00Z">
                              <w:r>
                                <w:rPr>
                                  <w:lang w:val="en-US"/>
                                </w:rPr>
                                <w:t>– Áp dụng thuật toán vào đồ thị gốc 1.</w:t>
                              </w:r>
                            </w:ins>
                            <w:r>
                              <w:rPr>
                                <w:lang w:val="en-US"/>
                              </w:rPr>
                              <w:t>22</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5E26E4" id="Text Box 59" o:spid="_x0000_s1055" type="#_x0000_t202" style="position:absolute;left:0;text-align:left;margin-left:84.05pt;margin-top:191.4pt;width:276pt;height:.05pt;z-index:25165831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" filled="f" stroked="f">
                <v:textbox style="mso-fit-shape-to-text:t" inset="0,0,0,0">
                  <w:txbxContent>
                    <w:p w14:paraId="65FAA001" w14:textId="47ECF496" w:rsidR="00C82911" w:rsidRPr="00683574" w:rsidRDefault="00C82911" w:rsidP="008A43B2">
                      <w:pPr>
                        <w:pStyle w:val="Caption"/>
                        <w:rPr>
                          <w:rFonts w:eastAsia="Cambria Math" w:cs="Times New Roman"/>
                          <w:noProof/>
                          <w:color w:val="000000"/>
                          <w:szCs w:val="26"/>
                          <w:lang w:val="en-US" w:eastAsia="zh-CN" w:bidi="ar"/>
                        </w:rPr>
                      </w:pPr>
                      <w:bookmarkStart w:id="167" w:name="_Toc168479029"/>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29</w:t>
                      </w:r>
                      <w:r w:rsidR="000748C7">
                        <w:fldChar w:fldCharType="end"/>
                      </w:r>
                      <w:r w:rsidRPr="00250A64">
                        <w:rPr>
                          <w:lang w:val="en-US"/>
                        </w:rPr>
                        <w:t xml:space="preserve"> </w:t>
                      </w:r>
                      <w:ins w:id="168" w:author="Microsoft Word" w:date="2024-06-04T16:36:00Z">
                        <w:r>
                          <w:rPr>
                            <w:lang w:val="en-US"/>
                          </w:rPr>
                          <w:t>– Áp dụng thuật toán vào đồ thị gốc 1.</w:t>
                        </w:r>
                      </w:ins>
                      <w:r>
                        <w:rPr>
                          <w:lang w:val="en-US"/>
                        </w:rPr>
                        <w:t>22</w:t>
                      </w:r>
                      <w:bookmarkEnd w:id="167"/>
                    </w:p>
                  </w:txbxContent>
                </v:textbox>
                <w10:wrap type="topAndBottom" anchorx="margin"/>
              </v:shape>
            </w:pict>
          </mc:Fallback>
        </mc:AlternateContent>
      </w:r>
      <w:r w:rsidR="0086408F" w:rsidRPr="00A37EE1">
        <w:rPr>
          <w:noProof/>
        </w:rPr>
        <w:drawing>
          <wp:anchor distT="0" distB="0" distL="114300" distR="114300" simplePos="0" relativeHeight="251658285" behindDoc="0" locked="0" layoutInCell="1" allowOverlap="1" wp14:anchorId="5C357DE1" wp14:editId="52B02B1F">
            <wp:simplePos x="0" y="0"/>
            <wp:positionH relativeFrom="margin">
              <wp:align>center</wp:align>
            </wp:positionH>
            <wp:positionV relativeFrom="paragraph">
              <wp:posOffset>544</wp:posOffset>
            </wp:positionV>
            <wp:extent cx="2616618" cy="2556000"/>
            <wp:effectExtent l="0" t="0" r="0" b="0"/>
            <wp:wrapTopAndBottom/>
            <wp:docPr id="6168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6525"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616618" cy="2556000"/>
                    </a:xfrm>
                    <a:prstGeom prst="rect">
                      <a:avLst/>
                    </a:prstGeom>
                  </pic:spPr>
                </pic:pic>
              </a:graphicData>
            </a:graphic>
            <wp14:sizeRelH relativeFrom="page">
              <wp14:pctWidth>0</wp14:pctWidth>
            </wp14:sizeRelH>
            <wp14:sizeRelV relativeFrom="page">
              <wp14:pctHeight>0</wp14:pctHeight>
            </wp14:sizeRelV>
          </wp:anchor>
        </w:drawing>
      </w:r>
      <w:r w:rsidR="00A37EE1" w:rsidRPr="000C4696">
        <w:t xml:space="preserve">Chọn đỉnh </w:t>
      </w:r>
      <w:r w:rsidR="00600124" w:rsidRPr="000C4696">
        <w:t>K</w:t>
      </w:r>
      <w:r w:rsidR="00A37EE1" w:rsidRPr="000C4696">
        <w:t xml:space="preserve">, tạo sub-cycle từ đỉnh </w:t>
      </w:r>
      <w:r w:rsidR="00600124" w:rsidRPr="000C4696">
        <w:t>K</w:t>
      </w:r>
      <w:r w:rsidR="00A37EE1" w:rsidRPr="000C4696">
        <w:t xml:space="preserve">: </w:t>
      </w:r>
      <w:r w:rsidR="00600124" w:rsidRPr="000C4696">
        <w:t>K</w:t>
      </w:r>
      <w:r w:rsidR="00A37EE1" w:rsidRPr="000C4696">
        <w:t xml:space="preserve">, </w:t>
      </w:r>
      <w:r w:rsidR="00600124" w:rsidRPr="000C4696">
        <w:t>J</w:t>
      </w:r>
      <w:r w:rsidR="00A37EE1" w:rsidRPr="000C4696">
        <w:t xml:space="preserve">, A, </w:t>
      </w:r>
      <w:r w:rsidR="00600124" w:rsidRPr="000C4696">
        <w:t>K</w:t>
      </w:r>
      <w:r w:rsidR="00A37EE1" w:rsidRPr="000C4696">
        <w:t xml:space="preserve"> và sub-cycle thỏa là một circuit. Sau đó, tiến hành thêm sub-cycle vào R1 vào vị trí đỉnh </w:t>
      </w:r>
      <w:r w:rsidR="00600124" w:rsidRPr="000C4696">
        <w:t>K</w:t>
      </w:r>
      <w:r w:rsidR="00A37EE1" w:rsidRPr="000C4696">
        <w:t xml:space="preserve"> đầu tiên.</w:t>
      </w:r>
    </w:p>
    <w:p w14:paraId="6F3710C1" w14:textId="42150028" w:rsidR="00A37EE1" w:rsidRDefault="00403696" w:rsidP="00A37EE1">
      <w:pPr>
        <w:pStyle w:val="Nidungvnbn"/>
        <w:rPr>
          <w:rFonts w:eastAsia="Cambria Math" w:cs="Times New Roman"/>
          <w:color w:val="000000"/>
          <w:lang w:val="en-US" w:eastAsia="zh-CN" w:bidi="ar"/>
        </w:rPr>
      </w:pPr>
      <w:r>
        <w:rPr>
          <w:noProof/>
        </w:rPr>
        <mc:AlternateContent>
          <mc:Choice Requires="wps">
            <w:drawing>
              <wp:anchor distT="0" distB="0" distL="114300" distR="114300" simplePos="0" relativeHeight="251658318" behindDoc="0" locked="0" layoutInCell="1" allowOverlap="1" wp14:anchorId="1774DA22" wp14:editId="55886725">
                <wp:simplePos x="0" y="0"/>
                <wp:positionH relativeFrom="margin">
                  <wp:posOffset>1126914</wp:posOffset>
                </wp:positionH>
                <wp:positionV relativeFrom="paragraph">
                  <wp:posOffset>3304116</wp:posOffset>
                </wp:positionV>
                <wp:extent cx="3437255" cy="635"/>
                <wp:effectExtent l="0" t="0" r="10795" b="635"/>
                <wp:wrapTopAndBottom/>
                <wp:docPr id="60" name="Text Box 60"/>
                <wp:cNvGraphicFramePr/>
                <a:graphic xmlns:a="http://schemas.openxmlformats.org/drawingml/2006/main">
                  <a:graphicData uri="http://schemas.microsoft.com/office/word/2010/wordprocessingShape">
                    <wps:wsp>
                      <wps:cNvSpPr txBox="1"/>
                      <wps:spPr>
                        <a:xfrm>
                          <a:off x="0" y="0"/>
                          <a:ext cx="3437255" cy="635"/>
                        </a:xfrm>
                        <a:prstGeom prst="rect">
                          <a:avLst/>
                        </a:prstGeom>
                        <a:noFill/>
                        <a:ln>
                          <a:noFill/>
                        </a:ln>
                      </wps:spPr>
                      <wps:txbx>
                        <w:txbxContent>
                          <w:p w14:paraId="7695BDCB" w14:textId="2B873494" w:rsidR="00C82911" w:rsidRPr="00A24043" w:rsidRDefault="00C82911" w:rsidP="008A43B2">
                            <w:pPr>
                              <w:pStyle w:val="Caption"/>
                              <w:rPr>
                                <w:rFonts w:eastAsia="Cambria Math" w:cs="Times New Roman"/>
                                <w:noProof/>
                                <w:color w:val="000000"/>
                                <w:szCs w:val="26"/>
                                <w:lang w:val="en-US" w:eastAsia="zh-CN" w:bidi="ar"/>
                              </w:rPr>
                            </w:pPr>
                            <w:bookmarkStart w:id="169" w:name="_Toc168479030"/>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30</w:t>
                            </w:r>
                            <w:r w:rsidR="000748C7">
                              <w:fldChar w:fldCharType="end"/>
                            </w:r>
                            <w:r w:rsidRPr="004678A4">
                              <w:rPr>
                                <w:lang w:val="en-US"/>
                              </w:rPr>
                              <w:t xml:space="preserve"> </w:t>
                            </w:r>
                            <w:ins w:id="170" w:author="Microsoft Word" w:date="2024-06-04T16:36:00Z">
                              <w:r>
                                <w:rPr>
                                  <w:lang w:val="en-US"/>
                                </w:rPr>
                                <w:t>– Áp dụng thuật toán vào đồ thị gốc 1.</w:t>
                              </w:r>
                            </w:ins>
                            <w:r>
                              <w:rPr>
                                <w:lang w:val="en-US"/>
                              </w:rPr>
                              <w:t>23</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74DA22" id="Text Box 60" o:spid="_x0000_s1056" type="#_x0000_t202" style="position:absolute;left:0;text-align:left;margin-left:88.75pt;margin-top:260.15pt;width:270.65pt;height:.05pt;z-index:25165831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" filled="f" stroked="f">
                <v:textbox style="mso-fit-shape-to-text:t" inset="0,0,0,0">
                  <w:txbxContent>
                    <w:p w14:paraId="7695BDCB" w14:textId="2B873494" w:rsidR="00C82911" w:rsidRPr="00A24043" w:rsidRDefault="00C82911" w:rsidP="008A43B2">
                      <w:pPr>
                        <w:pStyle w:val="Caption"/>
                        <w:rPr>
                          <w:rFonts w:eastAsia="Cambria Math" w:cs="Times New Roman"/>
                          <w:noProof/>
                          <w:color w:val="000000"/>
                          <w:szCs w:val="26"/>
                          <w:lang w:val="en-US" w:eastAsia="zh-CN" w:bidi="ar"/>
                        </w:rPr>
                      </w:pPr>
                      <w:bookmarkStart w:id="171" w:name="_Toc168479030"/>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30</w:t>
                      </w:r>
                      <w:r w:rsidR="000748C7">
                        <w:fldChar w:fldCharType="end"/>
                      </w:r>
                      <w:r w:rsidRPr="004678A4">
                        <w:rPr>
                          <w:lang w:val="en-US"/>
                        </w:rPr>
                        <w:t xml:space="preserve"> </w:t>
                      </w:r>
                      <w:ins w:id="172" w:author="Microsoft Word" w:date="2024-06-04T16:36:00Z">
                        <w:r>
                          <w:rPr>
                            <w:lang w:val="en-US"/>
                          </w:rPr>
                          <w:t>– Áp dụng thuật toán vào đồ thị gốc 1.</w:t>
                        </w:r>
                      </w:ins>
                      <w:r>
                        <w:rPr>
                          <w:lang w:val="en-US"/>
                        </w:rPr>
                        <w:t>23</w:t>
                      </w:r>
                      <w:bookmarkEnd w:id="171"/>
                    </w:p>
                  </w:txbxContent>
                </v:textbox>
                <w10:wrap type="topAndBottom" anchorx="margin"/>
              </v:shape>
            </w:pict>
          </mc:Fallback>
        </mc:AlternateContent>
      </w:r>
      <w:r w:rsidRPr="000C4696">
        <w:rPr>
          <w:noProof/>
        </w:rPr>
        <w:drawing>
          <wp:anchor distT="0" distB="0" distL="114300" distR="114300" simplePos="0" relativeHeight="251658286" behindDoc="0" locked="0" layoutInCell="1" allowOverlap="1" wp14:anchorId="3C907A40" wp14:editId="344B956C">
            <wp:simplePos x="0" y="0"/>
            <wp:positionH relativeFrom="margin">
              <wp:align>center</wp:align>
            </wp:positionH>
            <wp:positionV relativeFrom="paragraph">
              <wp:posOffset>817457</wp:posOffset>
            </wp:positionV>
            <wp:extent cx="2670237" cy="2592000"/>
            <wp:effectExtent l="0" t="0" r="0" b="0"/>
            <wp:wrapTopAndBottom/>
            <wp:docPr id="55800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08338"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670237" cy="2592000"/>
                    </a:xfrm>
                    <a:prstGeom prst="rect">
                      <a:avLst/>
                    </a:prstGeom>
                  </pic:spPr>
                </pic:pic>
              </a:graphicData>
            </a:graphic>
            <wp14:sizeRelH relativeFrom="page">
              <wp14:pctWidth>0</wp14:pctWidth>
            </wp14:sizeRelH>
            <wp14:sizeRelV relativeFrom="page">
              <wp14:pctHeight>0</wp14:pctHeight>
            </wp14:sizeRelV>
          </wp:anchor>
        </w:drawing>
      </w:r>
      <w:r w:rsidR="00A37EE1" w:rsidRPr="000C4696">
        <w:rPr>
          <w:rFonts w:eastAsia="Cambria Math" w:cs="Times New Roman"/>
          <w:color w:val="000000"/>
          <w:lang w:eastAsia="zh-CN" w:bidi="ar"/>
        </w:rPr>
        <w:t xml:space="preserve">→ R1 = a, Z, f, e, G, B, e, Y, B, S, Y, Z, T, S, M, B, E, M, N, T, U, O, N, I, A, E, I, J, O, P, V, U, a, b, V, W, Q, P, K, </w:t>
      </w:r>
      <w:r w:rsidR="00600124" w:rsidRPr="000C4696">
        <w:rPr>
          <w:rFonts w:eastAsia="Cambria Math" w:cs="Times New Roman"/>
          <w:color w:val="000000"/>
          <w:lang w:eastAsia="zh-CN" w:bidi="ar"/>
        </w:rPr>
        <w:t>J, A, K</w:t>
      </w:r>
      <w:r w:rsidR="00A37EE1" w:rsidRPr="000C4696">
        <w:rPr>
          <w:rFonts w:eastAsia="Cambria Math" w:cs="Times New Roman"/>
          <w:color w:val="000000"/>
          <w:lang w:eastAsia="zh-CN" w:bidi="ar"/>
        </w:rPr>
        <w:t>, L, Q, R, F, C, R, X, W, c, d, X, C, d, j, i, c, b, h, i, n, H, j, C, H, D, n, m, D, l, m, h, g, l, k, D, G, k, f, g, a</w:t>
      </w:r>
    </w:p>
    <w:p w14:paraId="598CC045" w14:textId="77D5B51D" w:rsidR="006F72AE" w:rsidRPr="000C4696" w:rsidRDefault="006F72AE" w:rsidP="00403696">
      <w:pPr>
        <w:pStyle w:val="Nidungvnbn"/>
        <w:numPr>
          <w:ilvl w:val="0"/>
          <w:numId w:val="2"/>
        </w:numPr>
        <w:ind w:left="851" w:hanging="284"/>
      </w:pPr>
      <w:r w:rsidRPr="000C4696">
        <w:t xml:space="preserve">Chọn đỉnh </w:t>
      </w:r>
      <w:r w:rsidR="00B37CAF" w:rsidRPr="000C4696">
        <w:t>L</w:t>
      </w:r>
      <w:r w:rsidRPr="000C4696">
        <w:t xml:space="preserve">, tạo sub-cycle từ đỉnh </w:t>
      </w:r>
      <w:r w:rsidR="00B37CAF" w:rsidRPr="000C4696">
        <w:t>L</w:t>
      </w:r>
      <w:r w:rsidRPr="000C4696">
        <w:t xml:space="preserve">: </w:t>
      </w:r>
      <w:r w:rsidR="00B37CAF" w:rsidRPr="000C4696">
        <w:t>L</w:t>
      </w:r>
      <w:r w:rsidRPr="000C4696">
        <w:t xml:space="preserve">, </w:t>
      </w:r>
      <w:r w:rsidR="00B37CAF" w:rsidRPr="000C4696">
        <w:t>A</w:t>
      </w:r>
      <w:r w:rsidRPr="000C4696">
        <w:t xml:space="preserve">, </w:t>
      </w:r>
      <w:r w:rsidR="00B37CAF" w:rsidRPr="000C4696">
        <w:t>F</w:t>
      </w:r>
      <w:r w:rsidRPr="000C4696">
        <w:t xml:space="preserve">, </w:t>
      </w:r>
      <w:r w:rsidR="00B37CAF" w:rsidRPr="000C4696">
        <w:t>L</w:t>
      </w:r>
      <w:r w:rsidRPr="000C4696">
        <w:t xml:space="preserve"> và sub-cycle thỏa là một circuit. Sau đó, tiến hành thêm sub-cycle vào R1 vào vị trí đỉnh </w:t>
      </w:r>
      <w:r w:rsidR="00B37CAF" w:rsidRPr="000C4696">
        <w:t>L</w:t>
      </w:r>
      <w:r w:rsidRPr="000C4696">
        <w:t xml:space="preserve"> đầu tiên.</w:t>
      </w:r>
    </w:p>
    <w:p w14:paraId="0D3FDC21" w14:textId="5E430C47" w:rsidR="006F72AE" w:rsidRPr="000C4696" w:rsidRDefault="006F72AE" w:rsidP="006F72AE">
      <w:pPr>
        <w:pStyle w:val="Nidungvnbn"/>
        <w:rPr>
          <w:rFonts w:eastAsia="Cambria Math" w:cs="Times New Roman"/>
          <w:color w:val="000000"/>
          <w:lang w:eastAsia="zh-CN" w:bidi="ar"/>
        </w:rPr>
      </w:pPr>
      <w:r w:rsidRPr="000C4696">
        <w:rPr>
          <w:rFonts w:eastAsia="Cambria Math" w:cs="Times New Roman"/>
          <w:color w:val="000000"/>
          <w:lang w:eastAsia="zh-CN" w:bidi="ar"/>
        </w:rPr>
        <w:t>→ R1 = a, Z, f, e, G, B, e, Y, B, S, Y, Z, T, S, M, B, E, M, N, T, U, O, N, I, A, E, I, J, O, P, V, U, a, b, V, W, Q, P, K, J, A, K, L</w:t>
      </w:r>
      <w:r w:rsidR="00B37CAF" w:rsidRPr="000C4696">
        <w:rPr>
          <w:rFonts w:eastAsia="Cambria Math" w:cs="Times New Roman"/>
          <w:color w:val="000000"/>
          <w:lang w:eastAsia="zh-CN" w:bidi="ar"/>
        </w:rPr>
        <w:t>, A, F, L</w:t>
      </w:r>
      <w:r w:rsidRPr="000C4696">
        <w:rPr>
          <w:rFonts w:eastAsia="Cambria Math" w:cs="Times New Roman"/>
          <w:color w:val="000000"/>
          <w:lang w:eastAsia="zh-CN" w:bidi="ar"/>
        </w:rPr>
        <w:t>, Q, R, F, C, R, X, W, c, d, X, C, d, j, i, c, b, h, i, n, H, j, C, H, D, n, m, D, l, m, h, g, l, k, D, G, k, f, g, a</w:t>
      </w:r>
    </w:p>
    <w:p w14:paraId="69633FD7" w14:textId="2864E505" w:rsidR="00D80DD4" w:rsidRPr="000C4696" w:rsidRDefault="00F80401" w:rsidP="00F80401">
      <w:pPr>
        <w:pStyle w:val="Nidungvnbn"/>
        <w:numPr>
          <w:ilvl w:val="0"/>
          <w:numId w:val="2"/>
        </w:numPr>
        <w:ind w:left="851" w:hanging="284"/>
      </w:pPr>
      <w:r>
        <w:rPr>
          <w:noProof/>
        </w:rPr>
        <w:lastRenderedPageBreak/>
        <mc:AlternateContent>
          <mc:Choice Requires="wps">
            <w:drawing>
              <wp:anchor distT="0" distB="0" distL="114300" distR="114300" simplePos="0" relativeHeight="251658319" behindDoc="0" locked="0" layoutInCell="1" allowOverlap="1" wp14:anchorId="1E81CD3F" wp14:editId="3B7CC441">
                <wp:simplePos x="0" y="0"/>
                <wp:positionH relativeFrom="column">
                  <wp:posOffset>1028065</wp:posOffset>
                </wp:positionH>
                <wp:positionV relativeFrom="paragraph">
                  <wp:posOffset>2483696</wp:posOffset>
                </wp:positionV>
                <wp:extent cx="352361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523615" cy="635"/>
                        </a:xfrm>
                        <a:prstGeom prst="rect">
                          <a:avLst/>
                        </a:prstGeom>
                        <a:solidFill>
                          <a:prstClr val="white"/>
                        </a:solidFill>
                        <a:ln>
                          <a:noFill/>
                        </a:ln>
                      </wps:spPr>
                      <wps:txbx>
                        <w:txbxContent>
                          <w:p w14:paraId="12D29B28" w14:textId="51F4D3AB" w:rsidR="00C82911" w:rsidRPr="00F80401" w:rsidRDefault="00C82911" w:rsidP="00F80401">
                            <w:pPr>
                              <w:pStyle w:val="Caption"/>
                              <w:rPr>
                                <w:rFonts w:eastAsia="Cambria Math" w:cs="Times New Roman"/>
                                <w:noProof/>
                                <w:color w:val="000000"/>
                                <w:szCs w:val="26"/>
                                <w:lang w:val="en-US" w:eastAsia="zh-CN" w:bidi="ar"/>
                              </w:rPr>
                            </w:pPr>
                            <w:bookmarkStart w:id="173" w:name="_Toc168479031"/>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31</w:t>
                            </w:r>
                            <w:r w:rsidR="000748C7">
                              <w:fldChar w:fldCharType="end"/>
                            </w:r>
                            <w:r w:rsidRPr="004678A4">
                              <w:rPr>
                                <w:lang w:val="en-US"/>
                              </w:rPr>
                              <w:t xml:space="preserve"> </w:t>
                            </w:r>
                            <w:ins w:id="174" w:author="Microsoft Word" w:date="2024-06-04T16:36:00Z">
                              <w:r>
                                <w:rPr>
                                  <w:lang w:val="en-US"/>
                                </w:rPr>
                                <w:t>– Áp dụng thuật toán vào đồ thị gốc 1.</w:t>
                              </w:r>
                            </w:ins>
                            <w:r>
                              <w:rPr>
                                <w:lang w:val="en-US"/>
                              </w:rPr>
                              <w:t>24</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1CD3F" id="Text Box 61" o:spid="_x0000_s1057" type="#_x0000_t202" style="position:absolute;left:0;text-align:left;margin-left:80.95pt;margin-top:195.55pt;width:277.45pt;height:.05pt;z-index:2516583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" stroked="f">
                <v:textbox style="mso-fit-shape-to-text:t" inset="0,0,0,0">
                  <w:txbxContent>
                    <w:p w14:paraId="12D29B28" w14:textId="51F4D3AB" w:rsidR="00C82911" w:rsidRPr="00F80401" w:rsidRDefault="00C82911" w:rsidP="00F80401">
                      <w:pPr>
                        <w:pStyle w:val="Caption"/>
                        <w:rPr>
                          <w:rFonts w:eastAsia="Cambria Math" w:cs="Times New Roman"/>
                          <w:noProof/>
                          <w:color w:val="000000"/>
                          <w:szCs w:val="26"/>
                          <w:lang w:val="en-US" w:eastAsia="zh-CN" w:bidi="ar"/>
                        </w:rPr>
                      </w:pPr>
                      <w:bookmarkStart w:id="175" w:name="_Toc168479031"/>
                      <w:r>
                        <w:t xml:space="preserve">Hình </w:t>
                      </w:r>
                      <w:r w:rsidR="000748C7">
                        <w:fldChar w:fldCharType="begin"/>
                      </w:r>
                      <w:r w:rsidR="000748C7">
                        <w:instrText xml:space="preserve"> STYLEREF 1 \s </w:instrText>
                      </w:r>
                      <w:r w:rsidR="000748C7">
                        <w:fldChar w:fldCharType="separate"/>
                      </w:r>
                      <w:r w:rsidR="000748C7">
                        <w:rPr>
                          <w:noProof/>
                        </w:rPr>
                        <w:t>6</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31</w:t>
                      </w:r>
                      <w:r w:rsidR="000748C7">
                        <w:fldChar w:fldCharType="end"/>
                      </w:r>
                      <w:r w:rsidRPr="004678A4">
                        <w:rPr>
                          <w:lang w:val="en-US"/>
                        </w:rPr>
                        <w:t xml:space="preserve"> </w:t>
                      </w:r>
                      <w:ins w:id="176" w:author="Microsoft Word" w:date="2024-06-04T16:36:00Z">
                        <w:r>
                          <w:rPr>
                            <w:lang w:val="en-US"/>
                          </w:rPr>
                          <w:t>– Áp dụng thuật toán vào đồ thị gốc 1.</w:t>
                        </w:r>
                      </w:ins>
                      <w:r>
                        <w:rPr>
                          <w:lang w:val="en-US"/>
                        </w:rPr>
                        <w:t>24</w:t>
                      </w:r>
                      <w:bookmarkEnd w:id="175"/>
                    </w:p>
                  </w:txbxContent>
                </v:textbox>
                <w10:wrap type="topAndBottom"/>
              </v:shape>
            </w:pict>
          </mc:Fallback>
        </mc:AlternateContent>
      </w:r>
      <w:r w:rsidR="007F5D21" w:rsidRPr="009A0E38">
        <w:rPr>
          <w:noProof/>
        </w:rPr>
        <w:drawing>
          <wp:anchor distT="0" distB="0" distL="114300" distR="114300" simplePos="0" relativeHeight="251658287" behindDoc="0" locked="0" layoutInCell="1" allowOverlap="1" wp14:anchorId="564143CB" wp14:editId="1C066236">
            <wp:simplePos x="0" y="0"/>
            <wp:positionH relativeFrom="margin">
              <wp:align>center</wp:align>
            </wp:positionH>
            <wp:positionV relativeFrom="paragraph">
              <wp:posOffset>454</wp:posOffset>
            </wp:positionV>
            <wp:extent cx="2740839" cy="2520000"/>
            <wp:effectExtent l="0" t="0" r="2540" b="0"/>
            <wp:wrapTopAndBottom/>
            <wp:docPr id="41039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97317"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740839" cy="2520000"/>
                    </a:xfrm>
                    <a:prstGeom prst="rect">
                      <a:avLst/>
                    </a:prstGeom>
                  </pic:spPr>
                </pic:pic>
              </a:graphicData>
            </a:graphic>
            <wp14:sizeRelH relativeFrom="page">
              <wp14:pctWidth>0</wp14:pctWidth>
            </wp14:sizeRelH>
            <wp14:sizeRelV relativeFrom="page">
              <wp14:pctHeight>0</wp14:pctHeight>
            </wp14:sizeRelV>
          </wp:anchor>
        </w:drawing>
      </w:r>
      <w:r w:rsidR="009A0E38" w:rsidRPr="000C4696">
        <w:t xml:space="preserve">Vậy </w:t>
      </w:r>
      <w:r w:rsidR="00D80DD4" w:rsidRPr="000C4696">
        <w:t>đồ thị đã được duyệt qua tất cả các cạnh.</w:t>
      </w:r>
    </w:p>
    <w:p w14:paraId="1F950F9F" w14:textId="71CEE15F" w:rsidR="00D80DD4" w:rsidRPr="000C4696" w:rsidRDefault="00262345" w:rsidP="00D80DD4">
      <w:pPr>
        <w:pStyle w:val="Nidungvnbn"/>
        <w:rPr>
          <w:rFonts w:eastAsia="Cambria Math" w:cs="Times New Roman"/>
          <w:color w:val="000000"/>
          <w:lang w:eastAsia="zh-CN" w:bidi="ar"/>
        </w:rPr>
      </w:pPr>
      <w:r w:rsidRPr="000C4696">
        <w:rPr>
          <w:rFonts w:eastAsia="Cambria Math" w:cs="Times New Roman"/>
          <w:color w:val="000000"/>
          <w:highlight w:val="yellow"/>
          <w:lang w:eastAsia="zh-CN" w:bidi="ar"/>
        </w:rPr>
        <w:t>Kết luận: Eulerian circuit của đồ thị khi</w:t>
      </w:r>
      <w:r w:rsidR="00D80DD4" w:rsidRPr="000C4696">
        <w:rPr>
          <w:rFonts w:eastAsia="Cambria Math" w:cs="Times New Roman"/>
          <w:color w:val="000000"/>
          <w:highlight w:val="yellow"/>
          <w:lang w:eastAsia="zh-CN" w:bidi="ar"/>
        </w:rPr>
        <w:t xml:space="preserve"> R1</w:t>
      </w:r>
      <w:r w:rsidRPr="000C4696">
        <w:rPr>
          <w:rFonts w:eastAsia="Cambria Math" w:cs="Times New Roman"/>
          <w:color w:val="000000"/>
          <w:highlight w:val="yellow"/>
          <w:lang w:eastAsia="zh-CN" w:bidi="ar"/>
        </w:rPr>
        <w:t xml:space="preserve"> là a</w:t>
      </w:r>
      <w:r w:rsidR="00B118B1" w:rsidRPr="000C4696">
        <w:rPr>
          <w:rFonts w:eastAsia="Cambria Math" w:cs="Times New Roman"/>
          <w:color w:val="000000"/>
          <w:highlight w:val="yellow"/>
          <w:lang w:eastAsia="zh-CN" w:bidi="ar"/>
        </w:rPr>
        <w:t>bhga:</w:t>
      </w:r>
      <w:r w:rsidR="00D80DD4" w:rsidRPr="000C4696">
        <w:rPr>
          <w:rFonts w:eastAsia="Cambria Math" w:cs="Times New Roman"/>
          <w:color w:val="000000"/>
          <w:highlight w:val="yellow"/>
          <w:lang w:eastAsia="zh-CN" w:bidi="ar"/>
        </w:rPr>
        <w:t xml:space="preserve"> a, Z, f, e, G, B, e, Y, B, S, Y, Z, T, S, M, B, E, M, N, T, U, O, N, I, A, E, I, J, O, P, V, U, a, b, V, W, Q, P, K, J, A, K, L, A, F, L, Q, R, F, C, R, X, W, c, d, X, C, d, j, i, c, b, h, i, n, H, j, C, H, D, n, m, D, l, m, h, g, l, k, D, G, k, f, g, a</w:t>
      </w:r>
    </w:p>
    <w:p w14:paraId="75E95044" w14:textId="70C24F25" w:rsidR="00783A23" w:rsidRPr="000C4696" w:rsidRDefault="00783A23" w:rsidP="009A0E38">
      <w:pPr>
        <w:pStyle w:val="Nidungvnbn"/>
        <w:rPr>
          <w:rFonts w:eastAsia="Cambria Math" w:cs="Times New Roman"/>
          <w:color w:val="000000"/>
          <w:lang w:eastAsia="zh-CN" w:bidi="ar"/>
        </w:rPr>
      </w:pPr>
      <w:r w:rsidRPr="000C4696">
        <w:br w:type="page"/>
      </w:r>
    </w:p>
    <w:p w14:paraId="0E49117E" w14:textId="6B3A45C7" w:rsidR="00783A23" w:rsidRPr="000C4696" w:rsidRDefault="00783A23" w:rsidP="0091100B">
      <w:pPr>
        <w:pStyle w:val="Heading1"/>
      </w:pPr>
      <w:bookmarkStart w:id="177" w:name="_Toc168478722"/>
      <w:r w:rsidRPr="000C4696">
        <w:lastRenderedPageBreak/>
        <w:t>MAP COLORING</w:t>
      </w:r>
      <w:bookmarkEnd w:id="177"/>
    </w:p>
    <w:p w14:paraId="2430B464" w14:textId="3FB361C5" w:rsidR="00783A23" w:rsidRPr="000C4696" w:rsidRDefault="003D215A" w:rsidP="0091100B">
      <w:pPr>
        <w:pStyle w:val="Heading2"/>
        <w:rPr>
          <w:noProof w:val="0"/>
        </w:rPr>
      </w:pPr>
      <w:bookmarkStart w:id="178" w:name="_Toc168478723"/>
      <w:r w:rsidRPr="000C4696">
        <w:rPr>
          <w:noProof w:val="0"/>
        </w:rPr>
        <w:t>Mô hình hoá biểu đồ bằng đồ thị:</w:t>
      </w:r>
      <w:bookmarkEnd w:id="178"/>
    </w:p>
    <w:p w14:paraId="20C6AC8B" w14:textId="33BFB491" w:rsidR="006607C8" w:rsidRPr="000C4696" w:rsidRDefault="006607C8" w:rsidP="008B3AAE">
      <w:pPr>
        <w:pStyle w:val="Nidungvnbn"/>
        <w:numPr>
          <w:ilvl w:val="0"/>
          <w:numId w:val="2"/>
        </w:numPr>
        <w:ind w:left="851" w:hanging="284"/>
      </w:pPr>
      <w:r w:rsidRPr="000C4696">
        <w:t>Biểu đồ gốc:</w:t>
      </w:r>
    </w:p>
    <w:p w14:paraId="46537644" w14:textId="77777777" w:rsidR="00773B1F" w:rsidRPr="000C4696" w:rsidRDefault="006607C8" w:rsidP="00773B1F">
      <w:pPr>
        <w:keepNext/>
        <w:jc w:val="center"/>
      </w:pPr>
      <w:r w:rsidRPr="000C4696">
        <w:rPr>
          <w:noProof/>
          <w:highlight w:val="yellow"/>
        </w:rPr>
        <w:drawing>
          <wp:inline distT="0" distB="0" distL="0" distR="0" wp14:anchorId="10B87D86" wp14:editId="0BB06893">
            <wp:extent cx="5579745" cy="6545969"/>
            <wp:effectExtent l="0" t="0" r="1905" b="7620"/>
            <wp:docPr id="1773140651" name="Picture 177314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79745" cy="6545969"/>
                    </a:xfrm>
                    <a:prstGeom prst="rect">
                      <a:avLst/>
                    </a:prstGeom>
                    <a:noFill/>
                    <a:ln>
                      <a:noFill/>
                    </a:ln>
                  </pic:spPr>
                </pic:pic>
              </a:graphicData>
            </a:graphic>
          </wp:inline>
        </w:drawing>
      </w:r>
    </w:p>
    <w:p w14:paraId="3339BC5E" w14:textId="45E67537" w:rsidR="006607C8" w:rsidRPr="000C4696" w:rsidRDefault="00773B1F" w:rsidP="00773B1F">
      <w:pPr>
        <w:pStyle w:val="Caption"/>
      </w:pPr>
      <w:r w:rsidRPr="000C4696">
        <w:t xml:space="preserve">Hình  </w:t>
      </w:r>
      <w:r w:rsidR="00FC08B4">
        <w:fldChar w:fldCharType="begin"/>
      </w:r>
      <w:r w:rsidR="00FC08B4">
        <w:instrText xml:space="preserve"> STYLEREF 1 \s </w:instrText>
      </w:r>
      <w:r w:rsidR="00FC08B4">
        <w:fldChar w:fldCharType="separate"/>
      </w:r>
      <w:r w:rsidR="00FC08B4">
        <w:rPr>
          <w:noProof/>
        </w:rPr>
        <w:t>7</w:t>
      </w:r>
      <w:r w:rsidR="00FC08B4">
        <w:fldChar w:fldCharType="end"/>
      </w:r>
      <w:r w:rsidR="00FC08B4">
        <w:t>.</w:t>
      </w:r>
      <w:r w:rsidR="00FC08B4">
        <w:fldChar w:fldCharType="begin"/>
      </w:r>
      <w:r w:rsidR="00FC08B4">
        <w:instrText xml:space="preserve"> SEQ Hình_ \* ARABIC \s 1 </w:instrText>
      </w:r>
      <w:r w:rsidR="00FC08B4">
        <w:fldChar w:fldCharType="separate"/>
      </w:r>
      <w:r w:rsidR="00FC08B4">
        <w:rPr>
          <w:noProof/>
        </w:rPr>
        <w:t>1</w:t>
      </w:r>
      <w:r w:rsidR="00FC08B4">
        <w:fldChar w:fldCharType="end"/>
      </w:r>
      <w:r w:rsidR="008A43B2" w:rsidRPr="00250A64">
        <w:rPr>
          <w:lang w:val="en-US"/>
        </w:rPr>
        <w:t xml:space="preserve"> </w:t>
      </w:r>
      <w:ins w:id="179" w:author="Microsoft Word" w:date="2024-06-04T16:36:00Z">
        <w:r w:rsidR="008A43B2">
          <w:rPr>
            <w:lang w:val="en-US"/>
          </w:rPr>
          <w:t xml:space="preserve">– </w:t>
        </w:r>
      </w:ins>
      <w:r w:rsidR="000556E1" w:rsidRPr="000C4696">
        <w:t>Biểu đồ gốc</w:t>
      </w:r>
    </w:p>
    <w:p w14:paraId="0A9E3955" w14:textId="77777777" w:rsidR="006607C8" w:rsidRPr="000C4696" w:rsidRDefault="006607C8" w:rsidP="006607C8">
      <w:pPr>
        <w:pStyle w:val="Nidungvnbn"/>
        <w:ind w:firstLine="0"/>
      </w:pPr>
    </w:p>
    <w:p w14:paraId="2549B975" w14:textId="77777777" w:rsidR="00FD4E2B" w:rsidRPr="000C4696" w:rsidRDefault="00FD4E2B" w:rsidP="006607C8">
      <w:pPr>
        <w:pStyle w:val="Nidungvnbn"/>
        <w:ind w:firstLine="0"/>
      </w:pPr>
    </w:p>
    <w:p w14:paraId="72603B1E" w14:textId="7F4E362F" w:rsidR="00E50202" w:rsidRPr="000C4696" w:rsidRDefault="00571A26" w:rsidP="008B3AAE">
      <w:pPr>
        <w:pStyle w:val="Nidungvnbn"/>
        <w:numPr>
          <w:ilvl w:val="0"/>
          <w:numId w:val="2"/>
        </w:numPr>
        <w:ind w:left="851" w:hanging="284"/>
      </w:pPr>
      <w:r w:rsidRPr="000C4696">
        <w:t>Từ biểu đồ gốc, ta có:</w:t>
      </w:r>
    </w:p>
    <w:p w14:paraId="0EE39E33" w14:textId="77777777" w:rsidR="00AC5496" w:rsidRPr="000C4696" w:rsidRDefault="00571A26" w:rsidP="008B3AAE">
      <w:pPr>
        <w:pStyle w:val="Nidungvnbn"/>
        <w:numPr>
          <w:ilvl w:val="1"/>
          <w:numId w:val="2"/>
        </w:numPr>
      </w:pPr>
      <w:r w:rsidRPr="000C4696">
        <w:t>36 đỉnh:</w:t>
      </w:r>
    </w:p>
    <w:tbl>
      <w:tblPr>
        <w:tblStyle w:val="GridTable6Colorful-Accent4"/>
        <w:tblW w:w="0" w:type="auto"/>
        <w:tblLook w:val="04A0" w:firstRow="1" w:lastRow="0" w:firstColumn="1" w:lastColumn="0" w:noHBand="0" w:noVBand="1"/>
      </w:tblPr>
      <w:tblGrid>
        <w:gridCol w:w="487"/>
        <w:gridCol w:w="1403"/>
        <w:gridCol w:w="565"/>
        <w:gridCol w:w="1416"/>
        <w:gridCol w:w="583"/>
        <w:gridCol w:w="1443"/>
        <w:gridCol w:w="619"/>
        <w:gridCol w:w="2261"/>
      </w:tblGrid>
      <w:tr w:rsidR="00857965" w:rsidRPr="000C4696" w14:paraId="7B602E06" w14:textId="77777777" w:rsidTr="007E6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 w:type="dxa"/>
          </w:tcPr>
          <w:p w14:paraId="63F761B4" w14:textId="77777777" w:rsidR="008B5386" w:rsidRPr="000C4696" w:rsidRDefault="008B5386" w:rsidP="00A64E62">
            <w:pPr>
              <w:pStyle w:val="ListParagraph"/>
              <w:numPr>
                <w:ilvl w:val="0"/>
                <w:numId w:val="16"/>
              </w:numPr>
              <w:jc w:val="center"/>
              <w:rPr>
                <w:color w:val="auto"/>
              </w:rPr>
            </w:pPr>
          </w:p>
        </w:tc>
        <w:tc>
          <w:tcPr>
            <w:tcW w:w="1403" w:type="dxa"/>
          </w:tcPr>
          <w:p w14:paraId="246C2DAE" w14:textId="622CADE0" w:rsidR="008B5386" w:rsidRPr="000C4696" w:rsidRDefault="008B5386" w:rsidP="008B5386">
            <w:pPr>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0C4696">
              <w:rPr>
                <w:b w:val="0"/>
                <w:bCs w:val="0"/>
                <w:color w:val="auto"/>
              </w:rPr>
              <w:t>Jammu and Kashmir</w:t>
            </w:r>
          </w:p>
        </w:tc>
        <w:tc>
          <w:tcPr>
            <w:tcW w:w="565" w:type="dxa"/>
          </w:tcPr>
          <w:p w14:paraId="65212647" w14:textId="77777777" w:rsidR="008B5386" w:rsidRPr="000C4696" w:rsidRDefault="008B5386" w:rsidP="00A64E62">
            <w:pPr>
              <w:pStyle w:val="ListParagraph"/>
              <w:numPr>
                <w:ilvl w:val="0"/>
                <w:numId w:val="16"/>
              </w:numPr>
              <w:jc w:val="center"/>
              <w:cnfStyle w:val="100000000000" w:firstRow="1" w:lastRow="0" w:firstColumn="0" w:lastColumn="0" w:oddVBand="0" w:evenVBand="0" w:oddHBand="0" w:evenHBand="0" w:firstRowFirstColumn="0" w:firstRowLastColumn="0" w:lastRowFirstColumn="0" w:lastRowLastColumn="0"/>
              <w:rPr>
                <w:b w:val="0"/>
                <w:bCs w:val="0"/>
                <w:color w:val="auto"/>
              </w:rPr>
            </w:pPr>
          </w:p>
        </w:tc>
        <w:tc>
          <w:tcPr>
            <w:tcW w:w="1416" w:type="dxa"/>
          </w:tcPr>
          <w:p w14:paraId="43C6693B" w14:textId="2948ED0C" w:rsidR="008B5386" w:rsidRPr="000C4696" w:rsidRDefault="008B5386" w:rsidP="008B5386">
            <w:pPr>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0C4696">
              <w:rPr>
                <w:b w:val="0"/>
                <w:bCs w:val="0"/>
                <w:color w:val="auto"/>
              </w:rPr>
              <w:t>Uttar Pradesh</w:t>
            </w:r>
          </w:p>
        </w:tc>
        <w:tc>
          <w:tcPr>
            <w:tcW w:w="583" w:type="dxa"/>
          </w:tcPr>
          <w:p w14:paraId="2DBFC471" w14:textId="77777777" w:rsidR="008B5386" w:rsidRPr="000C4696" w:rsidRDefault="008B5386" w:rsidP="00A64E62">
            <w:pPr>
              <w:pStyle w:val="ListParagraph"/>
              <w:numPr>
                <w:ilvl w:val="0"/>
                <w:numId w:val="16"/>
              </w:numPr>
              <w:jc w:val="center"/>
              <w:cnfStyle w:val="100000000000" w:firstRow="1" w:lastRow="0" w:firstColumn="0" w:lastColumn="0" w:oddVBand="0" w:evenVBand="0" w:oddHBand="0" w:evenHBand="0" w:firstRowFirstColumn="0" w:firstRowLastColumn="0" w:lastRowFirstColumn="0" w:lastRowLastColumn="0"/>
              <w:rPr>
                <w:b w:val="0"/>
                <w:bCs w:val="0"/>
                <w:color w:val="auto"/>
              </w:rPr>
            </w:pPr>
          </w:p>
        </w:tc>
        <w:tc>
          <w:tcPr>
            <w:tcW w:w="1443" w:type="dxa"/>
          </w:tcPr>
          <w:p w14:paraId="30DFEBE2" w14:textId="3AA6AC5B" w:rsidR="008B5386" w:rsidRPr="000C4696" w:rsidRDefault="008B5386" w:rsidP="008B5386">
            <w:pPr>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0C4696">
              <w:rPr>
                <w:b w:val="0"/>
                <w:bCs w:val="0"/>
                <w:color w:val="auto"/>
              </w:rPr>
              <w:t>Chhattisgarh</w:t>
            </w:r>
          </w:p>
        </w:tc>
        <w:tc>
          <w:tcPr>
            <w:tcW w:w="619" w:type="dxa"/>
          </w:tcPr>
          <w:p w14:paraId="196905DC" w14:textId="77777777" w:rsidR="008B5386" w:rsidRPr="000C4696" w:rsidRDefault="008B5386" w:rsidP="00A64E62">
            <w:pPr>
              <w:pStyle w:val="ListParagraph"/>
              <w:numPr>
                <w:ilvl w:val="0"/>
                <w:numId w:val="16"/>
              </w:numPr>
              <w:jc w:val="center"/>
              <w:cnfStyle w:val="100000000000" w:firstRow="1" w:lastRow="0" w:firstColumn="0" w:lastColumn="0" w:oddVBand="0" w:evenVBand="0" w:oddHBand="0" w:evenHBand="0" w:firstRowFirstColumn="0" w:firstRowLastColumn="0" w:lastRowFirstColumn="0" w:lastRowLastColumn="0"/>
              <w:rPr>
                <w:b w:val="0"/>
                <w:bCs w:val="0"/>
                <w:color w:val="auto"/>
              </w:rPr>
            </w:pPr>
          </w:p>
        </w:tc>
        <w:tc>
          <w:tcPr>
            <w:tcW w:w="2261" w:type="dxa"/>
          </w:tcPr>
          <w:p w14:paraId="6D128AB5" w14:textId="5A415BFA" w:rsidR="008B5386" w:rsidRPr="000C4696" w:rsidRDefault="008B5386" w:rsidP="008B5386">
            <w:pPr>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0C4696">
              <w:rPr>
                <w:b w:val="0"/>
                <w:bCs w:val="0"/>
                <w:color w:val="auto"/>
              </w:rPr>
              <w:t>Orissa</w:t>
            </w:r>
          </w:p>
        </w:tc>
      </w:tr>
      <w:tr w:rsidR="007E655E" w:rsidRPr="000C4696" w14:paraId="0E991D92" w14:textId="77777777" w:rsidTr="007E6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 w:type="dxa"/>
          </w:tcPr>
          <w:p w14:paraId="33D28827" w14:textId="77777777" w:rsidR="008B5386" w:rsidRPr="000C4696" w:rsidRDefault="008B5386" w:rsidP="00A64E62">
            <w:pPr>
              <w:pStyle w:val="ListParagraph"/>
              <w:numPr>
                <w:ilvl w:val="0"/>
                <w:numId w:val="16"/>
              </w:numPr>
              <w:jc w:val="center"/>
              <w:rPr>
                <w:color w:val="auto"/>
              </w:rPr>
            </w:pPr>
          </w:p>
        </w:tc>
        <w:tc>
          <w:tcPr>
            <w:tcW w:w="1403" w:type="dxa"/>
          </w:tcPr>
          <w:p w14:paraId="2EBE1045" w14:textId="671760E9" w:rsidR="008B5386" w:rsidRPr="000C4696" w:rsidRDefault="008B5386" w:rsidP="008B5386">
            <w:pPr>
              <w:jc w:val="center"/>
              <w:cnfStyle w:val="000000100000" w:firstRow="0" w:lastRow="0" w:firstColumn="0" w:lastColumn="0" w:oddVBand="0" w:evenVBand="0" w:oddHBand="1" w:evenHBand="0" w:firstRowFirstColumn="0" w:firstRowLastColumn="0" w:lastRowFirstColumn="0" w:lastRowLastColumn="0"/>
              <w:rPr>
                <w:color w:val="auto"/>
              </w:rPr>
            </w:pPr>
            <w:r w:rsidRPr="000C4696">
              <w:rPr>
                <w:color w:val="auto"/>
              </w:rPr>
              <w:t>Himachal Pradesh</w:t>
            </w:r>
          </w:p>
        </w:tc>
        <w:tc>
          <w:tcPr>
            <w:tcW w:w="565" w:type="dxa"/>
          </w:tcPr>
          <w:p w14:paraId="4C82E136" w14:textId="77777777" w:rsidR="008B5386" w:rsidRPr="000C4696" w:rsidRDefault="008B5386" w:rsidP="00A64E62">
            <w:pPr>
              <w:pStyle w:val="ListParagraph"/>
              <w:numPr>
                <w:ilvl w:val="0"/>
                <w:numId w:val="16"/>
              </w:numPr>
              <w:jc w:val="center"/>
              <w:cnfStyle w:val="000000100000" w:firstRow="0" w:lastRow="0" w:firstColumn="0" w:lastColumn="0" w:oddVBand="0" w:evenVBand="0" w:oddHBand="1" w:evenHBand="0" w:firstRowFirstColumn="0" w:firstRowLastColumn="0" w:lastRowFirstColumn="0" w:lastRowLastColumn="0"/>
              <w:rPr>
                <w:color w:val="auto"/>
              </w:rPr>
            </w:pPr>
          </w:p>
        </w:tc>
        <w:tc>
          <w:tcPr>
            <w:tcW w:w="1416" w:type="dxa"/>
          </w:tcPr>
          <w:p w14:paraId="5406ACA8" w14:textId="6DBAB9A7" w:rsidR="008B5386" w:rsidRPr="000C4696" w:rsidRDefault="008B5386" w:rsidP="008B5386">
            <w:pPr>
              <w:jc w:val="center"/>
              <w:cnfStyle w:val="000000100000" w:firstRow="0" w:lastRow="0" w:firstColumn="0" w:lastColumn="0" w:oddVBand="0" w:evenVBand="0" w:oddHBand="1" w:evenHBand="0" w:firstRowFirstColumn="0" w:firstRowLastColumn="0" w:lastRowFirstColumn="0" w:lastRowLastColumn="0"/>
              <w:rPr>
                <w:color w:val="auto"/>
              </w:rPr>
            </w:pPr>
            <w:r w:rsidRPr="000C4696">
              <w:rPr>
                <w:color w:val="auto"/>
              </w:rPr>
              <w:t>Gujarat</w:t>
            </w:r>
          </w:p>
        </w:tc>
        <w:tc>
          <w:tcPr>
            <w:tcW w:w="583" w:type="dxa"/>
          </w:tcPr>
          <w:p w14:paraId="1F1A9348" w14:textId="77777777" w:rsidR="008B5386" w:rsidRPr="000C4696" w:rsidRDefault="008B5386" w:rsidP="00A64E62">
            <w:pPr>
              <w:pStyle w:val="ListParagraph"/>
              <w:numPr>
                <w:ilvl w:val="0"/>
                <w:numId w:val="16"/>
              </w:numPr>
              <w:jc w:val="center"/>
              <w:cnfStyle w:val="000000100000" w:firstRow="0" w:lastRow="0" w:firstColumn="0" w:lastColumn="0" w:oddVBand="0" w:evenVBand="0" w:oddHBand="1" w:evenHBand="0" w:firstRowFirstColumn="0" w:firstRowLastColumn="0" w:lastRowFirstColumn="0" w:lastRowLastColumn="0"/>
              <w:rPr>
                <w:color w:val="auto"/>
              </w:rPr>
            </w:pPr>
          </w:p>
        </w:tc>
        <w:tc>
          <w:tcPr>
            <w:tcW w:w="1443" w:type="dxa"/>
          </w:tcPr>
          <w:p w14:paraId="5990FA5C" w14:textId="272EE664" w:rsidR="008B5386" w:rsidRPr="000C4696" w:rsidRDefault="008B5386" w:rsidP="008B5386">
            <w:pPr>
              <w:jc w:val="center"/>
              <w:cnfStyle w:val="000000100000" w:firstRow="0" w:lastRow="0" w:firstColumn="0" w:lastColumn="0" w:oddVBand="0" w:evenVBand="0" w:oddHBand="1" w:evenHBand="0" w:firstRowFirstColumn="0" w:firstRowLastColumn="0" w:lastRowFirstColumn="0" w:lastRowLastColumn="0"/>
              <w:rPr>
                <w:color w:val="auto"/>
              </w:rPr>
            </w:pPr>
            <w:r w:rsidRPr="000C4696">
              <w:rPr>
                <w:color w:val="auto"/>
              </w:rPr>
              <w:t>Goa</w:t>
            </w:r>
          </w:p>
        </w:tc>
        <w:tc>
          <w:tcPr>
            <w:tcW w:w="619" w:type="dxa"/>
          </w:tcPr>
          <w:p w14:paraId="29E18705" w14:textId="77777777" w:rsidR="008B5386" w:rsidRPr="000C4696" w:rsidRDefault="008B5386" w:rsidP="00A64E62">
            <w:pPr>
              <w:pStyle w:val="ListParagraph"/>
              <w:numPr>
                <w:ilvl w:val="0"/>
                <w:numId w:val="16"/>
              </w:numPr>
              <w:jc w:val="center"/>
              <w:cnfStyle w:val="000000100000" w:firstRow="0" w:lastRow="0" w:firstColumn="0" w:lastColumn="0" w:oddVBand="0" w:evenVBand="0" w:oddHBand="1" w:evenHBand="0" w:firstRowFirstColumn="0" w:firstRowLastColumn="0" w:lastRowFirstColumn="0" w:lastRowLastColumn="0"/>
              <w:rPr>
                <w:color w:val="auto"/>
              </w:rPr>
            </w:pPr>
          </w:p>
        </w:tc>
        <w:tc>
          <w:tcPr>
            <w:tcW w:w="2261" w:type="dxa"/>
          </w:tcPr>
          <w:p w14:paraId="4C059E5C" w14:textId="18725C5D" w:rsidR="008B5386" w:rsidRPr="000C4696" w:rsidRDefault="008B5386" w:rsidP="008B5386">
            <w:pPr>
              <w:jc w:val="center"/>
              <w:cnfStyle w:val="000000100000" w:firstRow="0" w:lastRow="0" w:firstColumn="0" w:lastColumn="0" w:oddVBand="0" w:evenVBand="0" w:oddHBand="1" w:evenHBand="0" w:firstRowFirstColumn="0" w:firstRowLastColumn="0" w:lastRowFirstColumn="0" w:lastRowLastColumn="0"/>
              <w:rPr>
                <w:color w:val="auto"/>
              </w:rPr>
            </w:pPr>
            <w:r w:rsidRPr="000C4696">
              <w:rPr>
                <w:color w:val="auto"/>
              </w:rPr>
              <w:t>Sikkim</w:t>
            </w:r>
          </w:p>
        </w:tc>
      </w:tr>
      <w:tr w:rsidR="00857965" w:rsidRPr="000C4696" w14:paraId="726AA5E8" w14:textId="77777777" w:rsidTr="007E655E">
        <w:tc>
          <w:tcPr>
            <w:cnfStyle w:val="001000000000" w:firstRow="0" w:lastRow="0" w:firstColumn="1" w:lastColumn="0" w:oddVBand="0" w:evenVBand="0" w:oddHBand="0" w:evenHBand="0" w:firstRowFirstColumn="0" w:firstRowLastColumn="0" w:lastRowFirstColumn="0" w:lastRowLastColumn="0"/>
            <w:tcW w:w="487" w:type="dxa"/>
          </w:tcPr>
          <w:p w14:paraId="23101DF7" w14:textId="77777777" w:rsidR="008B5386" w:rsidRPr="000C4696" w:rsidRDefault="008B5386" w:rsidP="00A64E62">
            <w:pPr>
              <w:pStyle w:val="ListParagraph"/>
              <w:numPr>
                <w:ilvl w:val="0"/>
                <w:numId w:val="16"/>
              </w:numPr>
              <w:jc w:val="center"/>
              <w:rPr>
                <w:color w:val="auto"/>
              </w:rPr>
            </w:pPr>
          </w:p>
        </w:tc>
        <w:tc>
          <w:tcPr>
            <w:tcW w:w="1403" w:type="dxa"/>
          </w:tcPr>
          <w:p w14:paraId="3C5A61D9" w14:textId="06EDB220" w:rsidR="008B5386" w:rsidRPr="000C4696" w:rsidRDefault="008B5386" w:rsidP="008B5386">
            <w:pPr>
              <w:jc w:val="center"/>
              <w:cnfStyle w:val="000000000000" w:firstRow="0" w:lastRow="0" w:firstColumn="0" w:lastColumn="0" w:oddVBand="0" w:evenVBand="0" w:oddHBand="0" w:evenHBand="0" w:firstRowFirstColumn="0" w:firstRowLastColumn="0" w:lastRowFirstColumn="0" w:lastRowLastColumn="0"/>
              <w:rPr>
                <w:color w:val="auto"/>
              </w:rPr>
            </w:pPr>
            <w:r w:rsidRPr="000C4696">
              <w:rPr>
                <w:color w:val="auto"/>
              </w:rPr>
              <w:t>Chandigarh</w:t>
            </w:r>
          </w:p>
        </w:tc>
        <w:tc>
          <w:tcPr>
            <w:tcW w:w="565" w:type="dxa"/>
          </w:tcPr>
          <w:p w14:paraId="7268A8DB" w14:textId="77777777" w:rsidR="008B5386" w:rsidRPr="000C4696" w:rsidRDefault="008B5386" w:rsidP="00A64E62">
            <w:pPr>
              <w:pStyle w:val="ListParagraph"/>
              <w:numPr>
                <w:ilvl w:val="0"/>
                <w:numId w:val="16"/>
              </w:numPr>
              <w:jc w:val="center"/>
              <w:cnfStyle w:val="000000000000" w:firstRow="0" w:lastRow="0" w:firstColumn="0" w:lastColumn="0" w:oddVBand="0" w:evenVBand="0" w:oddHBand="0" w:evenHBand="0" w:firstRowFirstColumn="0" w:firstRowLastColumn="0" w:lastRowFirstColumn="0" w:lastRowLastColumn="0"/>
              <w:rPr>
                <w:color w:val="auto"/>
              </w:rPr>
            </w:pPr>
          </w:p>
        </w:tc>
        <w:tc>
          <w:tcPr>
            <w:tcW w:w="1416" w:type="dxa"/>
          </w:tcPr>
          <w:p w14:paraId="3422D065" w14:textId="2F7122C5" w:rsidR="008B5386" w:rsidRPr="000C4696" w:rsidRDefault="008B5386" w:rsidP="008B5386">
            <w:pPr>
              <w:jc w:val="center"/>
              <w:cnfStyle w:val="000000000000" w:firstRow="0" w:lastRow="0" w:firstColumn="0" w:lastColumn="0" w:oddVBand="0" w:evenVBand="0" w:oddHBand="0" w:evenHBand="0" w:firstRowFirstColumn="0" w:firstRowLastColumn="0" w:lastRowFirstColumn="0" w:lastRowLastColumn="0"/>
              <w:rPr>
                <w:color w:val="auto"/>
              </w:rPr>
            </w:pPr>
            <w:r w:rsidRPr="000C4696">
              <w:rPr>
                <w:color w:val="auto"/>
              </w:rPr>
              <w:t>Daman and Diu</w:t>
            </w:r>
          </w:p>
        </w:tc>
        <w:tc>
          <w:tcPr>
            <w:tcW w:w="583" w:type="dxa"/>
          </w:tcPr>
          <w:p w14:paraId="36A18FD4" w14:textId="77777777" w:rsidR="008B5386" w:rsidRPr="000C4696" w:rsidRDefault="008B5386" w:rsidP="00A64E62">
            <w:pPr>
              <w:pStyle w:val="ListParagraph"/>
              <w:numPr>
                <w:ilvl w:val="0"/>
                <w:numId w:val="16"/>
              </w:numPr>
              <w:jc w:val="center"/>
              <w:cnfStyle w:val="000000000000" w:firstRow="0" w:lastRow="0" w:firstColumn="0" w:lastColumn="0" w:oddVBand="0" w:evenVBand="0" w:oddHBand="0" w:evenHBand="0" w:firstRowFirstColumn="0" w:firstRowLastColumn="0" w:lastRowFirstColumn="0" w:lastRowLastColumn="0"/>
              <w:rPr>
                <w:color w:val="auto"/>
              </w:rPr>
            </w:pPr>
          </w:p>
        </w:tc>
        <w:tc>
          <w:tcPr>
            <w:tcW w:w="1443" w:type="dxa"/>
          </w:tcPr>
          <w:p w14:paraId="6F178963" w14:textId="4D49612B" w:rsidR="008B5386" w:rsidRPr="000C4696" w:rsidRDefault="008B5386" w:rsidP="008B5386">
            <w:pPr>
              <w:jc w:val="center"/>
              <w:cnfStyle w:val="000000000000" w:firstRow="0" w:lastRow="0" w:firstColumn="0" w:lastColumn="0" w:oddVBand="0" w:evenVBand="0" w:oddHBand="0" w:evenHBand="0" w:firstRowFirstColumn="0" w:firstRowLastColumn="0" w:lastRowFirstColumn="0" w:lastRowLastColumn="0"/>
              <w:rPr>
                <w:color w:val="auto"/>
              </w:rPr>
            </w:pPr>
            <w:r w:rsidRPr="000C4696">
              <w:rPr>
                <w:color w:val="auto"/>
              </w:rPr>
              <w:t>Karnataka</w:t>
            </w:r>
          </w:p>
        </w:tc>
        <w:tc>
          <w:tcPr>
            <w:tcW w:w="619" w:type="dxa"/>
          </w:tcPr>
          <w:p w14:paraId="74FE7ED7" w14:textId="77777777" w:rsidR="008B5386" w:rsidRPr="000C4696" w:rsidRDefault="008B5386" w:rsidP="00A64E62">
            <w:pPr>
              <w:pStyle w:val="ListParagraph"/>
              <w:numPr>
                <w:ilvl w:val="0"/>
                <w:numId w:val="16"/>
              </w:numPr>
              <w:jc w:val="center"/>
              <w:cnfStyle w:val="000000000000" w:firstRow="0" w:lastRow="0" w:firstColumn="0" w:lastColumn="0" w:oddVBand="0" w:evenVBand="0" w:oddHBand="0" w:evenHBand="0" w:firstRowFirstColumn="0" w:firstRowLastColumn="0" w:lastRowFirstColumn="0" w:lastRowLastColumn="0"/>
              <w:rPr>
                <w:color w:val="auto"/>
              </w:rPr>
            </w:pPr>
          </w:p>
        </w:tc>
        <w:tc>
          <w:tcPr>
            <w:tcW w:w="2261" w:type="dxa"/>
          </w:tcPr>
          <w:p w14:paraId="62550340" w14:textId="764E2DC1" w:rsidR="008B5386" w:rsidRPr="000C4696" w:rsidRDefault="008B5386" w:rsidP="008B5386">
            <w:pPr>
              <w:jc w:val="center"/>
              <w:cnfStyle w:val="000000000000" w:firstRow="0" w:lastRow="0" w:firstColumn="0" w:lastColumn="0" w:oddVBand="0" w:evenVBand="0" w:oddHBand="0" w:evenHBand="0" w:firstRowFirstColumn="0" w:firstRowLastColumn="0" w:lastRowFirstColumn="0" w:lastRowLastColumn="0"/>
              <w:rPr>
                <w:color w:val="auto"/>
              </w:rPr>
            </w:pPr>
            <w:r w:rsidRPr="000C4696">
              <w:rPr>
                <w:color w:val="auto"/>
              </w:rPr>
              <w:t>West Bengal</w:t>
            </w:r>
          </w:p>
        </w:tc>
      </w:tr>
      <w:tr w:rsidR="007E655E" w:rsidRPr="000C4696" w14:paraId="5B0351CE" w14:textId="77777777" w:rsidTr="007E6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 w:type="dxa"/>
          </w:tcPr>
          <w:p w14:paraId="006BB88F" w14:textId="77777777" w:rsidR="008B5386" w:rsidRPr="000C4696" w:rsidRDefault="008B5386" w:rsidP="00A64E62">
            <w:pPr>
              <w:pStyle w:val="ListParagraph"/>
              <w:numPr>
                <w:ilvl w:val="0"/>
                <w:numId w:val="16"/>
              </w:numPr>
              <w:jc w:val="center"/>
              <w:rPr>
                <w:color w:val="auto"/>
              </w:rPr>
            </w:pPr>
          </w:p>
        </w:tc>
        <w:tc>
          <w:tcPr>
            <w:tcW w:w="1403" w:type="dxa"/>
          </w:tcPr>
          <w:p w14:paraId="3F94026B" w14:textId="67D7232E" w:rsidR="008B5386" w:rsidRPr="000C4696" w:rsidRDefault="008B5386" w:rsidP="008B5386">
            <w:pPr>
              <w:jc w:val="center"/>
              <w:cnfStyle w:val="000000100000" w:firstRow="0" w:lastRow="0" w:firstColumn="0" w:lastColumn="0" w:oddVBand="0" w:evenVBand="0" w:oddHBand="1" w:evenHBand="0" w:firstRowFirstColumn="0" w:firstRowLastColumn="0" w:lastRowFirstColumn="0" w:lastRowLastColumn="0"/>
              <w:rPr>
                <w:color w:val="auto"/>
              </w:rPr>
            </w:pPr>
            <w:r w:rsidRPr="000C4696">
              <w:rPr>
                <w:color w:val="auto"/>
              </w:rPr>
              <w:t>Punjab</w:t>
            </w:r>
          </w:p>
        </w:tc>
        <w:tc>
          <w:tcPr>
            <w:tcW w:w="565" w:type="dxa"/>
          </w:tcPr>
          <w:p w14:paraId="2C2D8CC1" w14:textId="77777777" w:rsidR="008B5386" w:rsidRPr="000C4696" w:rsidRDefault="008B5386" w:rsidP="00A64E62">
            <w:pPr>
              <w:pStyle w:val="ListParagraph"/>
              <w:numPr>
                <w:ilvl w:val="0"/>
                <w:numId w:val="16"/>
              </w:numPr>
              <w:jc w:val="center"/>
              <w:cnfStyle w:val="000000100000" w:firstRow="0" w:lastRow="0" w:firstColumn="0" w:lastColumn="0" w:oddVBand="0" w:evenVBand="0" w:oddHBand="1" w:evenHBand="0" w:firstRowFirstColumn="0" w:firstRowLastColumn="0" w:lastRowFirstColumn="0" w:lastRowLastColumn="0"/>
              <w:rPr>
                <w:color w:val="auto"/>
              </w:rPr>
            </w:pPr>
          </w:p>
        </w:tc>
        <w:tc>
          <w:tcPr>
            <w:tcW w:w="1416" w:type="dxa"/>
          </w:tcPr>
          <w:p w14:paraId="6A7D8ACC" w14:textId="224FB703" w:rsidR="008B5386" w:rsidRPr="000C4696" w:rsidRDefault="008B5386" w:rsidP="008B5386">
            <w:pPr>
              <w:jc w:val="center"/>
              <w:cnfStyle w:val="000000100000" w:firstRow="0" w:lastRow="0" w:firstColumn="0" w:lastColumn="0" w:oddVBand="0" w:evenVBand="0" w:oddHBand="1" w:evenHBand="0" w:firstRowFirstColumn="0" w:firstRowLastColumn="0" w:lastRowFirstColumn="0" w:lastRowLastColumn="0"/>
              <w:rPr>
                <w:color w:val="auto"/>
              </w:rPr>
            </w:pPr>
            <w:r w:rsidRPr="000C4696">
              <w:rPr>
                <w:color w:val="auto"/>
              </w:rPr>
              <w:t>Dadra and Nagar Haveli</w:t>
            </w:r>
          </w:p>
        </w:tc>
        <w:tc>
          <w:tcPr>
            <w:tcW w:w="583" w:type="dxa"/>
          </w:tcPr>
          <w:p w14:paraId="6D42A746" w14:textId="77777777" w:rsidR="008B5386" w:rsidRPr="000C4696" w:rsidRDefault="008B5386" w:rsidP="00A64E62">
            <w:pPr>
              <w:pStyle w:val="ListParagraph"/>
              <w:numPr>
                <w:ilvl w:val="0"/>
                <w:numId w:val="16"/>
              </w:numPr>
              <w:jc w:val="center"/>
              <w:cnfStyle w:val="000000100000" w:firstRow="0" w:lastRow="0" w:firstColumn="0" w:lastColumn="0" w:oddVBand="0" w:evenVBand="0" w:oddHBand="1" w:evenHBand="0" w:firstRowFirstColumn="0" w:firstRowLastColumn="0" w:lastRowFirstColumn="0" w:lastRowLastColumn="0"/>
              <w:rPr>
                <w:color w:val="auto"/>
              </w:rPr>
            </w:pPr>
          </w:p>
        </w:tc>
        <w:tc>
          <w:tcPr>
            <w:tcW w:w="1443" w:type="dxa"/>
          </w:tcPr>
          <w:p w14:paraId="3118093D" w14:textId="13219C78" w:rsidR="008B5386" w:rsidRPr="000C4696" w:rsidRDefault="008B5386" w:rsidP="008B5386">
            <w:pPr>
              <w:jc w:val="center"/>
              <w:cnfStyle w:val="000000100000" w:firstRow="0" w:lastRow="0" w:firstColumn="0" w:lastColumn="0" w:oddVBand="0" w:evenVBand="0" w:oddHBand="1" w:evenHBand="0" w:firstRowFirstColumn="0" w:firstRowLastColumn="0" w:lastRowFirstColumn="0" w:lastRowLastColumn="0"/>
              <w:rPr>
                <w:color w:val="auto"/>
              </w:rPr>
            </w:pPr>
            <w:r w:rsidRPr="000C4696">
              <w:rPr>
                <w:color w:val="auto"/>
              </w:rPr>
              <w:t>Telangana</w:t>
            </w:r>
          </w:p>
        </w:tc>
        <w:tc>
          <w:tcPr>
            <w:tcW w:w="619" w:type="dxa"/>
          </w:tcPr>
          <w:p w14:paraId="022736B7" w14:textId="77777777" w:rsidR="008B5386" w:rsidRPr="000C4696" w:rsidRDefault="008B5386" w:rsidP="00A64E62">
            <w:pPr>
              <w:pStyle w:val="ListParagraph"/>
              <w:numPr>
                <w:ilvl w:val="0"/>
                <w:numId w:val="16"/>
              </w:numPr>
              <w:jc w:val="center"/>
              <w:cnfStyle w:val="000000100000" w:firstRow="0" w:lastRow="0" w:firstColumn="0" w:lastColumn="0" w:oddVBand="0" w:evenVBand="0" w:oddHBand="1" w:evenHBand="0" w:firstRowFirstColumn="0" w:firstRowLastColumn="0" w:lastRowFirstColumn="0" w:lastRowLastColumn="0"/>
              <w:rPr>
                <w:color w:val="auto"/>
              </w:rPr>
            </w:pPr>
          </w:p>
        </w:tc>
        <w:tc>
          <w:tcPr>
            <w:tcW w:w="2261" w:type="dxa"/>
          </w:tcPr>
          <w:p w14:paraId="356ABDE2" w14:textId="303E3A61" w:rsidR="008B5386" w:rsidRPr="000C4696" w:rsidRDefault="008B5386" w:rsidP="008B5386">
            <w:pPr>
              <w:jc w:val="center"/>
              <w:cnfStyle w:val="000000100000" w:firstRow="0" w:lastRow="0" w:firstColumn="0" w:lastColumn="0" w:oddVBand="0" w:evenVBand="0" w:oddHBand="1" w:evenHBand="0" w:firstRowFirstColumn="0" w:firstRowLastColumn="0" w:lastRowFirstColumn="0" w:lastRowLastColumn="0"/>
              <w:rPr>
                <w:color w:val="auto"/>
              </w:rPr>
            </w:pPr>
            <w:r w:rsidRPr="000C4696">
              <w:rPr>
                <w:color w:val="auto"/>
              </w:rPr>
              <w:t>Arunachal Pradesh</w:t>
            </w:r>
          </w:p>
        </w:tc>
      </w:tr>
      <w:tr w:rsidR="00857965" w:rsidRPr="000C4696" w14:paraId="17D9768D" w14:textId="77777777" w:rsidTr="007E655E">
        <w:tc>
          <w:tcPr>
            <w:cnfStyle w:val="001000000000" w:firstRow="0" w:lastRow="0" w:firstColumn="1" w:lastColumn="0" w:oddVBand="0" w:evenVBand="0" w:oddHBand="0" w:evenHBand="0" w:firstRowFirstColumn="0" w:firstRowLastColumn="0" w:lastRowFirstColumn="0" w:lastRowLastColumn="0"/>
            <w:tcW w:w="487" w:type="dxa"/>
          </w:tcPr>
          <w:p w14:paraId="2966405A" w14:textId="77777777" w:rsidR="008B5386" w:rsidRPr="000C4696" w:rsidRDefault="008B5386" w:rsidP="00A64E62">
            <w:pPr>
              <w:pStyle w:val="ListParagraph"/>
              <w:numPr>
                <w:ilvl w:val="0"/>
                <w:numId w:val="16"/>
              </w:numPr>
              <w:jc w:val="center"/>
              <w:rPr>
                <w:color w:val="auto"/>
              </w:rPr>
            </w:pPr>
          </w:p>
        </w:tc>
        <w:tc>
          <w:tcPr>
            <w:tcW w:w="1403" w:type="dxa"/>
          </w:tcPr>
          <w:p w14:paraId="52BF817B" w14:textId="791655AE" w:rsidR="008B5386" w:rsidRPr="000C4696" w:rsidRDefault="008B5386" w:rsidP="008B5386">
            <w:pPr>
              <w:jc w:val="center"/>
              <w:cnfStyle w:val="000000000000" w:firstRow="0" w:lastRow="0" w:firstColumn="0" w:lastColumn="0" w:oddVBand="0" w:evenVBand="0" w:oddHBand="0" w:evenHBand="0" w:firstRowFirstColumn="0" w:firstRowLastColumn="0" w:lastRowFirstColumn="0" w:lastRowLastColumn="0"/>
              <w:rPr>
                <w:color w:val="auto"/>
              </w:rPr>
            </w:pPr>
            <w:r w:rsidRPr="000C4696">
              <w:rPr>
                <w:color w:val="auto"/>
              </w:rPr>
              <w:t>Uttarakhand</w:t>
            </w:r>
          </w:p>
        </w:tc>
        <w:tc>
          <w:tcPr>
            <w:tcW w:w="565" w:type="dxa"/>
          </w:tcPr>
          <w:p w14:paraId="17D71BC9" w14:textId="77777777" w:rsidR="008B5386" w:rsidRPr="000C4696" w:rsidRDefault="008B5386" w:rsidP="00A64E62">
            <w:pPr>
              <w:pStyle w:val="ListParagraph"/>
              <w:numPr>
                <w:ilvl w:val="0"/>
                <w:numId w:val="16"/>
              </w:numPr>
              <w:jc w:val="center"/>
              <w:cnfStyle w:val="000000000000" w:firstRow="0" w:lastRow="0" w:firstColumn="0" w:lastColumn="0" w:oddVBand="0" w:evenVBand="0" w:oddHBand="0" w:evenHBand="0" w:firstRowFirstColumn="0" w:firstRowLastColumn="0" w:lastRowFirstColumn="0" w:lastRowLastColumn="0"/>
              <w:rPr>
                <w:color w:val="auto"/>
              </w:rPr>
            </w:pPr>
          </w:p>
        </w:tc>
        <w:tc>
          <w:tcPr>
            <w:tcW w:w="1416" w:type="dxa"/>
          </w:tcPr>
          <w:p w14:paraId="3251A82A" w14:textId="672CA097" w:rsidR="008B5386" w:rsidRPr="000C4696" w:rsidRDefault="008B5386" w:rsidP="008B5386">
            <w:pPr>
              <w:jc w:val="center"/>
              <w:cnfStyle w:val="000000000000" w:firstRow="0" w:lastRow="0" w:firstColumn="0" w:lastColumn="0" w:oddVBand="0" w:evenVBand="0" w:oddHBand="0" w:evenHBand="0" w:firstRowFirstColumn="0" w:firstRowLastColumn="0" w:lastRowFirstColumn="0" w:lastRowLastColumn="0"/>
              <w:rPr>
                <w:color w:val="auto"/>
              </w:rPr>
            </w:pPr>
            <w:r w:rsidRPr="000C4696">
              <w:rPr>
                <w:color w:val="auto"/>
              </w:rPr>
              <w:t>Maharashtra</w:t>
            </w:r>
          </w:p>
        </w:tc>
        <w:tc>
          <w:tcPr>
            <w:tcW w:w="583" w:type="dxa"/>
          </w:tcPr>
          <w:p w14:paraId="01AD2B4D" w14:textId="77777777" w:rsidR="008B5386" w:rsidRPr="000C4696" w:rsidRDefault="008B5386" w:rsidP="00A64E62">
            <w:pPr>
              <w:pStyle w:val="ListParagraph"/>
              <w:numPr>
                <w:ilvl w:val="0"/>
                <w:numId w:val="16"/>
              </w:numPr>
              <w:jc w:val="center"/>
              <w:cnfStyle w:val="000000000000" w:firstRow="0" w:lastRow="0" w:firstColumn="0" w:lastColumn="0" w:oddVBand="0" w:evenVBand="0" w:oddHBand="0" w:evenHBand="0" w:firstRowFirstColumn="0" w:firstRowLastColumn="0" w:lastRowFirstColumn="0" w:lastRowLastColumn="0"/>
              <w:rPr>
                <w:color w:val="auto"/>
              </w:rPr>
            </w:pPr>
          </w:p>
        </w:tc>
        <w:tc>
          <w:tcPr>
            <w:tcW w:w="1443" w:type="dxa"/>
          </w:tcPr>
          <w:p w14:paraId="6B62ECDB" w14:textId="0B7C6603" w:rsidR="008B5386" w:rsidRPr="000C4696" w:rsidRDefault="008B5386" w:rsidP="008B5386">
            <w:pPr>
              <w:jc w:val="center"/>
              <w:cnfStyle w:val="000000000000" w:firstRow="0" w:lastRow="0" w:firstColumn="0" w:lastColumn="0" w:oddVBand="0" w:evenVBand="0" w:oddHBand="0" w:evenHBand="0" w:firstRowFirstColumn="0" w:firstRowLastColumn="0" w:lastRowFirstColumn="0" w:lastRowLastColumn="0"/>
              <w:rPr>
                <w:color w:val="auto"/>
              </w:rPr>
            </w:pPr>
            <w:r w:rsidRPr="000C4696">
              <w:rPr>
                <w:color w:val="auto"/>
              </w:rPr>
              <w:t>Andhra Pradesh</w:t>
            </w:r>
          </w:p>
        </w:tc>
        <w:tc>
          <w:tcPr>
            <w:tcW w:w="619" w:type="dxa"/>
          </w:tcPr>
          <w:p w14:paraId="4D257D21" w14:textId="77777777" w:rsidR="008B5386" w:rsidRPr="000C4696" w:rsidRDefault="008B5386" w:rsidP="00A64E62">
            <w:pPr>
              <w:pStyle w:val="ListParagraph"/>
              <w:numPr>
                <w:ilvl w:val="0"/>
                <w:numId w:val="16"/>
              </w:numPr>
              <w:jc w:val="center"/>
              <w:cnfStyle w:val="000000000000" w:firstRow="0" w:lastRow="0" w:firstColumn="0" w:lastColumn="0" w:oddVBand="0" w:evenVBand="0" w:oddHBand="0" w:evenHBand="0" w:firstRowFirstColumn="0" w:firstRowLastColumn="0" w:lastRowFirstColumn="0" w:lastRowLastColumn="0"/>
              <w:rPr>
                <w:color w:val="auto"/>
              </w:rPr>
            </w:pPr>
          </w:p>
        </w:tc>
        <w:tc>
          <w:tcPr>
            <w:tcW w:w="2261" w:type="dxa"/>
          </w:tcPr>
          <w:p w14:paraId="323E373A" w14:textId="5E52590D" w:rsidR="008B5386" w:rsidRPr="000C4696" w:rsidRDefault="008B5386" w:rsidP="008B5386">
            <w:pPr>
              <w:jc w:val="center"/>
              <w:cnfStyle w:val="000000000000" w:firstRow="0" w:lastRow="0" w:firstColumn="0" w:lastColumn="0" w:oddVBand="0" w:evenVBand="0" w:oddHBand="0" w:evenHBand="0" w:firstRowFirstColumn="0" w:firstRowLastColumn="0" w:lastRowFirstColumn="0" w:lastRowLastColumn="0"/>
              <w:rPr>
                <w:color w:val="auto"/>
              </w:rPr>
            </w:pPr>
            <w:r w:rsidRPr="000C4696">
              <w:rPr>
                <w:color w:val="auto"/>
              </w:rPr>
              <w:t>Assam</w:t>
            </w:r>
          </w:p>
        </w:tc>
      </w:tr>
      <w:tr w:rsidR="007E655E" w:rsidRPr="000C4696" w14:paraId="549A31DB" w14:textId="77777777" w:rsidTr="007E6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 w:type="dxa"/>
          </w:tcPr>
          <w:p w14:paraId="0CA5C7D5" w14:textId="77777777" w:rsidR="008B5386" w:rsidRPr="000C4696" w:rsidRDefault="008B5386" w:rsidP="00A64E62">
            <w:pPr>
              <w:pStyle w:val="ListParagraph"/>
              <w:numPr>
                <w:ilvl w:val="0"/>
                <w:numId w:val="16"/>
              </w:numPr>
              <w:jc w:val="center"/>
              <w:rPr>
                <w:color w:val="auto"/>
              </w:rPr>
            </w:pPr>
          </w:p>
        </w:tc>
        <w:tc>
          <w:tcPr>
            <w:tcW w:w="1403" w:type="dxa"/>
          </w:tcPr>
          <w:p w14:paraId="4EEFEA3B" w14:textId="5BC756ED" w:rsidR="008B5386" w:rsidRPr="000C4696" w:rsidRDefault="008B5386" w:rsidP="008B5386">
            <w:pPr>
              <w:jc w:val="center"/>
              <w:cnfStyle w:val="000000100000" w:firstRow="0" w:lastRow="0" w:firstColumn="0" w:lastColumn="0" w:oddVBand="0" w:evenVBand="0" w:oddHBand="1" w:evenHBand="0" w:firstRowFirstColumn="0" w:firstRowLastColumn="0" w:lastRowFirstColumn="0" w:lastRowLastColumn="0"/>
              <w:rPr>
                <w:color w:val="auto"/>
              </w:rPr>
            </w:pPr>
            <w:r w:rsidRPr="000C4696">
              <w:rPr>
                <w:color w:val="auto"/>
              </w:rPr>
              <w:t>Haryana</w:t>
            </w:r>
          </w:p>
        </w:tc>
        <w:tc>
          <w:tcPr>
            <w:tcW w:w="565" w:type="dxa"/>
          </w:tcPr>
          <w:p w14:paraId="64F9A795" w14:textId="77777777" w:rsidR="008B5386" w:rsidRPr="000C4696" w:rsidRDefault="008B5386" w:rsidP="00A64E62">
            <w:pPr>
              <w:pStyle w:val="ListParagraph"/>
              <w:numPr>
                <w:ilvl w:val="0"/>
                <w:numId w:val="16"/>
              </w:numPr>
              <w:jc w:val="center"/>
              <w:cnfStyle w:val="000000100000" w:firstRow="0" w:lastRow="0" w:firstColumn="0" w:lastColumn="0" w:oddVBand="0" w:evenVBand="0" w:oddHBand="1" w:evenHBand="0" w:firstRowFirstColumn="0" w:firstRowLastColumn="0" w:lastRowFirstColumn="0" w:lastRowLastColumn="0"/>
              <w:rPr>
                <w:color w:val="auto"/>
              </w:rPr>
            </w:pPr>
          </w:p>
        </w:tc>
        <w:tc>
          <w:tcPr>
            <w:tcW w:w="1416" w:type="dxa"/>
          </w:tcPr>
          <w:p w14:paraId="589EEA46" w14:textId="3619AB08" w:rsidR="008B5386" w:rsidRPr="000C4696" w:rsidRDefault="008B5386" w:rsidP="008B5386">
            <w:pPr>
              <w:jc w:val="center"/>
              <w:cnfStyle w:val="000000100000" w:firstRow="0" w:lastRow="0" w:firstColumn="0" w:lastColumn="0" w:oddVBand="0" w:evenVBand="0" w:oddHBand="1" w:evenHBand="0" w:firstRowFirstColumn="0" w:firstRowLastColumn="0" w:lastRowFirstColumn="0" w:lastRowLastColumn="0"/>
              <w:rPr>
                <w:color w:val="auto"/>
              </w:rPr>
            </w:pPr>
            <w:r w:rsidRPr="000C4696">
              <w:rPr>
                <w:color w:val="auto"/>
              </w:rPr>
              <w:t>Madhya Pradesh</w:t>
            </w:r>
          </w:p>
        </w:tc>
        <w:tc>
          <w:tcPr>
            <w:tcW w:w="583" w:type="dxa"/>
          </w:tcPr>
          <w:p w14:paraId="638E75E4" w14:textId="77777777" w:rsidR="008B5386" w:rsidRPr="000C4696" w:rsidRDefault="008B5386" w:rsidP="00A64E62">
            <w:pPr>
              <w:pStyle w:val="ListParagraph"/>
              <w:numPr>
                <w:ilvl w:val="0"/>
                <w:numId w:val="16"/>
              </w:numPr>
              <w:jc w:val="center"/>
              <w:cnfStyle w:val="000000100000" w:firstRow="0" w:lastRow="0" w:firstColumn="0" w:lastColumn="0" w:oddVBand="0" w:evenVBand="0" w:oddHBand="1" w:evenHBand="0" w:firstRowFirstColumn="0" w:firstRowLastColumn="0" w:lastRowFirstColumn="0" w:lastRowLastColumn="0"/>
              <w:rPr>
                <w:color w:val="auto"/>
              </w:rPr>
            </w:pPr>
          </w:p>
        </w:tc>
        <w:tc>
          <w:tcPr>
            <w:tcW w:w="1443" w:type="dxa"/>
          </w:tcPr>
          <w:p w14:paraId="6B4D8C55" w14:textId="3E624054" w:rsidR="008B5386" w:rsidRPr="000C4696" w:rsidRDefault="008B5386" w:rsidP="008B5386">
            <w:pPr>
              <w:jc w:val="center"/>
              <w:cnfStyle w:val="000000100000" w:firstRow="0" w:lastRow="0" w:firstColumn="0" w:lastColumn="0" w:oddVBand="0" w:evenVBand="0" w:oddHBand="1" w:evenHBand="0" w:firstRowFirstColumn="0" w:firstRowLastColumn="0" w:lastRowFirstColumn="0" w:lastRowLastColumn="0"/>
              <w:rPr>
                <w:color w:val="auto"/>
              </w:rPr>
            </w:pPr>
            <w:r w:rsidRPr="000C4696">
              <w:rPr>
                <w:color w:val="auto"/>
              </w:rPr>
              <w:t>Pondicherry</w:t>
            </w:r>
          </w:p>
        </w:tc>
        <w:tc>
          <w:tcPr>
            <w:tcW w:w="619" w:type="dxa"/>
          </w:tcPr>
          <w:p w14:paraId="190D9749" w14:textId="77777777" w:rsidR="008B5386" w:rsidRPr="000C4696" w:rsidRDefault="008B5386" w:rsidP="00A64E62">
            <w:pPr>
              <w:pStyle w:val="ListParagraph"/>
              <w:numPr>
                <w:ilvl w:val="0"/>
                <w:numId w:val="16"/>
              </w:numPr>
              <w:jc w:val="center"/>
              <w:cnfStyle w:val="000000100000" w:firstRow="0" w:lastRow="0" w:firstColumn="0" w:lastColumn="0" w:oddVBand="0" w:evenVBand="0" w:oddHBand="1" w:evenHBand="0" w:firstRowFirstColumn="0" w:firstRowLastColumn="0" w:lastRowFirstColumn="0" w:lastRowLastColumn="0"/>
              <w:rPr>
                <w:color w:val="auto"/>
              </w:rPr>
            </w:pPr>
          </w:p>
        </w:tc>
        <w:tc>
          <w:tcPr>
            <w:tcW w:w="2261" w:type="dxa"/>
          </w:tcPr>
          <w:p w14:paraId="39718F7B" w14:textId="182F424F" w:rsidR="008B5386" w:rsidRPr="000C4696" w:rsidRDefault="008B5386" w:rsidP="008B5386">
            <w:pPr>
              <w:jc w:val="center"/>
              <w:cnfStyle w:val="000000100000" w:firstRow="0" w:lastRow="0" w:firstColumn="0" w:lastColumn="0" w:oddVBand="0" w:evenVBand="0" w:oddHBand="1" w:evenHBand="0" w:firstRowFirstColumn="0" w:firstRowLastColumn="0" w:lastRowFirstColumn="0" w:lastRowLastColumn="0"/>
              <w:rPr>
                <w:color w:val="auto"/>
              </w:rPr>
            </w:pPr>
            <w:r w:rsidRPr="000C4696">
              <w:rPr>
                <w:color w:val="auto"/>
              </w:rPr>
              <w:t>Meghalaya</w:t>
            </w:r>
          </w:p>
        </w:tc>
      </w:tr>
      <w:tr w:rsidR="00857965" w:rsidRPr="000C4696" w14:paraId="0847CBA7" w14:textId="77777777" w:rsidTr="007E655E">
        <w:tc>
          <w:tcPr>
            <w:cnfStyle w:val="001000000000" w:firstRow="0" w:lastRow="0" w:firstColumn="1" w:lastColumn="0" w:oddVBand="0" w:evenVBand="0" w:oddHBand="0" w:evenHBand="0" w:firstRowFirstColumn="0" w:firstRowLastColumn="0" w:lastRowFirstColumn="0" w:lastRowLastColumn="0"/>
            <w:tcW w:w="487" w:type="dxa"/>
          </w:tcPr>
          <w:p w14:paraId="3A778609" w14:textId="77777777" w:rsidR="008B5386" w:rsidRPr="000C4696" w:rsidRDefault="008B5386" w:rsidP="00A64E62">
            <w:pPr>
              <w:pStyle w:val="ListParagraph"/>
              <w:numPr>
                <w:ilvl w:val="0"/>
                <w:numId w:val="16"/>
              </w:numPr>
              <w:jc w:val="center"/>
              <w:rPr>
                <w:color w:val="auto"/>
              </w:rPr>
            </w:pPr>
          </w:p>
        </w:tc>
        <w:tc>
          <w:tcPr>
            <w:tcW w:w="1403" w:type="dxa"/>
          </w:tcPr>
          <w:p w14:paraId="165DDB31" w14:textId="095E9918" w:rsidR="008B5386" w:rsidRPr="000C4696" w:rsidRDefault="008B5386" w:rsidP="008B5386">
            <w:pPr>
              <w:jc w:val="center"/>
              <w:cnfStyle w:val="000000000000" w:firstRow="0" w:lastRow="0" w:firstColumn="0" w:lastColumn="0" w:oddVBand="0" w:evenVBand="0" w:oddHBand="0" w:evenHBand="0" w:firstRowFirstColumn="0" w:firstRowLastColumn="0" w:lastRowFirstColumn="0" w:lastRowLastColumn="0"/>
              <w:rPr>
                <w:color w:val="auto"/>
              </w:rPr>
            </w:pPr>
            <w:r w:rsidRPr="000C4696">
              <w:rPr>
                <w:color w:val="auto"/>
              </w:rPr>
              <w:t>Delhi</w:t>
            </w:r>
          </w:p>
        </w:tc>
        <w:tc>
          <w:tcPr>
            <w:tcW w:w="565" w:type="dxa"/>
          </w:tcPr>
          <w:p w14:paraId="29AEAB10" w14:textId="77777777" w:rsidR="008B5386" w:rsidRPr="000C4696" w:rsidRDefault="008B5386" w:rsidP="00A64E62">
            <w:pPr>
              <w:pStyle w:val="ListParagraph"/>
              <w:numPr>
                <w:ilvl w:val="0"/>
                <w:numId w:val="16"/>
              </w:numPr>
              <w:jc w:val="center"/>
              <w:cnfStyle w:val="000000000000" w:firstRow="0" w:lastRow="0" w:firstColumn="0" w:lastColumn="0" w:oddVBand="0" w:evenVBand="0" w:oddHBand="0" w:evenHBand="0" w:firstRowFirstColumn="0" w:firstRowLastColumn="0" w:lastRowFirstColumn="0" w:lastRowLastColumn="0"/>
              <w:rPr>
                <w:color w:val="auto"/>
              </w:rPr>
            </w:pPr>
          </w:p>
        </w:tc>
        <w:tc>
          <w:tcPr>
            <w:tcW w:w="1416" w:type="dxa"/>
          </w:tcPr>
          <w:p w14:paraId="2CE54A7F" w14:textId="11C31425" w:rsidR="008B5386" w:rsidRPr="000C4696" w:rsidRDefault="008B5386" w:rsidP="008B5386">
            <w:pPr>
              <w:jc w:val="center"/>
              <w:cnfStyle w:val="000000000000" w:firstRow="0" w:lastRow="0" w:firstColumn="0" w:lastColumn="0" w:oddVBand="0" w:evenVBand="0" w:oddHBand="0" w:evenHBand="0" w:firstRowFirstColumn="0" w:firstRowLastColumn="0" w:lastRowFirstColumn="0" w:lastRowLastColumn="0"/>
              <w:rPr>
                <w:color w:val="auto"/>
              </w:rPr>
            </w:pPr>
            <w:r w:rsidRPr="000C4696">
              <w:rPr>
                <w:color w:val="auto"/>
              </w:rPr>
              <w:t>Bihar</w:t>
            </w:r>
          </w:p>
        </w:tc>
        <w:tc>
          <w:tcPr>
            <w:tcW w:w="583" w:type="dxa"/>
          </w:tcPr>
          <w:p w14:paraId="7367C120" w14:textId="77777777" w:rsidR="008B5386" w:rsidRPr="000C4696" w:rsidRDefault="008B5386" w:rsidP="00A64E62">
            <w:pPr>
              <w:pStyle w:val="ListParagraph"/>
              <w:numPr>
                <w:ilvl w:val="0"/>
                <w:numId w:val="16"/>
              </w:numPr>
              <w:jc w:val="center"/>
              <w:cnfStyle w:val="000000000000" w:firstRow="0" w:lastRow="0" w:firstColumn="0" w:lastColumn="0" w:oddVBand="0" w:evenVBand="0" w:oddHBand="0" w:evenHBand="0" w:firstRowFirstColumn="0" w:firstRowLastColumn="0" w:lastRowFirstColumn="0" w:lastRowLastColumn="0"/>
              <w:rPr>
                <w:color w:val="auto"/>
              </w:rPr>
            </w:pPr>
          </w:p>
        </w:tc>
        <w:tc>
          <w:tcPr>
            <w:tcW w:w="1443" w:type="dxa"/>
          </w:tcPr>
          <w:p w14:paraId="6E68E467" w14:textId="5A4ABC0B" w:rsidR="008B5386" w:rsidRPr="000C4696" w:rsidRDefault="008B5386" w:rsidP="008B5386">
            <w:pPr>
              <w:jc w:val="center"/>
              <w:cnfStyle w:val="000000000000" w:firstRow="0" w:lastRow="0" w:firstColumn="0" w:lastColumn="0" w:oddVBand="0" w:evenVBand="0" w:oddHBand="0" w:evenHBand="0" w:firstRowFirstColumn="0" w:firstRowLastColumn="0" w:lastRowFirstColumn="0" w:lastRowLastColumn="0"/>
              <w:rPr>
                <w:color w:val="auto"/>
              </w:rPr>
            </w:pPr>
            <w:r w:rsidRPr="000C4696">
              <w:rPr>
                <w:color w:val="auto"/>
              </w:rPr>
              <w:t>Tamil Nadu</w:t>
            </w:r>
          </w:p>
        </w:tc>
        <w:tc>
          <w:tcPr>
            <w:tcW w:w="619" w:type="dxa"/>
          </w:tcPr>
          <w:p w14:paraId="490F4651" w14:textId="77777777" w:rsidR="008B5386" w:rsidRPr="000C4696" w:rsidRDefault="008B5386" w:rsidP="00A64E62">
            <w:pPr>
              <w:pStyle w:val="ListParagraph"/>
              <w:numPr>
                <w:ilvl w:val="0"/>
                <w:numId w:val="16"/>
              </w:numPr>
              <w:jc w:val="center"/>
              <w:cnfStyle w:val="000000000000" w:firstRow="0" w:lastRow="0" w:firstColumn="0" w:lastColumn="0" w:oddVBand="0" w:evenVBand="0" w:oddHBand="0" w:evenHBand="0" w:firstRowFirstColumn="0" w:firstRowLastColumn="0" w:lastRowFirstColumn="0" w:lastRowLastColumn="0"/>
              <w:rPr>
                <w:color w:val="auto"/>
              </w:rPr>
            </w:pPr>
          </w:p>
        </w:tc>
        <w:tc>
          <w:tcPr>
            <w:tcW w:w="2261" w:type="dxa"/>
          </w:tcPr>
          <w:p w14:paraId="6A0977DA" w14:textId="680F8A78" w:rsidR="008B5386" w:rsidRPr="000C4696" w:rsidRDefault="008B5386" w:rsidP="008B5386">
            <w:pPr>
              <w:jc w:val="center"/>
              <w:cnfStyle w:val="000000000000" w:firstRow="0" w:lastRow="0" w:firstColumn="0" w:lastColumn="0" w:oddVBand="0" w:evenVBand="0" w:oddHBand="0" w:evenHBand="0" w:firstRowFirstColumn="0" w:firstRowLastColumn="0" w:lastRowFirstColumn="0" w:lastRowLastColumn="0"/>
              <w:rPr>
                <w:color w:val="auto"/>
              </w:rPr>
            </w:pPr>
            <w:r w:rsidRPr="000C4696">
              <w:rPr>
                <w:color w:val="auto"/>
              </w:rPr>
              <w:t>Nagaland</w:t>
            </w:r>
          </w:p>
        </w:tc>
      </w:tr>
      <w:tr w:rsidR="00857965" w:rsidRPr="000C4696" w14:paraId="51643EC2" w14:textId="77777777" w:rsidTr="007E6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 w:type="dxa"/>
          </w:tcPr>
          <w:p w14:paraId="455C76E5" w14:textId="77777777" w:rsidR="008B5386" w:rsidRPr="000C4696" w:rsidRDefault="008B5386" w:rsidP="00A64E62">
            <w:pPr>
              <w:pStyle w:val="ListParagraph"/>
              <w:numPr>
                <w:ilvl w:val="0"/>
                <w:numId w:val="16"/>
              </w:numPr>
              <w:jc w:val="center"/>
              <w:rPr>
                <w:color w:val="auto"/>
              </w:rPr>
            </w:pPr>
          </w:p>
        </w:tc>
        <w:tc>
          <w:tcPr>
            <w:tcW w:w="1403" w:type="dxa"/>
          </w:tcPr>
          <w:p w14:paraId="074A15FF" w14:textId="0D23DCC7" w:rsidR="008B5386" w:rsidRPr="000C4696" w:rsidRDefault="008B5386" w:rsidP="008B5386">
            <w:pPr>
              <w:jc w:val="center"/>
              <w:cnfStyle w:val="000000100000" w:firstRow="0" w:lastRow="0" w:firstColumn="0" w:lastColumn="0" w:oddVBand="0" w:evenVBand="0" w:oddHBand="1" w:evenHBand="0" w:firstRowFirstColumn="0" w:firstRowLastColumn="0" w:lastRowFirstColumn="0" w:lastRowLastColumn="0"/>
              <w:rPr>
                <w:color w:val="auto"/>
              </w:rPr>
            </w:pPr>
            <w:r w:rsidRPr="000C4696">
              <w:rPr>
                <w:color w:val="auto"/>
              </w:rPr>
              <w:t>Rajasthan</w:t>
            </w:r>
          </w:p>
        </w:tc>
        <w:tc>
          <w:tcPr>
            <w:tcW w:w="565" w:type="dxa"/>
          </w:tcPr>
          <w:p w14:paraId="403A9334" w14:textId="77777777" w:rsidR="008B5386" w:rsidRPr="000C4696" w:rsidRDefault="008B5386" w:rsidP="00A64E62">
            <w:pPr>
              <w:pStyle w:val="ListParagraph"/>
              <w:numPr>
                <w:ilvl w:val="0"/>
                <w:numId w:val="16"/>
              </w:numPr>
              <w:jc w:val="center"/>
              <w:cnfStyle w:val="000000100000" w:firstRow="0" w:lastRow="0" w:firstColumn="0" w:lastColumn="0" w:oddVBand="0" w:evenVBand="0" w:oddHBand="1" w:evenHBand="0" w:firstRowFirstColumn="0" w:firstRowLastColumn="0" w:lastRowFirstColumn="0" w:lastRowLastColumn="0"/>
              <w:rPr>
                <w:color w:val="auto"/>
              </w:rPr>
            </w:pPr>
          </w:p>
        </w:tc>
        <w:tc>
          <w:tcPr>
            <w:tcW w:w="1416" w:type="dxa"/>
          </w:tcPr>
          <w:p w14:paraId="222E1B3E" w14:textId="03E898CD" w:rsidR="008B5386" w:rsidRPr="000C4696" w:rsidRDefault="008B5386" w:rsidP="008B5386">
            <w:pPr>
              <w:jc w:val="center"/>
              <w:cnfStyle w:val="000000100000" w:firstRow="0" w:lastRow="0" w:firstColumn="0" w:lastColumn="0" w:oddVBand="0" w:evenVBand="0" w:oddHBand="1" w:evenHBand="0" w:firstRowFirstColumn="0" w:firstRowLastColumn="0" w:lastRowFirstColumn="0" w:lastRowLastColumn="0"/>
              <w:rPr>
                <w:color w:val="auto"/>
              </w:rPr>
            </w:pPr>
            <w:r w:rsidRPr="000C4696">
              <w:rPr>
                <w:color w:val="auto"/>
              </w:rPr>
              <w:t>Jharkhand</w:t>
            </w:r>
          </w:p>
        </w:tc>
        <w:tc>
          <w:tcPr>
            <w:tcW w:w="583" w:type="dxa"/>
          </w:tcPr>
          <w:p w14:paraId="5DD7DBD5" w14:textId="77777777" w:rsidR="008B5386" w:rsidRPr="000C4696" w:rsidRDefault="008B5386" w:rsidP="00A64E62">
            <w:pPr>
              <w:pStyle w:val="ListParagraph"/>
              <w:numPr>
                <w:ilvl w:val="0"/>
                <w:numId w:val="16"/>
              </w:numPr>
              <w:jc w:val="center"/>
              <w:cnfStyle w:val="000000100000" w:firstRow="0" w:lastRow="0" w:firstColumn="0" w:lastColumn="0" w:oddVBand="0" w:evenVBand="0" w:oddHBand="1" w:evenHBand="0" w:firstRowFirstColumn="0" w:firstRowLastColumn="0" w:lastRowFirstColumn="0" w:lastRowLastColumn="0"/>
              <w:rPr>
                <w:color w:val="auto"/>
              </w:rPr>
            </w:pPr>
          </w:p>
        </w:tc>
        <w:tc>
          <w:tcPr>
            <w:tcW w:w="1443" w:type="dxa"/>
          </w:tcPr>
          <w:p w14:paraId="3D197111" w14:textId="001CD08F" w:rsidR="008B5386" w:rsidRPr="000C4696" w:rsidRDefault="008B5386" w:rsidP="008B5386">
            <w:pPr>
              <w:jc w:val="center"/>
              <w:cnfStyle w:val="000000100000" w:firstRow="0" w:lastRow="0" w:firstColumn="0" w:lastColumn="0" w:oddVBand="0" w:evenVBand="0" w:oddHBand="1" w:evenHBand="0" w:firstRowFirstColumn="0" w:firstRowLastColumn="0" w:lastRowFirstColumn="0" w:lastRowLastColumn="0"/>
              <w:rPr>
                <w:color w:val="auto"/>
              </w:rPr>
            </w:pPr>
            <w:r w:rsidRPr="000C4696">
              <w:rPr>
                <w:color w:val="auto"/>
              </w:rPr>
              <w:t>Kerala</w:t>
            </w:r>
          </w:p>
        </w:tc>
        <w:tc>
          <w:tcPr>
            <w:tcW w:w="619" w:type="dxa"/>
          </w:tcPr>
          <w:p w14:paraId="1413683A" w14:textId="77777777" w:rsidR="008B5386" w:rsidRPr="000C4696" w:rsidRDefault="008B5386" w:rsidP="00A64E62">
            <w:pPr>
              <w:pStyle w:val="ListParagraph"/>
              <w:numPr>
                <w:ilvl w:val="0"/>
                <w:numId w:val="16"/>
              </w:numPr>
              <w:jc w:val="center"/>
              <w:cnfStyle w:val="000000100000" w:firstRow="0" w:lastRow="0" w:firstColumn="0" w:lastColumn="0" w:oddVBand="0" w:evenVBand="0" w:oddHBand="1" w:evenHBand="0" w:firstRowFirstColumn="0" w:firstRowLastColumn="0" w:lastRowFirstColumn="0" w:lastRowLastColumn="0"/>
              <w:rPr>
                <w:color w:val="auto"/>
              </w:rPr>
            </w:pPr>
          </w:p>
        </w:tc>
        <w:tc>
          <w:tcPr>
            <w:tcW w:w="2261" w:type="dxa"/>
          </w:tcPr>
          <w:p w14:paraId="479244BF" w14:textId="373FF928" w:rsidR="008B5386" w:rsidRPr="000C4696" w:rsidRDefault="008B5386" w:rsidP="008B5386">
            <w:pPr>
              <w:jc w:val="center"/>
              <w:cnfStyle w:val="000000100000" w:firstRow="0" w:lastRow="0" w:firstColumn="0" w:lastColumn="0" w:oddVBand="0" w:evenVBand="0" w:oddHBand="1" w:evenHBand="0" w:firstRowFirstColumn="0" w:firstRowLastColumn="0" w:lastRowFirstColumn="0" w:lastRowLastColumn="0"/>
              <w:rPr>
                <w:color w:val="auto"/>
              </w:rPr>
            </w:pPr>
            <w:r w:rsidRPr="000C4696">
              <w:rPr>
                <w:color w:val="auto"/>
              </w:rPr>
              <w:t>Manipur</w:t>
            </w:r>
          </w:p>
        </w:tc>
      </w:tr>
      <w:tr w:rsidR="00857965" w:rsidRPr="000C4696" w14:paraId="51BCCEB0" w14:textId="77777777" w:rsidTr="007E655E">
        <w:trPr>
          <w:trHeight w:val="966"/>
        </w:trPr>
        <w:tc>
          <w:tcPr>
            <w:cnfStyle w:val="001000000000" w:firstRow="0" w:lastRow="0" w:firstColumn="1" w:lastColumn="0" w:oddVBand="0" w:evenVBand="0" w:oddHBand="0" w:evenHBand="0" w:firstRowFirstColumn="0" w:firstRowLastColumn="0" w:lastRowFirstColumn="0" w:lastRowLastColumn="0"/>
            <w:tcW w:w="487" w:type="dxa"/>
          </w:tcPr>
          <w:p w14:paraId="6D06CC90" w14:textId="77777777" w:rsidR="008B5386" w:rsidRPr="000C4696" w:rsidRDefault="008B5386" w:rsidP="00A64E62">
            <w:pPr>
              <w:pStyle w:val="ListParagraph"/>
              <w:numPr>
                <w:ilvl w:val="0"/>
                <w:numId w:val="16"/>
              </w:numPr>
              <w:rPr>
                <w:color w:val="auto"/>
              </w:rPr>
            </w:pPr>
          </w:p>
        </w:tc>
        <w:tc>
          <w:tcPr>
            <w:tcW w:w="1403" w:type="dxa"/>
          </w:tcPr>
          <w:p w14:paraId="38E297B7" w14:textId="75A7770D" w:rsidR="008B5386" w:rsidRPr="000C4696" w:rsidRDefault="008B5386" w:rsidP="00857965">
            <w:pPr>
              <w:jc w:val="center"/>
              <w:cnfStyle w:val="000000000000" w:firstRow="0" w:lastRow="0" w:firstColumn="0" w:lastColumn="0" w:oddVBand="0" w:evenVBand="0" w:oddHBand="0" w:evenHBand="0" w:firstRowFirstColumn="0" w:firstRowLastColumn="0" w:lastRowFirstColumn="0" w:lastRowLastColumn="0"/>
              <w:rPr>
                <w:color w:val="auto"/>
              </w:rPr>
            </w:pPr>
            <w:r w:rsidRPr="000C4696">
              <w:rPr>
                <w:color w:val="auto"/>
              </w:rPr>
              <w:t>Tripura</w:t>
            </w:r>
          </w:p>
        </w:tc>
        <w:tc>
          <w:tcPr>
            <w:tcW w:w="565" w:type="dxa"/>
          </w:tcPr>
          <w:p w14:paraId="67E3146E" w14:textId="77777777" w:rsidR="008B5386" w:rsidRPr="000C4696" w:rsidRDefault="008B5386" w:rsidP="00A64E62">
            <w:pPr>
              <w:pStyle w:val="ListParagraph"/>
              <w:numPr>
                <w:ilvl w:val="0"/>
                <w:numId w:val="16"/>
              </w:numPr>
              <w:jc w:val="center"/>
              <w:cnfStyle w:val="000000000000" w:firstRow="0" w:lastRow="0" w:firstColumn="0" w:lastColumn="0" w:oddVBand="0" w:evenVBand="0" w:oddHBand="0" w:evenHBand="0" w:firstRowFirstColumn="0" w:firstRowLastColumn="0" w:lastRowFirstColumn="0" w:lastRowLastColumn="0"/>
              <w:rPr>
                <w:color w:val="auto"/>
              </w:rPr>
            </w:pPr>
          </w:p>
        </w:tc>
        <w:tc>
          <w:tcPr>
            <w:tcW w:w="1416" w:type="dxa"/>
          </w:tcPr>
          <w:p w14:paraId="0D93AEB5" w14:textId="4E0A69F6" w:rsidR="008B5386" w:rsidRPr="000C4696" w:rsidRDefault="008B5386" w:rsidP="00857965">
            <w:pPr>
              <w:jc w:val="center"/>
              <w:cnfStyle w:val="000000000000" w:firstRow="0" w:lastRow="0" w:firstColumn="0" w:lastColumn="0" w:oddVBand="0" w:evenVBand="0" w:oddHBand="0" w:evenHBand="0" w:firstRowFirstColumn="0" w:firstRowLastColumn="0" w:lastRowFirstColumn="0" w:lastRowLastColumn="0"/>
              <w:rPr>
                <w:color w:val="auto"/>
              </w:rPr>
            </w:pPr>
            <w:r w:rsidRPr="000C4696">
              <w:rPr>
                <w:color w:val="auto"/>
              </w:rPr>
              <w:t>Mizoram</w:t>
            </w:r>
          </w:p>
        </w:tc>
        <w:tc>
          <w:tcPr>
            <w:tcW w:w="583" w:type="dxa"/>
          </w:tcPr>
          <w:p w14:paraId="75A21B0F" w14:textId="77777777" w:rsidR="008B5386" w:rsidRPr="000C4696" w:rsidRDefault="008B5386" w:rsidP="00A64E62">
            <w:pPr>
              <w:pStyle w:val="ListParagraph"/>
              <w:numPr>
                <w:ilvl w:val="0"/>
                <w:numId w:val="16"/>
              </w:numPr>
              <w:jc w:val="center"/>
              <w:cnfStyle w:val="000000000000" w:firstRow="0" w:lastRow="0" w:firstColumn="0" w:lastColumn="0" w:oddVBand="0" w:evenVBand="0" w:oddHBand="0" w:evenHBand="0" w:firstRowFirstColumn="0" w:firstRowLastColumn="0" w:lastRowFirstColumn="0" w:lastRowLastColumn="0"/>
              <w:rPr>
                <w:color w:val="auto"/>
              </w:rPr>
            </w:pPr>
          </w:p>
        </w:tc>
        <w:tc>
          <w:tcPr>
            <w:tcW w:w="1443" w:type="dxa"/>
          </w:tcPr>
          <w:p w14:paraId="66F50F53" w14:textId="119BCB4F" w:rsidR="008B5386" w:rsidRPr="000C4696" w:rsidRDefault="008B5386" w:rsidP="00857965">
            <w:pPr>
              <w:jc w:val="center"/>
              <w:cnfStyle w:val="000000000000" w:firstRow="0" w:lastRow="0" w:firstColumn="0" w:lastColumn="0" w:oddVBand="0" w:evenVBand="0" w:oddHBand="0" w:evenHBand="0" w:firstRowFirstColumn="0" w:firstRowLastColumn="0" w:lastRowFirstColumn="0" w:lastRowLastColumn="0"/>
              <w:rPr>
                <w:color w:val="auto"/>
              </w:rPr>
            </w:pPr>
            <w:r w:rsidRPr="000C4696">
              <w:rPr>
                <w:color w:val="auto"/>
              </w:rPr>
              <w:t>Andaman and Nicobar Islands</w:t>
            </w:r>
          </w:p>
        </w:tc>
        <w:tc>
          <w:tcPr>
            <w:tcW w:w="619" w:type="dxa"/>
          </w:tcPr>
          <w:p w14:paraId="6259CD2D" w14:textId="77777777" w:rsidR="008B5386" w:rsidRPr="000C4696" w:rsidRDefault="008B5386" w:rsidP="00A64E62">
            <w:pPr>
              <w:pStyle w:val="ListParagraph"/>
              <w:numPr>
                <w:ilvl w:val="0"/>
                <w:numId w:val="16"/>
              </w:numPr>
              <w:jc w:val="center"/>
              <w:cnfStyle w:val="000000000000" w:firstRow="0" w:lastRow="0" w:firstColumn="0" w:lastColumn="0" w:oddVBand="0" w:evenVBand="0" w:oddHBand="0" w:evenHBand="0" w:firstRowFirstColumn="0" w:firstRowLastColumn="0" w:lastRowFirstColumn="0" w:lastRowLastColumn="0"/>
              <w:rPr>
                <w:color w:val="auto"/>
              </w:rPr>
            </w:pPr>
          </w:p>
        </w:tc>
        <w:tc>
          <w:tcPr>
            <w:tcW w:w="2261" w:type="dxa"/>
          </w:tcPr>
          <w:p w14:paraId="2A211203" w14:textId="239EEA71" w:rsidR="008B5386" w:rsidRPr="000C4696" w:rsidRDefault="008B5386" w:rsidP="00192659">
            <w:pPr>
              <w:keepNext/>
              <w:jc w:val="center"/>
              <w:cnfStyle w:val="000000000000" w:firstRow="0" w:lastRow="0" w:firstColumn="0" w:lastColumn="0" w:oddVBand="0" w:evenVBand="0" w:oddHBand="0" w:evenHBand="0" w:firstRowFirstColumn="0" w:firstRowLastColumn="0" w:lastRowFirstColumn="0" w:lastRowLastColumn="0"/>
              <w:rPr>
                <w:color w:val="auto"/>
              </w:rPr>
            </w:pPr>
            <w:r w:rsidRPr="000C4696">
              <w:rPr>
                <w:color w:val="auto"/>
              </w:rPr>
              <w:t>Lakshadweep</w:t>
            </w:r>
          </w:p>
        </w:tc>
      </w:tr>
    </w:tbl>
    <w:p w14:paraId="50D5680A" w14:textId="29FA77C5" w:rsidR="00614D6F" w:rsidRPr="000C4696" w:rsidRDefault="00192659" w:rsidP="00192659">
      <w:pPr>
        <w:pStyle w:val="Caption"/>
      </w:pPr>
      <w:bookmarkStart w:id="180" w:name="_Toc168478814"/>
      <w:r w:rsidRPr="000C4696">
        <w:t xml:space="preserve">Bảng </w:t>
      </w:r>
      <w:r w:rsidR="005606D4" w:rsidRPr="000C4696">
        <w:fldChar w:fldCharType="begin"/>
      </w:r>
      <w:r w:rsidR="005606D4" w:rsidRPr="000C4696">
        <w:instrText xml:space="preserve"> STYLEREF 1 \s </w:instrText>
      </w:r>
      <w:r w:rsidR="005606D4" w:rsidRPr="000C4696">
        <w:fldChar w:fldCharType="separate"/>
      </w:r>
      <w:r w:rsidR="005606D4" w:rsidRPr="000C4696">
        <w:t>7</w:t>
      </w:r>
      <w:r w:rsidR="005606D4" w:rsidRPr="000C4696">
        <w:fldChar w:fldCharType="end"/>
      </w:r>
      <w:r w:rsidR="005606D4" w:rsidRPr="000C4696">
        <w:t>.</w:t>
      </w:r>
      <w:r w:rsidR="005606D4" w:rsidRPr="000C4696">
        <w:fldChar w:fldCharType="begin"/>
      </w:r>
      <w:r w:rsidR="005606D4" w:rsidRPr="000C4696">
        <w:instrText xml:space="preserve"> SEQ Bảng \* ARABIC \s 1 </w:instrText>
      </w:r>
      <w:r w:rsidR="005606D4" w:rsidRPr="000C4696">
        <w:fldChar w:fldCharType="separate"/>
      </w:r>
      <w:r w:rsidR="005606D4" w:rsidRPr="000C4696">
        <w:t>1</w:t>
      </w:r>
      <w:r w:rsidR="005606D4" w:rsidRPr="000C4696">
        <w:fldChar w:fldCharType="end"/>
      </w:r>
      <w:r w:rsidR="008A43B2" w:rsidRPr="00250A64">
        <w:rPr>
          <w:lang w:val="en-US"/>
        </w:rPr>
        <w:t xml:space="preserve"> </w:t>
      </w:r>
      <w:ins w:id="181" w:author="Microsoft Word" w:date="2024-06-04T16:36:00Z">
        <w:r w:rsidR="008A43B2">
          <w:rPr>
            <w:lang w:val="en-US"/>
          </w:rPr>
          <w:t>–</w:t>
        </w:r>
      </w:ins>
      <w:r w:rsidRPr="000C4696">
        <w:t xml:space="preserve"> </w:t>
      </w:r>
      <w:r w:rsidR="000D3E60" w:rsidRPr="000C4696">
        <w:t xml:space="preserve">Danh sách các </w:t>
      </w:r>
      <w:r w:rsidR="00F4780E" w:rsidRPr="000C4696">
        <w:t>t</w:t>
      </w:r>
      <w:r w:rsidR="000D3E60" w:rsidRPr="000C4696">
        <w:t>ỉnh có trong biểu đồ</w:t>
      </w:r>
      <w:bookmarkEnd w:id="180"/>
    </w:p>
    <w:p w14:paraId="071A6789" w14:textId="07BEA308" w:rsidR="00770FFC" w:rsidRPr="000C4696" w:rsidRDefault="005B016B" w:rsidP="00174B92">
      <w:pPr>
        <w:pStyle w:val="Nidungvnbn"/>
        <w:numPr>
          <w:ilvl w:val="1"/>
          <w:numId w:val="2"/>
        </w:numPr>
      </w:pPr>
      <w:r w:rsidRPr="000C4696">
        <w:t>65 cạnh:</w:t>
      </w:r>
    </w:p>
    <w:p w14:paraId="06ED6108" w14:textId="77777777" w:rsidR="00174B92" w:rsidRPr="000C4696" w:rsidRDefault="00174B92" w:rsidP="00A64E62">
      <w:pPr>
        <w:pStyle w:val="Nidungvnbn"/>
        <w:numPr>
          <w:ilvl w:val="0"/>
          <w:numId w:val="17"/>
        </w:numPr>
        <w:rPr>
          <w:rFonts w:cs="Times New Roman"/>
        </w:rPr>
      </w:pPr>
      <w:r w:rsidRPr="000C4696">
        <w:rPr>
          <w:rFonts w:cs="Times New Roman"/>
        </w:rPr>
        <w:t>Janmu and Kashmir và Punjab</w:t>
      </w:r>
    </w:p>
    <w:p w14:paraId="5BB02D92" w14:textId="77777777" w:rsidR="00174B92" w:rsidRPr="000C4696" w:rsidRDefault="00174B92" w:rsidP="00A64E62">
      <w:pPr>
        <w:pStyle w:val="Nidungvnbn"/>
        <w:numPr>
          <w:ilvl w:val="0"/>
          <w:numId w:val="17"/>
        </w:numPr>
        <w:rPr>
          <w:rFonts w:cs="Times New Roman"/>
        </w:rPr>
      </w:pPr>
      <w:r w:rsidRPr="000C4696">
        <w:rPr>
          <w:rFonts w:cs="Times New Roman"/>
        </w:rPr>
        <w:t>Janmu and Kashmir và Himachal Pradesh</w:t>
      </w:r>
    </w:p>
    <w:p w14:paraId="10D126B0" w14:textId="77777777" w:rsidR="00174B92" w:rsidRPr="000C4696" w:rsidRDefault="00174B92" w:rsidP="00A64E62">
      <w:pPr>
        <w:pStyle w:val="Nidungvnbn"/>
        <w:numPr>
          <w:ilvl w:val="0"/>
          <w:numId w:val="17"/>
        </w:numPr>
        <w:rPr>
          <w:rFonts w:cs="Times New Roman"/>
        </w:rPr>
      </w:pPr>
      <w:r w:rsidRPr="000C4696">
        <w:rPr>
          <w:rFonts w:cs="Times New Roman"/>
        </w:rPr>
        <w:t>Punjab và Himachal Pradesh</w:t>
      </w:r>
    </w:p>
    <w:p w14:paraId="42C5EFF3" w14:textId="77777777" w:rsidR="00174B92" w:rsidRPr="000C4696" w:rsidRDefault="00174B92" w:rsidP="00A64E62">
      <w:pPr>
        <w:pStyle w:val="Nidungvnbn"/>
        <w:numPr>
          <w:ilvl w:val="0"/>
          <w:numId w:val="17"/>
        </w:numPr>
        <w:rPr>
          <w:rFonts w:cs="Times New Roman"/>
        </w:rPr>
      </w:pPr>
      <w:r w:rsidRPr="000C4696">
        <w:rPr>
          <w:rFonts w:cs="Times New Roman"/>
        </w:rPr>
        <w:t>Punjab và Chandigarh</w:t>
      </w:r>
    </w:p>
    <w:p w14:paraId="3E931817" w14:textId="77777777" w:rsidR="00174B92" w:rsidRPr="000C4696" w:rsidRDefault="00174B92" w:rsidP="00A64E62">
      <w:pPr>
        <w:pStyle w:val="Nidungvnbn"/>
        <w:numPr>
          <w:ilvl w:val="0"/>
          <w:numId w:val="17"/>
        </w:numPr>
        <w:rPr>
          <w:rFonts w:cs="Times New Roman"/>
        </w:rPr>
      </w:pPr>
      <w:r w:rsidRPr="000C4696">
        <w:rPr>
          <w:rFonts w:cs="Times New Roman"/>
        </w:rPr>
        <w:t>Punjab và Rajashthan</w:t>
      </w:r>
    </w:p>
    <w:p w14:paraId="2C1009E4" w14:textId="77777777" w:rsidR="00174B92" w:rsidRPr="000C4696" w:rsidRDefault="00174B92" w:rsidP="00A64E62">
      <w:pPr>
        <w:pStyle w:val="Nidungvnbn"/>
        <w:numPr>
          <w:ilvl w:val="0"/>
          <w:numId w:val="17"/>
        </w:numPr>
        <w:rPr>
          <w:rFonts w:cs="Times New Roman"/>
        </w:rPr>
      </w:pPr>
      <w:r w:rsidRPr="000C4696">
        <w:rPr>
          <w:rFonts w:cs="Times New Roman"/>
        </w:rPr>
        <w:t>Punjab và Haryana</w:t>
      </w:r>
    </w:p>
    <w:p w14:paraId="7E583A01" w14:textId="77777777" w:rsidR="00174B92" w:rsidRPr="000C4696" w:rsidRDefault="00174B92" w:rsidP="00A64E62">
      <w:pPr>
        <w:pStyle w:val="Nidungvnbn"/>
        <w:numPr>
          <w:ilvl w:val="0"/>
          <w:numId w:val="17"/>
        </w:numPr>
        <w:rPr>
          <w:rFonts w:cs="Times New Roman"/>
        </w:rPr>
      </w:pPr>
      <w:r w:rsidRPr="000C4696">
        <w:rPr>
          <w:rFonts w:cs="Times New Roman"/>
        </w:rPr>
        <w:t>Himachal Pradesh và Haryana</w:t>
      </w:r>
    </w:p>
    <w:p w14:paraId="19B631D3" w14:textId="77777777" w:rsidR="00174B92" w:rsidRPr="000C4696" w:rsidRDefault="00174B92" w:rsidP="00A64E62">
      <w:pPr>
        <w:pStyle w:val="Nidungvnbn"/>
        <w:numPr>
          <w:ilvl w:val="0"/>
          <w:numId w:val="17"/>
        </w:numPr>
        <w:rPr>
          <w:rFonts w:cs="Times New Roman"/>
        </w:rPr>
      </w:pPr>
      <w:r w:rsidRPr="000C4696">
        <w:rPr>
          <w:rFonts w:cs="Times New Roman"/>
        </w:rPr>
        <w:t>Himachal Pradesh và Uttarakhand</w:t>
      </w:r>
    </w:p>
    <w:p w14:paraId="7DA2300F" w14:textId="77777777" w:rsidR="00174B92" w:rsidRPr="000C4696" w:rsidRDefault="00174B92" w:rsidP="00A64E62">
      <w:pPr>
        <w:pStyle w:val="Nidungvnbn"/>
        <w:numPr>
          <w:ilvl w:val="0"/>
          <w:numId w:val="17"/>
        </w:numPr>
        <w:rPr>
          <w:rFonts w:cs="Times New Roman"/>
        </w:rPr>
      </w:pPr>
      <w:r w:rsidRPr="000C4696">
        <w:rPr>
          <w:rFonts w:cs="Times New Roman"/>
        </w:rPr>
        <w:lastRenderedPageBreak/>
        <w:t>Nagaland và Arunachal Pradesh</w:t>
      </w:r>
    </w:p>
    <w:p w14:paraId="521AA96F" w14:textId="77777777" w:rsidR="00174B92" w:rsidRPr="000C4696" w:rsidRDefault="00174B92" w:rsidP="00A64E62">
      <w:pPr>
        <w:pStyle w:val="Nidungvnbn"/>
        <w:numPr>
          <w:ilvl w:val="0"/>
          <w:numId w:val="17"/>
        </w:numPr>
        <w:rPr>
          <w:rFonts w:cs="Times New Roman"/>
        </w:rPr>
      </w:pPr>
      <w:r w:rsidRPr="000C4696">
        <w:rPr>
          <w:rFonts w:cs="Times New Roman"/>
        </w:rPr>
        <w:t>Himachal Pradesh và Ultar Pradesh</w:t>
      </w:r>
    </w:p>
    <w:p w14:paraId="63E2D612" w14:textId="77777777" w:rsidR="00174B92" w:rsidRPr="000C4696" w:rsidRDefault="00174B92" w:rsidP="00A64E62">
      <w:pPr>
        <w:pStyle w:val="Nidungvnbn"/>
        <w:numPr>
          <w:ilvl w:val="0"/>
          <w:numId w:val="17"/>
        </w:numPr>
        <w:rPr>
          <w:rFonts w:cs="Times New Roman"/>
        </w:rPr>
      </w:pPr>
      <w:r w:rsidRPr="000C4696">
        <w:rPr>
          <w:rFonts w:cs="Times New Roman"/>
        </w:rPr>
        <w:t>Chandigarh và Haryana</w:t>
      </w:r>
    </w:p>
    <w:p w14:paraId="103B6D13" w14:textId="77777777" w:rsidR="00174B92" w:rsidRPr="000C4696" w:rsidRDefault="00174B92" w:rsidP="00A64E62">
      <w:pPr>
        <w:pStyle w:val="Nidungvnbn"/>
        <w:numPr>
          <w:ilvl w:val="0"/>
          <w:numId w:val="17"/>
        </w:numPr>
        <w:rPr>
          <w:rFonts w:cs="Times New Roman"/>
        </w:rPr>
      </w:pPr>
      <w:r w:rsidRPr="000C4696">
        <w:rPr>
          <w:rFonts w:cs="Times New Roman"/>
        </w:rPr>
        <w:t>Haryana và Uttarakhand</w:t>
      </w:r>
    </w:p>
    <w:p w14:paraId="52D42108" w14:textId="77777777" w:rsidR="00174B92" w:rsidRPr="000C4696" w:rsidRDefault="00174B92" w:rsidP="00A64E62">
      <w:pPr>
        <w:pStyle w:val="Nidungvnbn"/>
        <w:numPr>
          <w:ilvl w:val="0"/>
          <w:numId w:val="17"/>
        </w:numPr>
        <w:rPr>
          <w:rFonts w:cs="Times New Roman"/>
        </w:rPr>
      </w:pPr>
      <w:r w:rsidRPr="000C4696">
        <w:rPr>
          <w:rFonts w:cs="Times New Roman"/>
        </w:rPr>
        <w:t>Haryana và Rajasthan</w:t>
      </w:r>
    </w:p>
    <w:p w14:paraId="2F04136A" w14:textId="77777777" w:rsidR="00174B92" w:rsidRPr="000C4696" w:rsidRDefault="00174B92" w:rsidP="00A64E62">
      <w:pPr>
        <w:pStyle w:val="Nidungvnbn"/>
        <w:numPr>
          <w:ilvl w:val="0"/>
          <w:numId w:val="17"/>
        </w:numPr>
        <w:rPr>
          <w:rFonts w:cs="Times New Roman"/>
        </w:rPr>
      </w:pPr>
      <w:r w:rsidRPr="000C4696">
        <w:rPr>
          <w:rFonts w:cs="Times New Roman"/>
        </w:rPr>
        <w:t>Haryana và Delhi</w:t>
      </w:r>
    </w:p>
    <w:p w14:paraId="4A698560" w14:textId="77777777" w:rsidR="00174B92" w:rsidRPr="000C4696" w:rsidRDefault="00174B92" w:rsidP="00A64E62">
      <w:pPr>
        <w:pStyle w:val="Nidungvnbn"/>
        <w:numPr>
          <w:ilvl w:val="0"/>
          <w:numId w:val="17"/>
        </w:numPr>
        <w:rPr>
          <w:rFonts w:cs="Times New Roman"/>
        </w:rPr>
      </w:pPr>
      <w:r w:rsidRPr="000C4696">
        <w:rPr>
          <w:rFonts w:cs="Times New Roman"/>
        </w:rPr>
        <w:t>Haryana và Ultar Pradesh</w:t>
      </w:r>
    </w:p>
    <w:p w14:paraId="4D2E92BC" w14:textId="77777777" w:rsidR="00174B92" w:rsidRPr="000C4696" w:rsidRDefault="00174B92" w:rsidP="00A64E62">
      <w:pPr>
        <w:pStyle w:val="Nidungvnbn"/>
        <w:numPr>
          <w:ilvl w:val="0"/>
          <w:numId w:val="17"/>
        </w:numPr>
        <w:rPr>
          <w:rFonts w:cs="Times New Roman"/>
        </w:rPr>
      </w:pPr>
      <w:r w:rsidRPr="000C4696">
        <w:rPr>
          <w:rFonts w:cs="Times New Roman"/>
        </w:rPr>
        <w:t>Uttarakhand và Ultar Pradesh</w:t>
      </w:r>
    </w:p>
    <w:p w14:paraId="0EC00E7E" w14:textId="77777777" w:rsidR="00174B92" w:rsidRPr="000C4696" w:rsidRDefault="00174B92" w:rsidP="00A64E62">
      <w:pPr>
        <w:pStyle w:val="Nidungvnbn"/>
        <w:numPr>
          <w:ilvl w:val="0"/>
          <w:numId w:val="17"/>
        </w:numPr>
        <w:rPr>
          <w:rFonts w:cs="Times New Roman"/>
        </w:rPr>
      </w:pPr>
      <w:r w:rsidRPr="000C4696">
        <w:rPr>
          <w:rFonts w:cs="Times New Roman"/>
        </w:rPr>
        <w:t>Delhi và Ultar Pradesh</w:t>
      </w:r>
    </w:p>
    <w:p w14:paraId="78F8A33B" w14:textId="77777777" w:rsidR="00174B92" w:rsidRPr="000C4696" w:rsidRDefault="00174B92" w:rsidP="00A64E62">
      <w:pPr>
        <w:pStyle w:val="Nidungvnbn"/>
        <w:numPr>
          <w:ilvl w:val="0"/>
          <w:numId w:val="17"/>
        </w:numPr>
        <w:rPr>
          <w:rFonts w:cs="Times New Roman"/>
        </w:rPr>
      </w:pPr>
      <w:r w:rsidRPr="000C4696">
        <w:rPr>
          <w:rFonts w:cs="Times New Roman"/>
        </w:rPr>
        <w:t>Rajasthan và Ultar Pradesh</w:t>
      </w:r>
    </w:p>
    <w:p w14:paraId="759AF5C2" w14:textId="77777777" w:rsidR="00174B92" w:rsidRPr="000C4696" w:rsidRDefault="00174B92" w:rsidP="00A64E62">
      <w:pPr>
        <w:pStyle w:val="Nidungvnbn"/>
        <w:numPr>
          <w:ilvl w:val="0"/>
          <w:numId w:val="17"/>
        </w:numPr>
        <w:rPr>
          <w:rFonts w:cs="Times New Roman"/>
        </w:rPr>
      </w:pPr>
      <w:r w:rsidRPr="000C4696">
        <w:rPr>
          <w:rFonts w:cs="Times New Roman"/>
        </w:rPr>
        <w:t>Rajasthan và Gujarat</w:t>
      </w:r>
    </w:p>
    <w:p w14:paraId="54D2FFE6" w14:textId="77777777" w:rsidR="00174B92" w:rsidRPr="000C4696" w:rsidRDefault="00174B92" w:rsidP="00A64E62">
      <w:pPr>
        <w:pStyle w:val="Nidungvnbn"/>
        <w:numPr>
          <w:ilvl w:val="0"/>
          <w:numId w:val="17"/>
        </w:numPr>
        <w:rPr>
          <w:rFonts w:cs="Times New Roman"/>
        </w:rPr>
      </w:pPr>
      <w:r w:rsidRPr="000C4696">
        <w:rPr>
          <w:rFonts w:cs="Times New Roman"/>
        </w:rPr>
        <w:t>Rajasthan và Madhya Pradesh</w:t>
      </w:r>
    </w:p>
    <w:p w14:paraId="3DAFEE1A" w14:textId="77777777" w:rsidR="00174B92" w:rsidRPr="000C4696" w:rsidRDefault="00174B92" w:rsidP="00A64E62">
      <w:pPr>
        <w:pStyle w:val="Nidungvnbn"/>
        <w:numPr>
          <w:ilvl w:val="0"/>
          <w:numId w:val="17"/>
        </w:numPr>
        <w:rPr>
          <w:rFonts w:cs="Times New Roman"/>
        </w:rPr>
      </w:pPr>
      <w:r w:rsidRPr="000C4696">
        <w:rPr>
          <w:rFonts w:cs="Times New Roman"/>
        </w:rPr>
        <w:t>Rajasthan và Daman and Diu</w:t>
      </w:r>
    </w:p>
    <w:p w14:paraId="214E233B" w14:textId="77777777" w:rsidR="00174B92" w:rsidRPr="000C4696" w:rsidRDefault="00174B92" w:rsidP="00A64E62">
      <w:pPr>
        <w:pStyle w:val="Nidungvnbn"/>
        <w:numPr>
          <w:ilvl w:val="0"/>
          <w:numId w:val="17"/>
        </w:numPr>
        <w:rPr>
          <w:rFonts w:cs="Times New Roman"/>
        </w:rPr>
      </w:pPr>
      <w:r w:rsidRPr="000C4696">
        <w:rPr>
          <w:rFonts w:cs="Times New Roman"/>
        </w:rPr>
        <w:t>Gujarat và Madhya Pradesh</w:t>
      </w:r>
    </w:p>
    <w:p w14:paraId="4DAA425C" w14:textId="77777777" w:rsidR="00174B92" w:rsidRPr="000C4696" w:rsidRDefault="00174B92" w:rsidP="00A64E62">
      <w:pPr>
        <w:pStyle w:val="Nidungvnbn"/>
        <w:numPr>
          <w:ilvl w:val="0"/>
          <w:numId w:val="17"/>
        </w:numPr>
        <w:rPr>
          <w:rFonts w:cs="Times New Roman"/>
        </w:rPr>
      </w:pPr>
      <w:r w:rsidRPr="000C4696">
        <w:rPr>
          <w:rFonts w:cs="Times New Roman"/>
        </w:rPr>
        <w:t>Gujarat và Dadra and Nagar Haveli</w:t>
      </w:r>
    </w:p>
    <w:p w14:paraId="17C0988B" w14:textId="77777777" w:rsidR="00174B92" w:rsidRPr="000C4696" w:rsidRDefault="00174B92" w:rsidP="00A64E62">
      <w:pPr>
        <w:pStyle w:val="Nidungvnbn"/>
        <w:numPr>
          <w:ilvl w:val="0"/>
          <w:numId w:val="17"/>
        </w:numPr>
        <w:rPr>
          <w:rFonts w:cs="Times New Roman"/>
        </w:rPr>
      </w:pPr>
      <w:r w:rsidRPr="000C4696">
        <w:rPr>
          <w:rFonts w:cs="Times New Roman"/>
        </w:rPr>
        <w:t>Gujarat và Maharashtra</w:t>
      </w:r>
    </w:p>
    <w:p w14:paraId="52A8CD29" w14:textId="77777777" w:rsidR="00174B92" w:rsidRPr="000C4696" w:rsidRDefault="00174B92" w:rsidP="00A64E62">
      <w:pPr>
        <w:pStyle w:val="Nidungvnbn"/>
        <w:numPr>
          <w:ilvl w:val="0"/>
          <w:numId w:val="17"/>
        </w:numPr>
        <w:rPr>
          <w:rFonts w:cs="Times New Roman"/>
        </w:rPr>
      </w:pPr>
      <w:r w:rsidRPr="000C4696">
        <w:rPr>
          <w:rFonts w:cs="Times New Roman"/>
        </w:rPr>
        <w:t>Madhya Pradesh và Ultar Pradesh</w:t>
      </w:r>
    </w:p>
    <w:p w14:paraId="30D36E5E" w14:textId="77777777" w:rsidR="00174B92" w:rsidRPr="000C4696" w:rsidRDefault="00174B92" w:rsidP="00A64E62">
      <w:pPr>
        <w:pStyle w:val="Nidungvnbn"/>
        <w:numPr>
          <w:ilvl w:val="0"/>
          <w:numId w:val="17"/>
        </w:numPr>
        <w:rPr>
          <w:rFonts w:cs="Times New Roman"/>
        </w:rPr>
      </w:pPr>
      <w:r w:rsidRPr="000C4696">
        <w:rPr>
          <w:rFonts w:cs="Times New Roman"/>
        </w:rPr>
        <w:t>Madhya Pradesh và Chhattisgarh</w:t>
      </w:r>
    </w:p>
    <w:p w14:paraId="3A3DE923" w14:textId="77777777" w:rsidR="00174B92" w:rsidRPr="000C4696" w:rsidRDefault="00174B92" w:rsidP="00A64E62">
      <w:pPr>
        <w:pStyle w:val="Nidungvnbn"/>
        <w:numPr>
          <w:ilvl w:val="0"/>
          <w:numId w:val="17"/>
        </w:numPr>
        <w:rPr>
          <w:rFonts w:cs="Times New Roman"/>
        </w:rPr>
      </w:pPr>
      <w:r w:rsidRPr="000C4696">
        <w:rPr>
          <w:rFonts w:cs="Times New Roman"/>
        </w:rPr>
        <w:t>Madhya Pradesh và Maharashtra</w:t>
      </w:r>
    </w:p>
    <w:p w14:paraId="7425A726" w14:textId="77777777" w:rsidR="00174B92" w:rsidRPr="000C4696" w:rsidRDefault="00174B92" w:rsidP="00A64E62">
      <w:pPr>
        <w:pStyle w:val="Nidungvnbn"/>
        <w:numPr>
          <w:ilvl w:val="0"/>
          <w:numId w:val="17"/>
        </w:numPr>
        <w:rPr>
          <w:rFonts w:cs="Times New Roman"/>
        </w:rPr>
      </w:pPr>
      <w:r w:rsidRPr="000C4696">
        <w:rPr>
          <w:rFonts w:cs="Times New Roman"/>
        </w:rPr>
        <w:t>Maharashtra và Dadra and Nagar Haveli</w:t>
      </w:r>
    </w:p>
    <w:p w14:paraId="638A48ED" w14:textId="77777777" w:rsidR="00174B92" w:rsidRPr="000C4696" w:rsidRDefault="00174B92" w:rsidP="00A64E62">
      <w:pPr>
        <w:pStyle w:val="Nidungvnbn"/>
        <w:numPr>
          <w:ilvl w:val="0"/>
          <w:numId w:val="17"/>
        </w:numPr>
        <w:rPr>
          <w:rFonts w:cs="Times New Roman"/>
        </w:rPr>
      </w:pPr>
      <w:r w:rsidRPr="000C4696">
        <w:rPr>
          <w:rFonts w:cs="Times New Roman"/>
        </w:rPr>
        <w:t>Maharashtra và Chhattisgarh</w:t>
      </w:r>
    </w:p>
    <w:p w14:paraId="4B1C8A22" w14:textId="77777777" w:rsidR="00174B92" w:rsidRPr="000C4696" w:rsidRDefault="00174B92" w:rsidP="00A64E62">
      <w:pPr>
        <w:pStyle w:val="Nidungvnbn"/>
        <w:numPr>
          <w:ilvl w:val="0"/>
          <w:numId w:val="17"/>
        </w:numPr>
        <w:rPr>
          <w:rFonts w:cs="Times New Roman"/>
        </w:rPr>
      </w:pPr>
      <w:r w:rsidRPr="000C4696">
        <w:rPr>
          <w:rFonts w:cs="Times New Roman"/>
        </w:rPr>
        <w:t>Maharashtra và Telangana</w:t>
      </w:r>
    </w:p>
    <w:p w14:paraId="20EC129F" w14:textId="77777777" w:rsidR="00174B92" w:rsidRPr="000C4696" w:rsidRDefault="00174B92" w:rsidP="00A64E62">
      <w:pPr>
        <w:pStyle w:val="Nidungvnbn"/>
        <w:numPr>
          <w:ilvl w:val="0"/>
          <w:numId w:val="17"/>
        </w:numPr>
        <w:rPr>
          <w:rFonts w:cs="Times New Roman"/>
        </w:rPr>
      </w:pPr>
      <w:r w:rsidRPr="000C4696">
        <w:rPr>
          <w:rFonts w:cs="Times New Roman"/>
        </w:rPr>
        <w:t>Maharashtra và Goa</w:t>
      </w:r>
    </w:p>
    <w:p w14:paraId="1B931031" w14:textId="77777777" w:rsidR="00174B92" w:rsidRPr="000C4696" w:rsidRDefault="00174B92" w:rsidP="00A64E62">
      <w:pPr>
        <w:pStyle w:val="Nidungvnbn"/>
        <w:numPr>
          <w:ilvl w:val="0"/>
          <w:numId w:val="17"/>
        </w:numPr>
        <w:rPr>
          <w:rFonts w:cs="Times New Roman"/>
        </w:rPr>
      </w:pPr>
      <w:r w:rsidRPr="000C4696">
        <w:rPr>
          <w:rFonts w:cs="Times New Roman"/>
        </w:rPr>
        <w:t>Maharashtra và Karnataka</w:t>
      </w:r>
    </w:p>
    <w:p w14:paraId="73E0E4A4" w14:textId="77777777" w:rsidR="00174B92" w:rsidRPr="000C4696" w:rsidRDefault="00174B92" w:rsidP="00A64E62">
      <w:pPr>
        <w:pStyle w:val="Nidungvnbn"/>
        <w:numPr>
          <w:ilvl w:val="0"/>
          <w:numId w:val="17"/>
        </w:numPr>
        <w:rPr>
          <w:rFonts w:cs="Times New Roman"/>
        </w:rPr>
      </w:pPr>
      <w:r w:rsidRPr="000C4696">
        <w:rPr>
          <w:rFonts w:cs="Times New Roman"/>
        </w:rPr>
        <w:t>Karnataka và Goa</w:t>
      </w:r>
    </w:p>
    <w:p w14:paraId="15B0544D" w14:textId="77777777" w:rsidR="00174B92" w:rsidRPr="000C4696" w:rsidRDefault="00174B92" w:rsidP="00A64E62">
      <w:pPr>
        <w:pStyle w:val="Nidungvnbn"/>
        <w:numPr>
          <w:ilvl w:val="0"/>
          <w:numId w:val="17"/>
        </w:numPr>
        <w:rPr>
          <w:rFonts w:cs="Times New Roman"/>
        </w:rPr>
      </w:pPr>
      <w:r w:rsidRPr="000C4696">
        <w:rPr>
          <w:rFonts w:cs="Times New Roman"/>
        </w:rPr>
        <w:t>Karnataka và Kerala</w:t>
      </w:r>
    </w:p>
    <w:p w14:paraId="289ED708" w14:textId="77777777" w:rsidR="00174B92" w:rsidRPr="000C4696" w:rsidRDefault="00174B92" w:rsidP="00A64E62">
      <w:pPr>
        <w:pStyle w:val="Nidungvnbn"/>
        <w:numPr>
          <w:ilvl w:val="0"/>
          <w:numId w:val="17"/>
        </w:numPr>
        <w:rPr>
          <w:rFonts w:cs="Times New Roman"/>
        </w:rPr>
      </w:pPr>
      <w:r w:rsidRPr="000C4696">
        <w:rPr>
          <w:rFonts w:cs="Times New Roman"/>
        </w:rPr>
        <w:t>Karnataka và Telangana</w:t>
      </w:r>
    </w:p>
    <w:p w14:paraId="70AC0533" w14:textId="77777777" w:rsidR="00174B92" w:rsidRPr="000C4696" w:rsidRDefault="00174B92" w:rsidP="00A64E62">
      <w:pPr>
        <w:pStyle w:val="Nidungvnbn"/>
        <w:numPr>
          <w:ilvl w:val="0"/>
          <w:numId w:val="17"/>
        </w:numPr>
        <w:rPr>
          <w:rFonts w:cs="Times New Roman"/>
        </w:rPr>
      </w:pPr>
      <w:r w:rsidRPr="000C4696">
        <w:rPr>
          <w:rFonts w:cs="Times New Roman"/>
        </w:rPr>
        <w:t>Karnataka và Andhra Pradesh</w:t>
      </w:r>
    </w:p>
    <w:p w14:paraId="125077AE" w14:textId="77777777" w:rsidR="00174B92" w:rsidRPr="000C4696" w:rsidRDefault="00174B92" w:rsidP="00A64E62">
      <w:pPr>
        <w:pStyle w:val="Nidungvnbn"/>
        <w:numPr>
          <w:ilvl w:val="0"/>
          <w:numId w:val="17"/>
        </w:numPr>
        <w:rPr>
          <w:rFonts w:cs="Times New Roman"/>
        </w:rPr>
      </w:pPr>
      <w:r w:rsidRPr="000C4696">
        <w:rPr>
          <w:rFonts w:cs="Times New Roman"/>
        </w:rPr>
        <w:t>Karnataka và Tamil Nadu</w:t>
      </w:r>
    </w:p>
    <w:p w14:paraId="340C1552" w14:textId="77777777" w:rsidR="00174B92" w:rsidRPr="000C4696" w:rsidRDefault="00174B92" w:rsidP="00A64E62">
      <w:pPr>
        <w:pStyle w:val="Nidungvnbn"/>
        <w:numPr>
          <w:ilvl w:val="0"/>
          <w:numId w:val="17"/>
        </w:numPr>
        <w:rPr>
          <w:rFonts w:cs="Times New Roman"/>
        </w:rPr>
      </w:pPr>
      <w:r w:rsidRPr="000C4696">
        <w:rPr>
          <w:rFonts w:cs="Times New Roman"/>
        </w:rPr>
        <w:lastRenderedPageBreak/>
        <w:t>Kerala và Tamil Nadu</w:t>
      </w:r>
    </w:p>
    <w:p w14:paraId="4E9AACBA" w14:textId="77777777" w:rsidR="00174B92" w:rsidRPr="000C4696" w:rsidRDefault="00174B92" w:rsidP="00A64E62">
      <w:pPr>
        <w:pStyle w:val="Nidungvnbn"/>
        <w:numPr>
          <w:ilvl w:val="0"/>
          <w:numId w:val="17"/>
        </w:numPr>
        <w:rPr>
          <w:rFonts w:cs="Times New Roman"/>
        </w:rPr>
      </w:pPr>
      <w:r w:rsidRPr="000C4696">
        <w:rPr>
          <w:rFonts w:cs="Times New Roman"/>
        </w:rPr>
        <w:t>Tamil Nadu và Pondicherry</w:t>
      </w:r>
    </w:p>
    <w:p w14:paraId="1EE12F6B" w14:textId="77777777" w:rsidR="00174B92" w:rsidRPr="000C4696" w:rsidRDefault="00174B92" w:rsidP="00A64E62">
      <w:pPr>
        <w:pStyle w:val="Nidungvnbn"/>
        <w:numPr>
          <w:ilvl w:val="0"/>
          <w:numId w:val="17"/>
        </w:numPr>
        <w:rPr>
          <w:rFonts w:cs="Times New Roman"/>
        </w:rPr>
      </w:pPr>
      <w:r w:rsidRPr="000C4696">
        <w:rPr>
          <w:rFonts w:cs="Times New Roman"/>
        </w:rPr>
        <w:t>Tamil Nadu và Andhra Pradesh</w:t>
      </w:r>
    </w:p>
    <w:p w14:paraId="3FE4D92A" w14:textId="77777777" w:rsidR="00174B92" w:rsidRPr="000C4696" w:rsidRDefault="00174B92" w:rsidP="00A64E62">
      <w:pPr>
        <w:pStyle w:val="Nidungvnbn"/>
        <w:numPr>
          <w:ilvl w:val="0"/>
          <w:numId w:val="17"/>
        </w:numPr>
        <w:rPr>
          <w:rFonts w:cs="Times New Roman"/>
        </w:rPr>
      </w:pPr>
      <w:r w:rsidRPr="000C4696">
        <w:rPr>
          <w:rFonts w:cs="Times New Roman"/>
        </w:rPr>
        <w:t>Andhra Pradesh và Telangana</w:t>
      </w:r>
    </w:p>
    <w:p w14:paraId="496BEA10" w14:textId="77777777" w:rsidR="00174B92" w:rsidRPr="000C4696" w:rsidRDefault="00174B92" w:rsidP="00A64E62">
      <w:pPr>
        <w:pStyle w:val="Nidungvnbn"/>
        <w:numPr>
          <w:ilvl w:val="0"/>
          <w:numId w:val="17"/>
        </w:numPr>
        <w:rPr>
          <w:rFonts w:cs="Times New Roman"/>
        </w:rPr>
      </w:pPr>
      <w:r w:rsidRPr="000C4696">
        <w:rPr>
          <w:rFonts w:cs="Times New Roman"/>
        </w:rPr>
        <w:t>Telangana và Chhattisgarh</w:t>
      </w:r>
    </w:p>
    <w:p w14:paraId="4BFF3E6E" w14:textId="77777777" w:rsidR="00174B92" w:rsidRPr="000C4696" w:rsidRDefault="00174B92" w:rsidP="00A64E62">
      <w:pPr>
        <w:pStyle w:val="Nidungvnbn"/>
        <w:numPr>
          <w:ilvl w:val="0"/>
          <w:numId w:val="17"/>
        </w:numPr>
        <w:rPr>
          <w:rFonts w:cs="Times New Roman"/>
        </w:rPr>
      </w:pPr>
      <w:r w:rsidRPr="000C4696">
        <w:rPr>
          <w:rFonts w:cs="Times New Roman"/>
        </w:rPr>
        <w:t>Telangana và Orissa</w:t>
      </w:r>
    </w:p>
    <w:p w14:paraId="1A0ADAE7" w14:textId="77777777" w:rsidR="00174B92" w:rsidRPr="000C4696" w:rsidRDefault="00174B92" w:rsidP="00A64E62">
      <w:pPr>
        <w:pStyle w:val="Nidungvnbn"/>
        <w:numPr>
          <w:ilvl w:val="0"/>
          <w:numId w:val="17"/>
        </w:numPr>
        <w:rPr>
          <w:rFonts w:cs="Times New Roman"/>
        </w:rPr>
      </w:pPr>
      <w:r w:rsidRPr="000C4696">
        <w:rPr>
          <w:rFonts w:cs="Times New Roman"/>
        </w:rPr>
        <w:t>Orissa và Andhra Pradesh</w:t>
      </w:r>
    </w:p>
    <w:p w14:paraId="2D7C9AB3" w14:textId="77777777" w:rsidR="00174B92" w:rsidRPr="000C4696" w:rsidRDefault="00174B92" w:rsidP="00A64E62">
      <w:pPr>
        <w:pStyle w:val="Nidungvnbn"/>
        <w:numPr>
          <w:ilvl w:val="0"/>
          <w:numId w:val="17"/>
        </w:numPr>
        <w:rPr>
          <w:rFonts w:cs="Times New Roman"/>
        </w:rPr>
      </w:pPr>
      <w:r w:rsidRPr="000C4696">
        <w:rPr>
          <w:rFonts w:cs="Times New Roman"/>
        </w:rPr>
        <w:t>Orissa và Chhattisgarh</w:t>
      </w:r>
    </w:p>
    <w:p w14:paraId="20478325" w14:textId="77777777" w:rsidR="00174B92" w:rsidRPr="000C4696" w:rsidRDefault="00174B92" w:rsidP="00A64E62">
      <w:pPr>
        <w:pStyle w:val="Nidungvnbn"/>
        <w:numPr>
          <w:ilvl w:val="0"/>
          <w:numId w:val="17"/>
        </w:numPr>
        <w:rPr>
          <w:rFonts w:cs="Times New Roman"/>
        </w:rPr>
      </w:pPr>
      <w:r w:rsidRPr="000C4696">
        <w:rPr>
          <w:rFonts w:cs="Times New Roman"/>
        </w:rPr>
        <w:t>Orissa và Jharkhand</w:t>
      </w:r>
    </w:p>
    <w:p w14:paraId="727EEC2B" w14:textId="77777777" w:rsidR="00174B92" w:rsidRPr="000C4696" w:rsidRDefault="00174B92" w:rsidP="00A64E62">
      <w:pPr>
        <w:pStyle w:val="Nidungvnbn"/>
        <w:numPr>
          <w:ilvl w:val="0"/>
          <w:numId w:val="17"/>
        </w:numPr>
        <w:rPr>
          <w:rFonts w:cs="Times New Roman"/>
        </w:rPr>
      </w:pPr>
      <w:r w:rsidRPr="000C4696">
        <w:rPr>
          <w:rFonts w:cs="Times New Roman"/>
        </w:rPr>
        <w:t>Orissa và West Bengal</w:t>
      </w:r>
    </w:p>
    <w:p w14:paraId="0A3723A3" w14:textId="77777777" w:rsidR="00174B92" w:rsidRPr="000C4696" w:rsidRDefault="00174B92" w:rsidP="00A64E62">
      <w:pPr>
        <w:pStyle w:val="Nidungvnbn"/>
        <w:numPr>
          <w:ilvl w:val="0"/>
          <w:numId w:val="17"/>
        </w:numPr>
        <w:rPr>
          <w:rFonts w:cs="Times New Roman"/>
        </w:rPr>
      </w:pPr>
      <w:r w:rsidRPr="000C4696">
        <w:rPr>
          <w:rFonts w:cs="Times New Roman"/>
        </w:rPr>
        <w:t>Jharkhand và Ultar Pradesh</w:t>
      </w:r>
    </w:p>
    <w:p w14:paraId="005EDAFE" w14:textId="77777777" w:rsidR="00174B92" w:rsidRPr="000C4696" w:rsidRDefault="00174B92" w:rsidP="00A64E62">
      <w:pPr>
        <w:pStyle w:val="Nidungvnbn"/>
        <w:numPr>
          <w:ilvl w:val="0"/>
          <w:numId w:val="17"/>
        </w:numPr>
        <w:rPr>
          <w:rFonts w:cs="Times New Roman"/>
        </w:rPr>
      </w:pPr>
      <w:r w:rsidRPr="000C4696">
        <w:rPr>
          <w:rFonts w:cs="Times New Roman"/>
        </w:rPr>
        <w:t>Jharkhand và Bihar</w:t>
      </w:r>
    </w:p>
    <w:p w14:paraId="5203ED48" w14:textId="77777777" w:rsidR="00174B92" w:rsidRPr="000C4696" w:rsidRDefault="00174B92" w:rsidP="00A64E62">
      <w:pPr>
        <w:pStyle w:val="Nidungvnbn"/>
        <w:numPr>
          <w:ilvl w:val="0"/>
          <w:numId w:val="17"/>
        </w:numPr>
        <w:rPr>
          <w:rFonts w:cs="Times New Roman"/>
        </w:rPr>
      </w:pPr>
      <w:r w:rsidRPr="000C4696">
        <w:rPr>
          <w:rFonts w:cs="Times New Roman"/>
        </w:rPr>
        <w:t>Jharkhand và West Bengal</w:t>
      </w:r>
    </w:p>
    <w:p w14:paraId="7BB2C709" w14:textId="77777777" w:rsidR="00174B92" w:rsidRPr="000C4696" w:rsidRDefault="00174B92" w:rsidP="00A64E62">
      <w:pPr>
        <w:pStyle w:val="Nidungvnbn"/>
        <w:numPr>
          <w:ilvl w:val="0"/>
          <w:numId w:val="17"/>
        </w:numPr>
        <w:rPr>
          <w:rFonts w:cs="Times New Roman"/>
        </w:rPr>
      </w:pPr>
      <w:r w:rsidRPr="000C4696">
        <w:rPr>
          <w:rFonts w:cs="Times New Roman"/>
        </w:rPr>
        <w:t>Chhattisgarh và Jharkhand</w:t>
      </w:r>
    </w:p>
    <w:p w14:paraId="148A915E" w14:textId="77777777" w:rsidR="00174B92" w:rsidRPr="000C4696" w:rsidRDefault="00174B92" w:rsidP="00A64E62">
      <w:pPr>
        <w:pStyle w:val="Nidungvnbn"/>
        <w:numPr>
          <w:ilvl w:val="0"/>
          <w:numId w:val="17"/>
        </w:numPr>
        <w:rPr>
          <w:rFonts w:cs="Times New Roman"/>
        </w:rPr>
      </w:pPr>
      <w:r w:rsidRPr="000C4696">
        <w:rPr>
          <w:rFonts w:cs="Times New Roman"/>
        </w:rPr>
        <w:t>Chhattisgarh và Ultar Pradesh</w:t>
      </w:r>
    </w:p>
    <w:p w14:paraId="22F7889C" w14:textId="77777777" w:rsidR="00174B92" w:rsidRPr="000C4696" w:rsidRDefault="00174B92" w:rsidP="00A64E62">
      <w:pPr>
        <w:pStyle w:val="Nidungvnbn"/>
        <w:numPr>
          <w:ilvl w:val="0"/>
          <w:numId w:val="17"/>
        </w:numPr>
        <w:rPr>
          <w:rFonts w:cs="Times New Roman"/>
        </w:rPr>
      </w:pPr>
      <w:r w:rsidRPr="000C4696">
        <w:rPr>
          <w:rFonts w:cs="Times New Roman"/>
        </w:rPr>
        <w:t>Bihar và West Bengal</w:t>
      </w:r>
    </w:p>
    <w:p w14:paraId="0D408AC3" w14:textId="77777777" w:rsidR="00174B92" w:rsidRPr="000C4696" w:rsidRDefault="00174B92" w:rsidP="00A64E62">
      <w:pPr>
        <w:pStyle w:val="Nidungvnbn"/>
        <w:numPr>
          <w:ilvl w:val="0"/>
          <w:numId w:val="17"/>
        </w:numPr>
        <w:rPr>
          <w:rFonts w:cs="Times New Roman"/>
        </w:rPr>
      </w:pPr>
      <w:r w:rsidRPr="000C4696">
        <w:rPr>
          <w:rFonts w:cs="Times New Roman"/>
        </w:rPr>
        <w:t>Bihar và Ultar Pradesh</w:t>
      </w:r>
    </w:p>
    <w:p w14:paraId="00181643" w14:textId="77777777" w:rsidR="00174B92" w:rsidRPr="000C4696" w:rsidRDefault="00174B92" w:rsidP="00A64E62">
      <w:pPr>
        <w:pStyle w:val="Nidungvnbn"/>
        <w:numPr>
          <w:ilvl w:val="0"/>
          <w:numId w:val="17"/>
        </w:numPr>
        <w:rPr>
          <w:rFonts w:cs="Times New Roman"/>
        </w:rPr>
      </w:pPr>
      <w:r w:rsidRPr="000C4696">
        <w:rPr>
          <w:rFonts w:cs="Times New Roman"/>
        </w:rPr>
        <w:t>West Bengal và Sikkim</w:t>
      </w:r>
    </w:p>
    <w:p w14:paraId="371ABD64" w14:textId="77777777" w:rsidR="00174B92" w:rsidRPr="000C4696" w:rsidRDefault="00174B92" w:rsidP="00A64E62">
      <w:pPr>
        <w:pStyle w:val="Nidungvnbn"/>
        <w:numPr>
          <w:ilvl w:val="0"/>
          <w:numId w:val="17"/>
        </w:numPr>
        <w:rPr>
          <w:rFonts w:cs="Times New Roman"/>
        </w:rPr>
      </w:pPr>
      <w:r w:rsidRPr="000C4696">
        <w:rPr>
          <w:rFonts w:cs="Times New Roman"/>
        </w:rPr>
        <w:t>West Bengal và Assam</w:t>
      </w:r>
    </w:p>
    <w:p w14:paraId="17E06FE3" w14:textId="77777777" w:rsidR="00174B92" w:rsidRPr="000C4696" w:rsidRDefault="00174B92" w:rsidP="00A64E62">
      <w:pPr>
        <w:pStyle w:val="Nidungvnbn"/>
        <w:numPr>
          <w:ilvl w:val="0"/>
          <w:numId w:val="17"/>
        </w:numPr>
        <w:rPr>
          <w:rFonts w:cs="Times New Roman"/>
        </w:rPr>
      </w:pPr>
      <w:r w:rsidRPr="000C4696">
        <w:rPr>
          <w:rFonts w:cs="Times New Roman"/>
        </w:rPr>
        <w:t>Assam và Meghalaya</w:t>
      </w:r>
    </w:p>
    <w:p w14:paraId="18310E51" w14:textId="77777777" w:rsidR="00174B92" w:rsidRPr="000C4696" w:rsidRDefault="00174B92" w:rsidP="00A64E62">
      <w:pPr>
        <w:pStyle w:val="Nidungvnbn"/>
        <w:numPr>
          <w:ilvl w:val="0"/>
          <w:numId w:val="17"/>
        </w:numPr>
        <w:rPr>
          <w:rFonts w:cs="Times New Roman"/>
        </w:rPr>
      </w:pPr>
      <w:r w:rsidRPr="000C4696">
        <w:rPr>
          <w:rFonts w:cs="Times New Roman"/>
        </w:rPr>
        <w:t>Assam và Tripura</w:t>
      </w:r>
    </w:p>
    <w:p w14:paraId="2CFEEB68" w14:textId="77777777" w:rsidR="00174B92" w:rsidRPr="000C4696" w:rsidRDefault="00174B92" w:rsidP="00A64E62">
      <w:pPr>
        <w:pStyle w:val="Nidungvnbn"/>
        <w:numPr>
          <w:ilvl w:val="0"/>
          <w:numId w:val="17"/>
        </w:numPr>
        <w:rPr>
          <w:rFonts w:cs="Times New Roman"/>
        </w:rPr>
      </w:pPr>
      <w:r w:rsidRPr="000C4696">
        <w:rPr>
          <w:rFonts w:cs="Times New Roman"/>
        </w:rPr>
        <w:t>Assam và Arunachal Pradesh</w:t>
      </w:r>
    </w:p>
    <w:p w14:paraId="4A99AE2D" w14:textId="77777777" w:rsidR="00174B92" w:rsidRPr="000C4696" w:rsidRDefault="00174B92" w:rsidP="00A64E62">
      <w:pPr>
        <w:pStyle w:val="Nidungvnbn"/>
        <w:numPr>
          <w:ilvl w:val="0"/>
          <w:numId w:val="17"/>
        </w:numPr>
        <w:rPr>
          <w:rFonts w:cs="Times New Roman"/>
        </w:rPr>
      </w:pPr>
      <w:r w:rsidRPr="000C4696">
        <w:rPr>
          <w:rFonts w:cs="Times New Roman"/>
        </w:rPr>
        <w:t>Assam và Nagaland</w:t>
      </w:r>
    </w:p>
    <w:p w14:paraId="04BBD370" w14:textId="77777777" w:rsidR="00174B92" w:rsidRPr="000C4696" w:rsidRDefault="00174B92" w:rsidP="00A64E62">
      <w:pPr>
        <w:pStyle w:val="Nidungvnbn"/>
        <w:numPr>
          <w:ilvl w:val="0"/>
          <w:numId w:val="17"/>
        </w:numPr>
        <w:rPr>
          <w:rFonts w:cs="Times New Roman"/>
        </w:rPr>
      </w:pPr>
      <w:r w:rsidRPr="000C4696">
        <w:rPr>
          <w:rFonts w:cs="Times New Roman"/>
        </w:rPr>
        <w:t>Assam và Manipur</w:t>
      </w:r>
    </w:p>
    <w:p w14:paraId="34AB100F" w14:textId="77777777" w:rsidR="00174B92" w:rsidRPr="000C4696" w:rsidRDefault="00174B92" w:rsidP="00A64E62">
      <w:pPr>
        <w:pStyle w:val="Nidungvnbn"/>
        <w:numPr>
          <w:ilvl w:val="0"/>
          <w:numId w:val="17"/>
        </w:numPr>
        <w:rPr>
          <w:rFonts w:cs="Times New Roman"/>
        </w:rPr>
      </w:pPr>
      <w:r w:rsidRPr="000C4696">
        <w:rPr>
          <w:rFonts w:cs="Times New Roman"/>
        </w:rPr>
        <w:t>Assam và Mizoram</w:t>
      </w:r>
    </w:p>
    <w:p w14:paraId="2193D4E9" w14:textId="77777777" w:rsidR="00174B92" w:rsidRPr="000C4696" w:rsidRDefault="00174B92" w:rsidP="00A64E62">
      <w:pPr>
        <w:pStyle w:val="Nidungvnbn"/>
        <w:numPr>
          <w:ilvl w:val="0"/>
          <w:numId w:val="17"/>
        </w:numPr>
        <w:rPr>
          <w:rFonts w:cs="Times New Roman"/>
        </w:rPr>
      </w:pPr>
      <w:r w:rsidRPr="000C4696">
        <w:rPr>
          <w:rFonts w:cs="Times New Roman"/>
        </w:rPr>
        <w:t>Tripura và Mizoram</w:t>
      </w:r>
    </w:p>
    <w:p w14:paraId="3F5BB0BB" w14:textId="77777777" w:rsidR="00174B92" w:rsidRPr="000C4696" w:rsidRDefault="00174B92" w:rsidP="00A64E62">
      <w:pPr>
        <w:pStyle w:val="Nidungvnbn"/>
        <w:numPr>
          <w:ilvl w:val="0"/>
          <w:numId w:val="17"/>
        </w:numPr>
        <w:rPr>
          <w:rFonts w:cs="Times New Roman"/>
        </w:rPr>
      </w:pPr>
      <w:r w:rsidRPr="000C4696">
        <w:rPr>
          <w:rFonts w:cs="Times New Roman"/>
        </w:rPr>
        <w:t>Mizoram và Manipur</w:t>
      </w:r>
    </w:p>
    <w:p w14:paraId="5E36DBD6" w14:textId="3B97D7B7" w:rsidR="005B016B" w:rsidRPr="000C4696" w:rsidRDefault="00174B92" w:rsidP="00A64E62">
      <w:pPr>
        <w:pStyle w:val="Nidungvnbn"/>
        <w:numPr>
          <w:ilvl w:val="0"/>
          <w:numId w:val="17"/>
        </w:numPr>
        <w:rPr>
          <w:rFonts w:cs="Times New Roman"/>
        </w:rPr>
      </w:pPr>
      <w:r w:rsidRPr="000C4696">
        <w:rPr>
          <w:rFonts w:cs="Times New Roman"/>
        </w:rPr>
        <w:t>Manipur và Nagaland</w:t>
      </w:r>
    </w:p>
    <w:p w14:paraId="19B212C1" w14:textId="77777777" w:rsidR="004A4AEB" w:rsidRPr="000C4696" w:rsidRDefault="004A4AEB" w:rsidP="004A4AEB">
      <w:pPr>
        <w:pStyle w:val="Nidungvnbn"/>
        <w:ind w:left="1080" w:firstLine="0"/>
        <w:rPr>
          <w:rFonts w:cs="Times New Roman"/>
        </w:rPr>
      </w:pPr>
    </w:p>
    <w:p w14:paraId="42123967" w14:textId="26A91F60" w:rsidR="004A4AEB" w:rsidRPr="000C4696" w:rsidRDefault="004A4AEB" w:rsidP="004A4AEB">
      <w:pPr>
        <w:pStyle w:val="Nidungvnbn"/>
        <w:numPr>
          <w:ilvl w:val="0"/>
          <w:numId w:val="2"/>
        </w:numPr>
        <w:ind w:left="851" w:hanging="284"/>
      </w:pPr>
      <w:r w:rsidRPr="000C4696">
        <w:lastRenderedPageBreak/>
        <w:t xml:space="preserve">Ta sử dụng dữ liệu </w:t>
      </w:r>
      <w:r w:rsidR="00E41EEB" w:rsidRPr="000C4696">
        <w:t xml:space="preserve">36 đỉnh và 65 cạnh </w:t>
      </w:r>
      <w:r w:rsidR="00D83F47" w:rsidRPr="000C4696">
        <w:t>để</w:t>
      </w:r>
      <w:r w:rsidR="00E41EEB" w:rsidRPr="000C4696">
        <w:t xml:space="preserve"> đồ thị hoá</w:t>
      </w:r>
      <w:r w:rsidRPr="000C4696">
        <w:t>:</w:t>
      </w:r>
    </w:p>
    <w:p w14:paraId="5030F6EA" w14:textId="77777777" w:rsidR="004A4AEB" w:rsidRPr="000C4696" w:rsidRDefault="004A4AEB" w:rsidP="004A4AEB">
      <w:pPr>
        <w:jc w:val="center"/>
      </w:pPr>
      <w:r w:rsidRPr="000C4696">
        <w:rPr>
          <w:noProof/>
        </w:rPr>
        <w:drawing>
          <wp:inline distT="0" distB="0" distL="0" distR="0" wp14:anchorId="3E4C5F69" wp14:editId="40B915B5">
            <wp:extent cx="5562600" cy="3710940"/>
            <wp:effectExtent l="19050" t="19050" r="19050" b="22860"/>
            <wp:docPr id="20874998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562600" cy="3710940"/>
                    </a:xfrm>
                    <a:prstGeom prst="rect">
                      <a:avLst/>
                    </a:prstGeom>
                    <a:noFill/>
                    <a:ln>
                      <a:solidFill>
                        <a:schemeClr val="tx1"/>
                      </a:solidFill>
                    </a:ln>
                  </pic:spPr>
                </pic:pic>
              </a:graphicData>
            </a:graphic>
          </wp:inline>
        </w:drawing>
      </w:r>
    </w:p>
    <w:p w14:paraId="017D4854" w14:textId="7AE9029A" w:rsidR="004A4AEB" w:rsidRPr="000C4696" w:rsidRDefault="004A4AEB" w:rsidP="004A4AEB">
      <w:pPr>
        <w:pStyle w:val="Caption"/>
      </w:pPr>
      <w:r w:rsidRPr="000C4696">
        <w:t xml:space="preserve">Hình  </w:t>
      </w:r>
      <w:r w:rsidR="00FC08B4">
        <w:fldChar w:fldCharType="begin"/>
      </w:r>
      <w:r w:rsidR="00FC08B4">
        <w:instrText xml:space="preserve"> STYLEREF 1 \s </w:instrText>
      </w:r>
      <w:r w:rsidR="00FC08B4">
        <w:fldChar w:fldCharType="separate"/>
      </w:r>
      <w:r w:rsidR="002274DD">
        <w:rPr>
          <w:noProof/>
        </w:rPr>
        <w:t>7</w:t>
      </w:r>
      <w:r w:rsidR="00FC08B4">
        <w:fldChar w:fldCharType="end"/>
      </w:r>
      <w:r w:rsidR="00FC08B4">
        <w:t>.</w:t>
      </w:r>
      <w:r w:rsidR="00FC08B4">
        <w:fldChar w:fldCharType="begin"/>
      </w:r>
      <w:r w:rsidR="00FC08B4">
        <w:instrText xml:space="preserve"> SEQ Hình_ \* ARABIC \s 1 </w:instrText>
      </w:r>
      <w:r w:rsidR="00FC08B4">
        <w:fldChar w:fldCharType="separate"/>
      </w:r>
      <w:r w:rsidR="002274DD">
        <w:rPr>
          <w:noProof/>
        </w:rPr>
        <w:t>2</w:t>
      </w:r>
      <w:r w:rsidR="00FC08B4">
        <w:fldChar w:fldCharType="end"/>
      </w:r>
      <w:r w:rsidR="008A43B2" w:rsidRPr="00250A64">
        <w:rPr>
          <w:lang w:val="en-US"/>
        </w:rPr>
        <w:t xml:space="preserve"> </w:t>
      </w:r>
      <w:ins w:id="182" w:author="Microsoft Word" w:date="2024-06-04T16:36:00Z">
        <w:r w:rsidR="008A43B2">
          <w:rPr>
            <w:lang w:val="en-US"/>
          </w:rPr>
          <w:t>–</w:t>
        </w:r>
      </w:ins>
      <w:r w:rsidRPr="000C4696">
        <w:t xml:space="preserve"> Đồ thị hoá</w:t>
      </w:r>
    </w:p>
    <w:p w14:paraId="10B59C1C" w14:textId="30AABD67" w:rsidR="00783A23" w:rsidRPr="000C4696" w:rsidRDefault="00E41EEB" w:rsidP="00D5583D">
      <w:pPr>
        <w:pStyle w:val="Nidungvnbn"/>
        <w:numPr>
          <w:ilvl w:val="0"/>
          <w:numId w:val="2"/>
        </w:numPr>
        <w:ind w:left="851" w:hanging="284"/>
      </w:pPr>
      <w:r w:rsidRPr="000C4696">
        <w:t xml:space="preserve">Lưu ý: </w:t>
      </w:r>
      <w:r w:rsidR="00C10ABA" w:rsidRPr="000C4696">
        <w:t xml:space="preserve"> Màu </w:t>
      </w:r>
      <w:r w:rsidR="00D83F47" w:rsidRPr="000C4696">
        <w:t>được</w:t>
      </w:r>
      <w:r w:rsidR="00C10ABA" w:rsidRPr="000C4696">
        <w:t xml:space="preserve"> sử dụng </w:t>
      </w:r>
      <w:r w:rsidR="00D83F47" w:rsidRPr="000C4696">
        <w:t xml:space="preserve">để </w:t>
      </w:r>
      <w:r w:rsidR="00C10ABA" w:rsidRPr="000C4696">
        <w:t>tô các đỉnh tuân theo nguyên tắc:</w:t>
      </w:r>
    </w:p>
    <w:p w14:paraId="4B75D547" w14:textId="3DCA0357" w:rsidR="00C10ABA" w:rsidRPr="000C4696" w:rsidRDefault="00C10ABA" w:rsidP="00D5583D">
      <w:pPr>
        <w:pStyle w:val="Nidungvnbn"/>
        <w:numPr>
          <w:ilvl w:val="1"/>
          <w:numId w:val="2"/>
        </w:numPr>
      </w:pPr>
      <w:r w:rsidRPr="000C4696">
        <w:t>Màu cam nhạt: đỉnh bậc 1 và bậc 0</w:t>
      </w:r>
    </w:p>
    <w:p w14:paraId="7CE7F7B6" w14:textId="77777777" w:rsidR="00EB1654" w:rsidRPr="000C4696" w:rsidRDefault="00EB1654" w:rsidP="00D5583D">
      <w:pPr>
        <w:pStyle w:val="Nidungvnbn"/>
        <w:numPr>
          <w:ilvl w:val="1"/>
          <w:numId w:val="2"/>
        </w:numPr>
      </w:pPr>
      <w:r w:rsidRPr="000C4696">
        <w:t>Màu xanh biển: đỉnh bậc 2</w:t>
      </w:r>
    </w:p>
    <w:p w14:paraId="26E462F0" w14:textId="77777777" w:rsidR="00757FE6" w:rsidRPr="000C4696" w:rsidRDefault="00757FE6" w:rsidP="00D5583D">
      <w:pPr>
        <w:pStyle w:val="Nidungvnbn"/>
        <w:numPr>
          <w:ilvl w:val="1"/>
          <w:numId w:val="2"/>
        </w:numPr>
      </w:pPr>
      <w:r w:rsidRPr="000C4696">
        <w:t>Màu hồng: đỉnh bậc 3</w:t>
      </w:r>
    </w:p>
    <w:p w14:paraId="2F69EC24" w14:textId="2D444697" w:rsidR="000E1FC6" w:rsidRPr="000C4696" w:rsidRDefault="000E1FC6" w:rsidP="00D5583D">
      <w:pPr>
        <w:pStyle w:val="Nidungvnbn"/>
        <w:numPr>
          <w:ilvl w:val="1"/>
          <w:numId w:val="2"/>
        </w:numPr>
      </w:pPr>
      <w:r w:rsidRPr="000C4696">
        <w:t>Màu tím: đỉnh bậc 4</w:t>
      </w:r>
    </w:p>
    <w:p w14:paraId="57090835" w14:textId="648FE771" w:rsidR="00757FE6" w:rsidRPr="000C4696" w:rsidRDefault="00757FE6" w:rsidP="00D5583D">
      <w:pPr>
        <w:pStyle w:val="Nidungvnbn"/>
        <w:numPr>
          <w:ilvl w:val="1"/>
          <w:numId w:val="2"/>
        </w:numPr>
      </w:pPr>
      <w:r w:rsidRPr="000C4696">
        <w:t xml:space="preserve">Màu xanh lá: đỉnh bậc </w:t>
      </w:r>
      <w:r w:rsidR="000E1FC6" w:rsidRPr="000C4696">
        <w:t>5</w:t>
      </w:r>
    </w:p>
    <w:p w14:paraId="2FEB9CB7" w14:textId="180C3BA4" w:rsidR="00EB1654" w:rsidRPr="000C4696" w:rsidRDefault="000E1FC6" w:rsidP="00D5583D">
      <w:pPr>
        <w:pStyle w:val="Nidungvnbn"/>
        <w:numPr>
          <w:ilvl w:val="1"/>
          <w:numId w:val="2"/>
        </w:numPr>
      </w:pPr>
      <w:r w:rsidRPr="000C4696">
        <w:t>Màu xám: đỉnh bậc 6</w:t>
      </w:r>
    </w:p>
    <w:p w14:paraId="2F4741E2" w14:textId="4C559533" w:rsidR="00C10ABA" w:rsidRPr="000C4696" w:rsidRDefault="00C10ABA" w:rsidP="00D5583D">
      <w:pPr>
        <w:pStyle w:val="Nidungvnbn"/>
        <w:numPr>
          <w:ilvl w:val="1"/>
          <w:numId w:val="2"/>
        </w:numPr>
      </w:pPr>
      <w:r w:rsidRPr="000C4696">
        <w:t>Mà</w:t>
      </w:r>
      <w:r w:rsidR="00EB1654" w:rsidRPr="000C4696">
        <w:t xml:space="preserve">u </w:t>
      </w:r>
      <w:r w:rsidRPr="000C4696">
        <w:t>cam đậm</w:t>
      </w:r>
      <w:r w:rsidR="00EB1654" w:rsidRPr="000C4696">
        <w:t>: đỉnh bậc 7</w:t>
      </w:r>
    </w:p>
    <w:p w14:paraId="27950758" w14:textId="28180811" w:rsidR="00EB1654" w:rsidRPr="000C4696" w:rsidRDefault="00EB1654" w:rsidP="00D5583D">
      <w:pPr>
        <w:pStyle w:val="Nidungvnbn"/>
        <w:numPr>
          <w:ilvl w:val="1"/>
          <w:numId w:val="2"/>
        </w:numPr>
      </w:pPr>
      <w:r w:rsidRPr="000C4696">
        <w:t xml:space="preserve">Màu đỏ: đỉnh bậc </w:t>
      </w:r>
      <w:r w:rsidR="00D5583D" w:rsidRPr="000C4696">
        <w:t>9</w:t>
      </w:r>
    </w:p>
    <w:p w14:paraId="2EB3A8DD" w14:textId="2F569BE5" w:rsidR="00601ED0" w:rsidRPr="000C4696" w:rsidRDefault="00601ED0" w:rsidP="00601ED0">
      <w:pPr>
        <w:pStyle w:val="Heading2"/>
        <w:rPr>
          <w:noProof w:val="0"/>
        </w:rPr>
      </w:pPr>
      <w:bookmarkStart w:id="183" w:name="_Toc168478724"/>
      <w:r w:rsidRPr="000C4696">
        <w:rPr>
          <w:noProof w:val="0"/>
        </w:rPr>
        <w:t>Tô màu đồ thị:</w:t>
      </w:r>
      <w:bookmarkEnd w:id="183"/>
    </w:p>
    <w:p w14:paraId="2BCDFF34" w14:textId="133B450F" w:rsidR="001966EA" w:rsidRPr="000C4696" w:rsidRDefault="005D6236" w:rsidP="00D83F47">
      <w:pPr>
        <w:pStyle w:val="Nidungvnbn"/>
        <w:numPr>
          <w:ilvl w:val="0"/>
          <w:numId w:val="2"/>
        </w:numPr>
        <w:ind w:left="851" w:hanging="284"/>
      </w:pPr>
      <w:r w:rsidRPr="000C4696">
        <w:t xml:space="preserve">Với mã số sinh viên: 52200033 thì có 4 số cuối là 0033 % 4 = </w:t>
      </w:r>
      <w:r w:rsidR="006E10B2" w:rsidRPr="000C4696">
        <w:t>1. Nên bắt đầu tô màu từ tỉnh Orissa.</w:t>
      </w:r>
    </w:p>
    <w:p w14:paraId="0B5F114D" w14:textId="5AE14B78" w:rsidR="001966EA" w:rsidRPr="000C4696" w:rsidRDefault="001966EA" w:rsidP="001966EA">
      <w:pPr>
        <w:spacing w:before="0" w:after="200" w:line="276" w:lineRule="auto"/>
        <w:rPr>
          <w:sz w:val="26"/>
          <w:szCs w:val="26"/>
        </w:rPr>
      </w:pPr>
      <w:r w:rsidRPr="000C4696">
        <w:br w:type="page"/>
      </w:r>
    </w:p>
    <w:p w14:paraId="413B065E" w14:textId="13C6C3E4" w:rsidR="00434D25" w:rsidRPr="000C4696" w:rsidRDefault="00D83F47" w:rsidP="005606D4">
      <w:pPr>
        <w:pStyle w:val="Nidungvnbn"/>
        <w:numPr>
          <w:ilvl w:val="0"/>
          <w:numId w:val="2"/>
        </w:numPr>
        <w:ind w:left="851" w:hanging="284"/>
      </w:pPr>
      <w:r w:rsidRPr="000C4696">
        <w:lastRenderedPageBreak/>
        <w:t>Bảng</w:t>
      </w:r>
      <w:r w:rsidR="00434D25" w:rsidRPr="000C4696">
        <w:t xml:space="preserve"> màu em sẽ sử dụng:</w:t>
      </w:r>
    </w:p>
    <w:tbl>
      <w:tblPr>
        <w:tblStyle w:val="PlainTable1"/>
        <w:tblW w:w="0" w:type="auto"/>
        <w:jc w:val="center"/>
        <w:tblLook w:val="04A0" w:firstRow="1" w:lastRow="0" w:firstColumn="1" w:lastColumn="0" w:noHBand="0" w:noVBand="1"/>
      </w:tblPr>
      <w:tblGrid>
        <w:gridCol w:w="1437"/>
        <w:gridCol w:w="1349"/>
        <w:gridCol w:w="1303"/>
        <w:gridCol w:w="1356"/>
      </w:tblGrid>
      <w:tr w:rsidR="007E057F" w:rsidRPr="000C4696" w14:paraId="7737FB33" w14:textId="7D078969" w:rsidTr="007E05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92E9D71" w14:textId="10DCAAE2" w:rsidR="007E057F" w:rsidRPr="000C4696" w:rsidRDefault="007E057F" w:rsidP="001966EA">
            <w:pPr>
              <w:pStyle w:val="Nidungvnbn"/>
              <w:ind w:firstLine="0"/>
              <w:jc w:val="center"/>
            </w:pPr>
            <w:r w:rsidRPr="000C4696">
              <w:t>Mã màu</w:t>
            </w:r>
          </w:p>
        </w:tc>
        <w:tc>
          <w:tcPr>
            <w:tcW w:w="0" w:type="auto"/>
          </w:tcPr>
          <w:p w14:paraId="6C5AECB6" w14:textId="0BD7A4F9" w:rsidR="007E057F" w:rsidRPr="000C4696" w:rsidRDefault="007E057F" w:rsidP="001966EA">
            <w:pPr>
              <w:pStyle w:val="Nidungvnbn"/>
              <w:ind w:firstLine="0"/>
              <w:jc w:val="center"/>
              <w:cnfStyle w:val="100000000000" w:firstRow="1" w:lastRow="0" w:firstColumn="0" w:lastColumn="0" w:oddVBand="0" w:evenVBand="0" w:oddHBand="0" w:evenHBand="0" w:firstRowFirstColumn="0" w:firstRowLastColumn="0" w:lastRowFirstColumn="0" w:lastRowLastColumn="0"/>
            </w:pPr>
            <w:r w:rsidRPr="000C4696">
              <w:t>Màu</w:t>
            </w:r>
          </w:p>
        </w:tc>
        <w:tc>
          <w:tcPr>
            <w:tcW w:w="0" w:type="auto"/>
          </w:tcPr>
          <w:p w14:paraId="6E1FEEC5" w14:textId="5FC5F2C5" w:rsidR="007E057F" w:rsidRPr="000C4696" w:rsidRDefault="007E057F" w:rsidP="001966EA">
            <w:pPr>
              <w:pStyle w:val="Nidungvnbn"/>
              <w:ind w:firstLine="0"/>
              <w:jc w:val="center"/>
              <w:cnfStyle w:val="100000000000" w:firstRow="1" w:lastRow="0" w:firstColumn="0" w:lastColumn="0" w:oddVBand="0" w:evenVBand="0" w:oddHBand="0" w:evenHBand="0" w:firstRowFirstColumn="0" w:firstRowLastColumn="0" w:lastRowFirstColumn="0" w:lastRowLastColumn="0"/>
            </w:pPr>
            <w:r w:rsidRPr="000C4696">
              <w:t>Mã màu</w:t>
            </w:r>
          </w:p>
        </w:tc>
        <w:tc>
          <w:tcPr>
            <w:tcW w:w="0" w:type="auto"/>
          </w:tcPr>
          <w:p w14:paraId="252F76B6" w14:textId="672FAD39" w:rsidR="007E057F" w:rsidRPr="000C4696" w:rsidRDefault="007E057F" w:rsidP="001966EA">
            <w:pPr>
              <w:pStyle w:val="Nidungvnbn"/>
              <w:ind w:firstLine="0"/>
              <w:jc w:val="center"/>
              <w:cnfStyle w:val="100000000000" w:firstRow="1" w:lastRow="0" w:firstColumn="0" w:lastColumn="0" w:oddVBand="0" w:evenVBand="0" w:oddHBand="0" w:evenHBand="0" w:firstRowFirstColumn="0" w:firstRowLastColumn="0" w:lastRowFirstColumn="0" w:lastRowLastColumn="0"/>
            </w:pPr>
            <w:r w:rsidRPr="000C4696">
              <w:t>Màu</w:t>
            </w:r>
          </w:p>
        </w:tc>
      </w:tr>
      <w:tr w:rsidR="007E057F" w:rsidRPr="000C4696" w14:paraId="745C73CF" w14:textId="0F753771" w:rsidTr="007E05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9ACC1BF" w14:textId="19D99D60" w:rsidR="007E057F" w:rsidRPr="000C4696" w:rsidRDefault="007E057F" w:rsidP="007E057F">
            <w:pPr>
              <w:pStyle w:val="Nidungvnbn"/>
              <w:ind w:firstLine="0"/>
              <w:jc w:val="center"/>
            </w:pPr>
            <w:r w:rsidRPr="000C4696">
              <w:t>#F8CECC</w:t>
            </w:r>
          </w:p>
        </w:tc>
        <w:tc>
          <w:tcPr>
            <w:tcW w:w="0" w:type="auto"/>
          </w:tcPr>
          <w:p w14:paraId="33919DB8" w14:textId="217A5B67" w:rsidR="007E057F" w:rsidRPr="000C4696" w:rsidRDefault="007E057F" w:rsidP="007E057F">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0C4696">
              <w:rPr>
                <w:rFonts w:eastAsia="Times New Roman" w:cs="Times New Roman"/>
                <w:noProof/>
              </w:rPr>
              <w:drawing>
                <wp:inline distT="0" distB="0" distL="0" distR="0" wp14:anchorId="0072652E" wp14:editId="546D86D7">
                  <wp:extent cx="720000" cy="720000"/>
                  <wp:effectExtent l="0" t="0" r="0" b="0"/>
                  <wp:docPr id="12410823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0" w:type="auto"/>
          </w:tcPr>
          <w:p w14:paraId="3AC40534" w14:textId="2A6CD979" w:rsidR="007E057F" w:rsidRPr="000C4696" w:rsidRDefault="007E057F" w:rsidP="007E057F">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rPr>
            </w:pPr>
            <w:r w:rsidRPr="000C4696">
              <w:rPr>
                <w:b/>
                <w:bCs/>
              </w:rPr>
              <w:t># D5E8D4</w:t>
            </w:r>
          </w:p>
        </w:tc>
        <w:tc>
          <w:tcPr>
            <w:tcW w:w="0" w:type="auto"/>
          </w:tcPr>
          <w:p w14:paraId="1EDC912A" w14:textId="2CDFB4D9" w:rsidR="007E057F" w:rsidRPr="000C4696" w:rsidRDefault="007E057F" w:rsidP="007E057F">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0C4696">
              <w:rPr>
                <w:rFonts w:eastAsia="Times New Roman" w:cs="Times New Roman"/>
                <w:noProof/>
              </w:rPr>
              <w:drawing>
                <wp:inline distT="0" distB="0" distL="0" distR="0" wp14:anchorId="1D29C406" wp14:editId="6651CFD4">
                  <wp:extent cx="720000" cy="720000"/>
                  <wp:effectExtent l="0" t="0" r="4445" b="0"/>
                  <wp:docPr id="907367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E057F" w:rsidRPr="000C4696" w14:paraId="1FCAA8B7" w14:textId="55A315C8" w:rsidTr="007E057F">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11B595F" w14:textId="34A037F2" w:rsidR="007E057F" w:rsidRPr="000C4696" w:rsidRDefault="007E057F" w:rsidP="007E057F">
            <w:pPr>
              <w:pStyle w:val="Nidungvnbn"/>
              <w:ind w:firstLine="0"/>
              <w:jc w:val="center"/>
            </w:pPr>
            <w:r w:rsidRPr="000C4696">
              <w:t># DAE8FC</w:t>
            </w:r>
          </w:p>
        </w:tc>
        <w:tc>
          <w:tcPr>
            <w:tcW w:w="0" w:type="auto"/>
          </w:tcPr>
          <w:p w14:paraId="01406E0D" w14:textId="2D6320B8" w:rsidR="007E057F" w:rsidRPr="000C4696" w:rsidRDefault="007E057F" w:rsidP="007E057F">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0C4696">
              <w:rPr>
                <w:rFonts w:eastAsia="Times New Roman" w:cs="Times New Roman"/>
                <w:noProof/>
              </w:rPr>
              <w:drawing>
                <wp:inline distT="0" distB="0" distL="0" distR="0" wp14:anchorId="4D723DF7" wp14:editId="7276D8F1">
                  <wp:extent cx="720000" cy="720000"/>
                  <wp:effectExtent l="0" t="0" r="0" b="0"/>
                  <wp:docPr id="2370636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0" w:type="auto"/>
          </w:tcPr>
          <w:p w14:paraId="58136D3F" w14:textId="6B9ED3F3" w:rsidR="007E057F" w:rsidRPr="000C4696" w:rsidRDefault="007E057F" w:rsidP="007E057F">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rPr>
            </w:pPr>
            <w:r w:rsidRPr="000C4696">
              <w:rPr>
                <w:b/>
                <w:bCs/>
              </w:rPr>
              <w:t># FFF2CC</w:t>
            </w:r>
          </w:p>
        </w:tc>
        <w:tc>
          <w:tcPr>
            <w:tcW w:w="0" w:type="auto"/>
          </w:tcPr>
          <w:p w14:paraId="6C876B07" w14:textId="47360C9C" w:rsidR="007E057F" w:rsidRPr="000C4696" w:rsidRDefault="007E057F" w:rsidP="007E057F">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0C4696">
              <w:rPr>
                <w:rFonts w:eastAsia="Times New Roman" w:cs="Times New Roman"/>
                <w:noProof/>
              </w:rPr>
              <w:drawing>
                <wp:inline distT="0" distB="0" distL="0" distR="0" wp14:anchorId="7F8E95E8" wp14:editId="44A7BFD3">
                  <wp:extent cx="720000" cy="720000"/>
                  <wp:effectExtent l="0" t="0" r="0" b="0"/>
                  <wp:docPr id="11162637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bl>
    <w:p w14:paraId="64FCD0E9" w14:textId="677FEE9B" w:rsidR="00434D25" w:rsidRPr="000C4696" w:rsidRDefault="001966EA" w:rsidP="001966EA">
      <w:pPr>
        <w:pStyle w:val="Caption"/>
      </w:pPr>
      <w:bookmarkStart w:id="184" w:name="_Toc168478815"/>
      <w:r w:rsidRPr="000C4696">
        <w:t xml:space="preserve">Bảng </w:t>
      </w:r>
      <w:r w:rsidR="005606D4" w:rsidRPr="000C4696">
        <w:fldChar w:fldCharType="begin"/>
      </w:r>
      <w:r w:rsidR="005606D4" w:rsidRPr="000C4696">
        <w:instrText xml:space="preserve"> STYLEREF 1 \s </w:instrText>
      </w:r>
      <w:r w:rsidR="005606D4" w:rsidRPr="000C4696">
        <w:fldChar w:fldCharType="separate"/>
      </w:r>
      <w:r w:rsidR="005606D4" w:rsidRPr="000C4696">
        <w:t>7</w:t>
      </w:r>
      <w:r w:rsidR="005606D4" w:rsidRPr="000C4696">
        <w:fldChar w:fldCharType="end"/>
      </w:r>
      <w:r w:rsidR="005606D4" w:rsidRPr="000C4696">
        <w:t>.</w:t>
      </w:r>
      <w:r w:rsidR="005606D4" w:rsidRPr="000C4696">
        <w:fldChar w:fldCharType="begin"/>
      </w:r>
      <w:r w:rsidR="005606D4" w:rsidRPr="000C4696">
        <w:instrText xml:space="preserve"> SEQ Bảng \* ARABIC \s 1 </w:instrText>
      </w:r>
      <w:r w:rsidR="005606D4" w:rsidRPr="000C4696">
        <w:fldChar w:fldCharType="separate"/>
      </w:r>
      <w:r w:rsidR="005606D4" w:rsidRPr="000C4696">
        <w:t>2</w:t>
      </w:r>
      <w:r w:rsidR="005606D4" w:rsidRPr="000C4696">
        <w:fldChar w:fldCharType="end"/>
      </w:r>
      <w:r w:rsidR="008A43B2" w:rsidRPr="00250A64">
        <w:rPr>
          <w:lang w:val="en-US"/>
        </w:rPr>
        <w:t xml:space="preserve"> </w:t>
      </w:r>
      <w:ins w:id="185" w:author="Microsoft Word" w:date="2024-06-04T16:36:00Z">
        <w:r w:rsidR="008A43B2">
          <w:rPr>
            <w:lang w:val="en-US"/>
          </w:rPr>
          <w:t>–</w:t>
        </w:r>
      </w:ins>
      <w:r w:rsidRPr="000C4696">
        <w:t xml:space="preserve"> Danh sách bảng màu</w:t>
      </w:r>
      <w:bookmarkEnd w:id="184"/>
    </w:p>
    <w:p w14:paraId="4956E8ED" w14:textId="24D0358B" w:rsidR="005606D4" w:rsidRPr="000C4696" w:rsidRDefault="005606D4" w:rsidP="005606D4">
      <w:pPr>
        <w:pStyle w:val="Nidungvnbn"/>
        <w:numPr>
          <w:ilvl w:val="0"/>
          <w:numId w:val="2"/>
        </w:numPr>
        <w:ind w:left="851" w:hanging="284"/>
      </w:pPr>
      <w:r w:rsidRPr="000C4696">
        <w:t>Sau đây là các bước tô màu đồ thị:</w:t>
      </w:r>
    </w:p>
    <w:tbl>
      <w:tblPr>
        <w:tblStyle w:val="GridTable1Light-Accent4"/>
        <w:tblW w:w="9209" w:type="dxa"/>
        <w:tblLook w:val="04A0" w:firstRow="1" w:lastRow="0" w:firstColumn="1" w:lastColumn="0" w:noHBand="0" w:noVBand="1"/>
      </w:tblPr>
      <w:tblGrid>
        <w:gridCol w:w="805"/>
        <w:gridCol w:w="1646"/>
        <w:gridCol w:w="1797"/>
        <w:gridCol w:w="4961"/>
      </w:tblGrid>
      <w:tr w:rsidR="00D622D2" w:rsidRPr="000C4696" w14:paraId="3766722B" w14:textId="77777777" w:rsidTr="00560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14:paraId="35492FA3" w14:textId="5EC0106B" w:rsidR="00880687" w:rsidRPr="000C4696" w:rsidRDefault="00880687" w:rsidP="00D622D2">
            <w:pPr>
              <w:pStyle w:val="Nidungvnbn"/>
              <w:ind w:firstLine="0"/>
              <w:jc w:val="center"/>
            </w:pPr>
            <w:r w:rsidRPr="000C4696">
              <w:t>Bước</w:t>
            </w:r>
          </w:p>
        </w:tc>
        <w:tc>
          <w:tcPr>
            <w:tcW w:w="1646" w:type="dxa"/>
            <w:vAlign w:val="center"/>
          </w:tcPr>
          <w:p w14:paraId="6E8365CF" w14:textId="0463EAB7" w:rsidR="00880687" w:rsidRPr="000C4696" w:rsidRDefault="00880687" w:rsidP="00D622D2">
            <w:pPr>
              <w:pStyle w:val="Nidungvnbn"/>
              <w:ind w:firstLine="0"/>
              <w:jc w:val="center"/>
              <w:cnfStyle w:val="100000000000" w:firstRow="1" w:lastRow="0" w:firstColumn="0" w:lastColumn="0" w:oddVBand="0" w:evenVBand="0" w:oddHBand="0" w:evenHBand="0" w:firstRowFirstColumn="0" w:firstRowLastColumn="0" w:lastRowFirstColumn="0" w:lastRowLastColumn="0"/>
            </w:pPr>
            <w:r w:rsidRPr="000C4696">
              <w:t>Tỉnh tô màu</w:t>
            </w:r>
          </w:p>
        </w:tc>
        <w:tc>
          <w:tcPr>
            <w:tcW w:w="1797" w:type="dxa"/>
            <w:vAlign w:val="center"/>
          </w:tcPr>
          <w:p w14:paraId="41E5A385" w14:textId="0A9EBED4" w:rsidR="00880687" w:rsidRPr="000C4696" w:rsidRDefault="00880687" w:rsidP="00D622D2">
            <w:pPr>
              <w:pStyle w:val="Nidungvnbn"/>
              <w:ind w:firstLine="0"/>
              <w:jc w:val="center"/>
              <w:cnfStyle w:val="100000000000" w:firstRow="1" w:lastRow="0" w:firstColumn="0" w:lastColumn="0" w:oddVBand="0" w:evenVBand="0" w:oddHBand="0" w:evenHBand="0" w:firstRowFirstColumn="0" w:firstRowLastColumn="0" w:lastRowFirstColumn="0" w:lastRowLastColumn="0"/>
            </w:pPr>
            <w:r w:rsidRPr="000C4696">
              <w:t>Màu sử dụng</w:t>
            </w:r>
          </w:p>
        </w:tc>
        <w:tc>
          <w:tcPr>
            <w:tcW w:w="4961" w:type="dxa"/>
            <w:vAlign w:val="center"/>
          </w:tcPr>
          <w:p w14:paraId="21BEFFC2" w14:textId="34506C0B" w:rsidR="00880687" w:rsidRPr="000C4696" w:rsidRDefault="00880687" w:rsidP="00D622D2">
            <w:pPr>
              <w:pStyle w:val="Nidungvnbn"/>
              <w:ind w:firstLine="0"/>
              <w:jc w:val="center"/>
              <w:cnfStyle w:val="100000000000" w:firstRow="1" w:lastRow="0" w:firstColumn="0" w:lastColumn="0" w:oddVBand="0" w:evenVBand="0" w:oddHBand="0" w:evenHBand="0" w:firstRowFirstColumn="0" w:firstRowLastColumn="0" w:lastRowFirstColumn="0" w:lastRowLastColumn="0"/>
            </w:pPr>
            <w:r w:rsidRPr="000C4696">
              <w:t>Ghi chú</w:t>
            </w:r>
          </w:p>
        </w:tc>
      </w:tr>
      <w:tr w:rsidR="00D622D2" w:rsidRPr="000C4696" w14:paraId="521F24D5" w14:textId="77777777" w:rsidTr="005606D4">
        <w:trPr>
          <w:trHeight w:val="707"/>
        </w:trPr>
        <w:tc>
          <w:tcPr>
            <w:cnfStyle w:val="001000000000" w:firstRow="0" w:lastRow="0" w:firstColumn="1" w:lastColumn="0" w:oddVBand="0" w:evenVBand="0" w:oddHBand="0" w:evenHBand="0" w:firstRowFirstColumn="0" w:firstRowLastColumn="0" w:lastRowFirstColumn="0" w:lastRowLastColumn="0"/>
            <w:tcW w:w="805" w:type="dxa"/>
            <w:vAlign w:val="center"/>
          </w:tcPr>
          <w:p w14:paraId="7036BA67" w14:textId="77777777" w:rsidR="00880687" w:rsidRPr="000C4696" w:rsidRDefault="00880687" w:rsidP="00A64E62">
            <w:pPr>
              <w:pStyle w:val="Nidungvnbn"/>
              <w:numPr>
                <w:ilvl w:val="0"/>
                <w:numId w:val="18"/>
              </w:numPr>
              <w:jc w:val="center"/>
            </w:pPr>
          </w:p>
        </w:tc>
        <w:tc>
          <w:tcPr>
            <w:tcW w:w="1646" w:type="dxa"/>
            <w:vAlign w:val="center"/>
          </w:tcPr>
          <w:p w14:paraId="73F2714E" w14:textId="26292857" w:rsidR="00880687" w:rsidRPr="000C4696" w:rsidRDefault="00880687"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Orissa</w:t>
            </w:r>
          </w:p>
        </w:tc>
        <w:tc>
          <w:tcPr>
            <w:tcW w:w="1797" w:type="dxa"/>
            <w:vAlign w:val="center"/>
          </w:tcPr>
          <w:p w14:paraId="36F1A45D" w14:textId="596AE0F3" w:rsidR="00880687" w:rsidRPr="000C4696" w:rsidRDefault="00880687"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rFonts w:eastAsia="Times New Roman" w:cs="Times New Roman"/>
                <w:noProof/>
              </w:rPr>
              <w:drawing>
                <wp:inline distT="0" distB="0" distL="0" distR="0" wp14:anchorId="7444B366" wp14:editId="654AEFA8">
                  <wp:extent cx="389255" cy="389255"/>
                  <wp:effectExtent l="0" t="0" r="0" b="0"/>
                  <wp:docPr id="18159123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94293" cy="394293"/>
                          </a:xfrm>
                          <a:prstGeom prst="rect">
                            <a:avLst/>
                          </a:prstGeom>
                          <a:noFill/>
                          <a:ln>
                            <a:noFill/>
                          </a:ln>
                        </pic:spPr>
                      </pic:pic>
                    </a:graphicData>
                  </a:graphic>
                </wp:inline>
              </w:drawing>
            </w:r>
          </w:p>
        </w:tc>
        <w:tc>
          <w:tcPr>
            <w:tcW w:w="4961" w:type="dxa"/>
            <w:vAlign w:val="center"/>
          </w:tcPr>
          <w:p w14:paraId="6F3B5455" w14:textId="52BA3735" w:rsidR="00880687" w:rsidRPr="000C4696" w:rsidRDefault="00063D0E"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Tô</w:t>
            </w:r>
            <w:r w:rsidR="00880687" w:rsidRPr="000C4696">
              <w:t xml:space="preserve"> Orissa màu hồng</w:t>
            </w:r>
          </w:p>
        </w:tc>
      </w:tr>
      <w:tr w:rsidR="00D622D2" w:rsidRPr="000C4696" w14:paraId="5F3148A3" w14:textId="77777777" w:rsidTr="005606D4">
        <w:trPr>
          <w:trHeight w:val="652"/>
        </w:trPr>
        <w:tc>
          <w:tcPr>
            <w:cnfStyle w:val="001000000000" w:firstRow="0" w:lastRow="0" w:firstColumn="1" w:lastColumn="0" w:oddVBand="0" w:evenVBand="0" w:oddHBand="0" w:evenHBand="0" w:firstRowFirstColumn="0" w:firstRowLastColumn="0" w:lastRowFirstColumn="0" w:lastRowLastColumn="0"/>
            <w:tcW w:w="805" w:type="dxa"/>
            <w:vAlign w:val="center"/>
          </w:tcPr>
          <w:p w14:paraId="0FD4E536" w14:textId="77777777" w:rsidR="00880687" w:rsidRPr="000C4696" w:rsidRDefault="00880687" w:rsidP="00A64E62">
            <w:pPr>
              <w:pStyle w:val="Nidungvnbn"/>
              <w:numPr>
                <w:ilvl w:val="0"/>
                <w:numId w:val="18"/>
              </w:numPr>
              <w:jc w:val="center"/>
            </w:pPr>
          </w:p>
        </w:tc>
        <w:tc>
          <w:tcPr>
            <w:tcW w:w="1646" w:type="dxa"/>
            <w:vAlign w:val="center"/>
          </w:tcPr>
          <w:p w14:paraId="7D1BA058" w14:textId="1B84C8A2" w:rsidR="00880687" w:rsidRPr="000C4696" w:rsidRDefault="00880687"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West Bengal</w:t>
            </w:r>
          </w:p>
        </w:tc>
        <w:tc>
          <w:tcPr>
            <w:tcW w:w="1797" w:type="dxa"/>
            <w:vAlign w:val="center"/>
          </w:tcPr>
          <w:p w14:paraId="27E35A37" w14:textId="6119C335" w:rsidR="00880687" w:rsidRPr="000C4696" w:rsidRDefault="00880687"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rFonts w:eastAsia="Times New Roman" w:cs="Times New Roman"/>
                <w:noProof/>
              </w:rPr>
              <w:drawing>
                <wp:inline distT="0" distB="0" distL="0" distR="0" wp14:anchorId="3462A757" wp14:editId="1667CB10">
                  <wp:extent cx="388800" cy="388800"/>
                  <wp:effectExtent l="0" t="0" r="0" b="0"/>
                  <wp:docPr id="16433827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88800" cy="388800"/>
                          </a:xfrm>
                          <a:prstGeom prst="rect">
                            <a:avLst/>
                          </a:prstGeom>
                          <a:noFill/>
                          <a:ln>
                            <a:noFill/>
                          </a:ln>
                        </pic:spPr>
                      </pic:pic>
                    </a:graphicData>
                  </a:graphic>
                </wp:inline>
              </w:drawing>
            </w:r>
          </w:p>
        </w:tc>
        <w:tc>
          <w:tcPr>
            <w:tcW w:w="4961" w:type="dxa"/>
            <w:vAlign w:val="center"/>
          </w:tcPr>
          <w:p w14:paraId="5808A866" w14:textId="5123941D" w:rsidR="00880687" w:rsidRPr="000C4696" w:rsidRDefault="004443BC"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West Bengal</w:t>
            </w:r>
            <w:r w:rsidR="00063D0E" w:rsidRPr="000C4696">
              <w:t xml:space="preserve"> liền kề với</w:t>
            </w:r>
            <w:r w:rsidR="00712496" w:rsidRPr="000C4696">
              <w:t>:</w:t>
            </w:r>
            <w:r w:rsidR="00D622D2" w:rsidRPr="000C4696">
              <w:t xml:space="preserve"> </w:t>
            </w:r>
            <w:r w:rsidR="00063D0E" w:rsidRPr="000C4696">
              <w:t>Orissa</w:t>
            </w:r>
            <w:r w:rsidR="00B65AD9" w:rsidRPr="000C4696">
              <w:t xml:space="preserve"> </w:t>
            </w:r>
            <w:r w:rsidR="00063D0E" w:rsidRPr="000C4696">
              <w:t>(hồng)</w:t>
            </w:r>
          </w:p>
        </w:tc>
      </w:tr>
      <w:tr w:rsidR="00D622D2" w:rsidRPr="000C4696" w14:paraId="76B68F32"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00BC9186" w14:textId="77777777" w:rsidR="00880687" w:rsidRPr="000C4696" w:rsidRDefault="00880687" w:rsidP="00A64E62">
            <w:pPr>
              <w:pStyle w:val="Nidungvnbn"/>
              <w:numPr>
                <w:ilvl w:val="0"/>
                <w:numId w:val="18"/>
              </w:numPr>
              <w:jc w:val="center"/>
            </w:pPr>
          </w:p>
        </w:tc>
        <w:tc>
          <w:tcPr>
            <w:tcW w:w="1646" w:type="dxa"/>
            <w:vAlign w:val="center"/>
          </w:tcPr>
          <w:p w14:paraId="4FBD5A92" w14:textId="4CD3038A" w:rsidR="00880687" w:rsidRPr="000C4696" w:rsidRDefault="00880687"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Jharkhand</w:t>
            </w:r>
          </w:p>
        </w:tc>
        <w:tc>
          <w:tcPr>
            <w:tcW w:w="1797" w:type="dxa"/>
            <w:vAlign w:val="center"/>
          </w:tcPr>
          <w:p w14:paraId="2E487F9D" w14:textId="7100EB5D" w:rsidR="00880687" w:rsidRPr="000C4696" w:rsidRDefault="00880687"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rFonts w:eastAsia="Times New Roman" w:cs="Times New Roman"/>
                <w:noProof/>
              </w:rPr>
              <w:drawing>
                <wp:inline distT="0" distB="0" distL="0" distR="0" wp14:anchorId="4B5250C9" wp14:editId="3009F452">
                  <wp:extent cx="389467" cy="389467"/>
                  <wp:effectExtent l="0" t="0" r="0" b="0"/>
                  <wp:docPr id="20688912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94344" cy="394344"/>
                          </a:xfrm>
                          <a:prstGeom prst="rect">
                            <a:avLst/>
                          </a:prstGeom>
                          <a:noFill/>
                          <a:ln>
                            <a:noFill/>
                          </a:ln>
                        </pic:spPr>
                      </pic:pic>
                    </a:graphicData>
                  </a:graphic>
                </wp:inline>
              </w:drawing>
            </w:r>
          </w:p>
        </w:tc>
        <w:tc>
          <w:tcPr>
            <w:tcW w:w="4961" w:type="dxa"/>
            <w:vAlign w:val="center"/>
          </w:tcPr>
          <w:p w14:paraId="65AC2E13" w14:textId="77777777" w:rsidR="00712496" w:rsidRPr="000C4696" w:rsidRDefault="006045B9"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Jharhand liền kề với</w:t>
            </w:r>
            <w:r w:rsidR="00712496" w:rsidRPr="000C4696">
              <w:t>:</w:t>
            </w:r>
          </w:p>
          <w:p w14:paraId="4BD71C6D" w14:textId="77777777" w:rsidR="00712496" w:rsidRPr="000C4696" w:rsidRDefault="006045B9" w:rsidP="00A64E62">
            <w:pPr>
              <w:pStyle w:val="Nidungvnbn"/>
              <w:numPr>
                <w:ilvl w:val="0"/>
                <w:numId w:val="21"/>
              </w:numPr>
              <w:jc w:val="left"/>
              <w:cnfStyle w:val="000000000000" w:firstRow="0" w:lastRow="0" w:firstColumn="0" w:lastColumn="0" w:oddVBand="0" w:evenVBand="0" w:oddHBand="0" w:evenHBand="0" w:firstRowFirstColumn="0" w:firstRowLastColumn="0" w:lastRowFirstColumn="0" w:lastRowLastColumn="0"/>
            </w:pPr>
            <w:r w:rsidRPr="000C4696">
              <w:t>Orissa</w:t>
            </w:r>
            <w:r w:rsidR="0074144B" w:rsidRPr="000C4696">
              <w:t>(hồng)</w:t>
            </w:r>
          </w:p>
          <w:p w14:paraId="2E546514" w14:textId="273C3557" w:rsidR="00880687" w:rsidRPr="000C4696" w:rsidRDefault="006045B9" w:rsidP="00A64E62">
            <w:pPr>
              <w:pStyle w:val="Nidungvnbn"/>
              <w:numPr>
                <w:ilvl w:val="0"/>
                <w:numId w:val="21"/>
              </w:numPr>
              <w:jc w:val="left"/>
              <w:cnfStyle w:val="000000000000" w:firstRow="0" w:lastRow="0" w:firstColumn="0" w:lastColumn="0" w:oddVBand="0" w:evenVBand="0" w:oddHBand="0" w:evenHBand="0" w:firstRowFirstColumn="0" w:firstRowLastColumn="0" w:lastRowFirstColumn="0" w:lastRowLastColumn="0"/>
            </w:pPr>
            <w:r w:rsidRPr="000C4696">
              <w:t xml:space="preserve">West Bengal </w:t>
            </w:r>
            <w:r w:rsidR="0074144B" w:rsidRPr="000C4696">
              <w:t>(xanh biển)</w:t>
            </w:r>
          </w:p>
        </w:tc>
      </w:tr>
      <w:tr w:rsidR="00D622D2" w:rsidRPr="000C4696" w14:paraId="16A82E20"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54A076AF" w14:textId="77777777" w:rsidR="00880687" w:rsidRPr="000C4696" w:rsidRDefault="00880687" w:rsidP="00A64E62">
            <w:pPr>
              <w:pStyle w:val="Nidungvnbn"/>
              <w:numPr>
                <w:ilvl w:val="0"/>
                <w:numId w:val="18"/>
              </w:numPr>
              <w:jc w:val="center"/>
            </w:pPr>
          </w:p>
        </w:tc>
        <w:tc>
          <w:tcPr>
            <w:tcW w:w="1646" w:type="dxa"/>
            <w:vAlign w:val="center"/>
          </w:tcPr>
          <w:p w14:paraId="3C2F13A8" w14:textId="7D1FAF2F" w:rsidR="00880687" w:rsidRPr="000C4696" w:rsidRDefault="003A7301"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Chhattisgarh</w:t>
            </w:r>
          </w:p>
        </w:tc>
        <w:tc>
          <w:tcPr>
            <w:tcW w:w="1797" w:type="dxa"/>
            <w:vAlign w:val="center"/>
          </w:tcPr>
          <w:p w14:paraId="7511F49C" w14:textId="023F3ABC" w:rsidR="00880687"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rFonts w:eastAsia="Times New Roman" w:cs="Times New Roman"/>
                <w:noProof/>
              </w:rPr>
              <w:drawing>
                <wp:inline distT="0" distB="0" distL="0" distR="0" wp14:anchorId="4EBCFC1D" wp14:editId="4320B8C2">
                  <wp:extent cx="388800" cy="388800"/>
                  <wp:effectExtent l="0" t="0" r="0" b="0"/>
                  <wp:docPr id="2966486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88800" cy="388800"/>
                          </a:xfrm>
                          <a:prstGeom prst="rect">
                            <a:avLst/>
                          </a:prstGeom>
                          <a:noFill/>
                          <a:ln>
                            <a:noFill/>
                          </a:ln>
                        </pic:spPr>
                      </pic:pic>
                    </a:graphicData>
                  </a:graphic>
                </wp:inline>
              </w:drawing>
            </w:r>
          </w:p>
        </w:tc>
        <w:tc>
          <w:tcPr>
            <w:tcW w:w="4961" w:type="dxa"/>
            <w:vAlign w:val="center"/>
          </w:tcPr>
          <w:p w14:paraId="14C292FC" w14:textId="77777777" w:rsidR="00712496" w:rsidRPr="000C4696" w:rsidRDefault="003A7301"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Chhattisgarh liền kề với</w:t>
            </w:r>
            <w:r w:rsidR="00712496" w:rsidRPr="000C4696">
              <w:t>:</w:t>
            </w:r>
          </w:p>
          <w:p w14:paraId="4006B552" w14:textId="77777777" w:rsidR="00712496" w:rsidRPr="000C4696" w:rsidRDefault="003A7301" w:rsidP="00A64E62">
            <w:pPr>
              <w:pStyle w:val="Nidungvnbn"/>
              <w:numPr>
                <w:ilvl w:val="0"/>
                <w:numId w:val="22"/>
              </w:numPr>
              <w:jc w:val="left"/>
              <w:cnfStyle w:val="000000000000" w:firstRow="0" w:lastRow="0" w:firstColumn="0" w:lastColumn="0" w:oddVBand="0" w:evenVBand="0" w:oddHBand="0" w:evenHBand="0" w:firstRowFirstColumn="0" w:firstRowLastColumn="0" w:lastRowFirstColumn="0" w:lastRowLastColumn="0"/>
            </w:pPr>
            <w:r w:rsidRPr="000C4696">
              <w:t>Orissa</w:t>
            </w:r>
            <w:r w:rsidR="00031625" w:rsidRPr="000C4696">
              <w:t xml:space="preserve"> (hồng)</w:t>
            </w:r>
          </w:p>
          <w:p w14:paraId="4CE20A0B" w14:textId="15D5A424" w:rsidR="00880687" w:rsidRPr="000C4696" w:rsidRDefault="003A7301" w:rsidP="00A64E62">
            <w:pPr>
              <w:pStyle w:val="Nidungvnbn"/>
              <w:numPr>
                <w:ilvl w:val="0"/>
                <w:numId w:val="22"/>
              </w:numPr>
              <w:jc w:val="left"/>
              <w:cnfStyle w:val="000000000000" w:firstRow="0" w:lastRow="0" w:firstColumn="0" w:lastColumn="0" w:oddVBand="0" w:evenVBand="0" w:oddHBand="0" w:evenHBand="0" w:firstRowFirstColumn="0" w:firstRowLastColumn="0" w:lastRowFirstColumn="0" w:lastRowLastColumn="0"/>
            </w:pPr>
            <w:r w:rsidRPr="000C4696">
              <w:t xml:space="preserve">JharkHand </w:t>
            </w:r>
            <w:r w:rsidR="00031625" w:rsidRPr="000C4696">
              <w:t>(xanh lá)</w:t>
            </w:r>
          </w:p>
        </w:tc>
      </w:tr>
      <w:tr w:rsidR="00D622D2" w:rsidRPr="000C4696" w14:paraId="73354F79"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4CFE4B34" w14:textId="77777777" w:rsidR="00880687" w:rsidRPr="000C4696" w:rsidRDefault="00880687" w:rsidP="00A64E62">
            <w:pPr>
              <w:pStyle w:val="Nidungvnbn"/>
              <w:numPr>
                <w:ilvl w:val="0"/>
                <w:numId w:val="18"/>
              </w:numPr>
              <w:jc w:val="center"/>
            </w:pPr>
          </w:p>
        </w:tc>
        <w:tc>
          <w:tcPr>
            <w:tcW w:w="1646" w:type="dxa"/>
            <w:vAlign w:val="center"/>
          </w:tcPr>
          <w:p w14:paraId="2A2A7609" w14:textId="388954F6" w:rsidR="00880687" w:rsidRPr="000C4696" w:rsidRDefault="000E5CB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Telangana</w:t>
            </w:r>
          </w:p>
        </w:tc>
        <w:tc>
          <w:tcPr>
            <w:tcW w:w="1797" w:type="dxa"/>
            <w:vAlign w:val="center"/>
          </w:tcPr>
          <w:p w14:paraId="39FF00ED" w14:textId="6E568823" w:rsidR="00880687" w:rsidRPr="000C4696" w:rsidRDefault="00413F64"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rFonts w:eastAsia="Times New Roman" w:cs="Times New Roman"/>
                <w:noProof/>
              </w:rPr>
              <w:drawing>
                <wp:inline distT="0" distB="0" distL="0" distR="0" wp14:anchorId="08B199BC" wp14:editId="20636DE2">
                  <wp:extent cx="389467" cy="389467"/>
                  <wp:effectExtent l="0" t="0" r="0" b="0"/>
                  <wp:docPr id="8870737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94344" cy="394344"/>
                          </a:xfrm>
                          <a:prstGeom prst="rect">
                            <a:avLst/>
                          </a:prstGeom>
                          <a:noFill/>
                          <a:ln>
                            <a:noFill/>
                          </a:ln>
                        </pic:spPr>
                      </pic:pic>
                    </a:graphicData>
                  </a:graphic>
                </wp:inline>
              </w:drawing>
            </w:r>
          </w:p>
        </w:tc>
        <w:tc>
          <w:tcPr>
            <w:tcW w:w="4961" w:type="dxa"/>
            <w:vAlign w:val="center"/>
          </w:tcPr>
          <w:p w14:paraId="7447A9A9" w14:textId="77777777" w:rsidR="00712496" w:rsidRPr="000C4696" w:rsidRDefault="000E5CBE"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Telangana liền kề với</w:t>
            </w:r>
            <w:r w:rsidR="00712496" w:rsidRPr="000C4696">
              <w:t>:</w:t>
            </w:r>
          </w:p>
          <w:p w14:paraId="2CBC8652" w14:textId="77777777" w:rsidR="00712496" w:rsidRPr="000C4696" w:rsidRDefault="000E5CBE" w:rsidP="00A64E62">
            <w:pPr>
              <w:pStyle w:val="Nidungvnbn"/>
              <w:numPr>
                <w:ilvl w:val="0"/>
                <w:numId w:val="23"/>
              </w:numPr>
              <w:jc w:val="left"/>
              <w:cnfStyle w:val="000000000000" w:firstRow="0" w:lastRow="0" w:firstColumn="0" w:lastColumn="0" w:oddVBand="0" w:evenVBand="0" w:oddHBand="0" w:evenHBand="0" w:firstRowFirstColumn="0" w:firstRowLastColumn="0" w:lastRowFirstColumn="0" w:lastRowLastColumn="0"/>
            </w:pPr>
            <w:r w:rsidRPr="000C4696">
              <w:t xml:space="preserve">Orissa </w:t>
            </w:r>
            <w:r w:rsidR="003551EF" w:rsidRPr="000C4696">
              <w:t>(hồng)</w:t>
            </w:r>
          </w:p>
          <w:p w14:paraId="06D34CC8" w14:textId="01BF8E23" w:rsidR="00880687" w:rsidRPr="000C4696" w:rsidRDefault="000E5CBE" w:rsidP="00A64E62">
            <w:pPr>
              <w:pStyle w:val="Nidungvnbn"/>
              <w:numPr>
                <w:ilvl w:val="0"/>
                <w:numId w:val="23"/>
              </w:numPr>
              <w:jc w:val="left"/>
              <w:cnfStyle w:val="000000000000" w:firstRow="0" w:lastRow="0" w:firstColumn="0" w:lastColumn="0" w:oddVBand="0" w:evenVBand="0" w:oddHBand="0" w:evenHBand="0" w:firstRowFirstColumn="0" w:firstRowLastColumn="0" w:lastRowFirstColumn="0" w:lastRowLastColumn="0"/>
            </w:pPr>
            <w:r w:rsidRPr="000C4696">
              <w:t>Chhattisgarh</w:t>
            </w:r>
            <w:r w:rsidR="003551EF" w:rsidRPr="000C4696">
              <w:t xml:space="preserve"> (xanh</w:t>
            </w:r>
            <w:r w:rsidR="00413F64" w:rsidRPr="000C4696">
              <w:t xml:space="preserve"> biển</w:t>
            </w:r>
            <w:r w:rsidR="003551EF" w:rsidRPr="000C4696">
              <w:t>)</w:t>
            </w:r>
          </w:p>
        </w:tc>
      </w:tr>
      <w:tr w:rsidR="00D622D2" w:rsidRPr="000C4696" w14:paraId="663E42B3"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5F36C559" w14:textId="77777777" w:rsidR="00880687" w:rsidRPr="000C4696" w:rsidRDefault="00880687" w:rsidP="00A64E62">
            <w:pPr>
              <w:pStyle w:val="Nidungvnbn"/>
              <w:numPr>
                <w:ilvl w:val="0"/>
                <w:numId w:val="18"/>
              </w:numPr>
              <w:jc w:val="center"/>
            </w:pPr>
          </w:p>
        </w:tc>
        <w:tc>
          <w:tcPr>
            <w:tcW w:w="1646" w:type="dxa"/>
            <w:vAlign w:val="center"/>
          </w:tcPr>
          <w:p w14:paraId="05CEE824" w14:textId="658EB0C9" w:rsidR="00880687" w:rsidRPr="000C4696" w:rsidRDefault="00BF5E9F"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Andhra Pradesh</w:t>
            </w:r>
          </w:p>
        </w:tc>
        <w:tc>
          <w:tcPr>
            <w:tcW w:w="1797" w:type="dxa"/>
            <w:vAlign w:val="center"/>
          </w:tcPr>
          <w:p w14:paraId="6DAC529D" w14:textId="086D73A2" w:rsidR="00880687"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rFonts w:eastAsia="Times New Roman" w:cs="Times New Roman"/>
                <w:noProof/>
              </w:rPr>
              <w:drawing>
                <wp:inline distT="0" distB="0" distL="0" distR="0" wp14:anchorId="69F9CB37" wp14:editId="2EF5F41E">
                  <wp:extent cx="388800" cy="388800"/>
                  <wp:effectExtent l="0" t="0" r="0" b="0"/>
                  <wp:docPr id="8662164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88800" cy="388800"/>
                          </a:xfrm>
                          <a:prstGeom prst="rect">
                            <a:avLst/>
                          </a:prstGeom>
                          <a:noFill/>
                          <a:ln>
                            <a:noFill/>
                          </a:ln>
                        </pic:spPr>
                      </pic:pic>
                    </a:graphicData>
                  </a:graphic>
                </wp:inline>
              </w:drawing>
            </w:r>
          </w:p>
        </w:tc>
        <w:tc>
          <w:tcPr>
            <w:tcW w:w="4961" w:type="dxa"/>
            <w:vAlign w:val="center"/>
          </w:tcPr>
          <w:p w14:paraId="2C41470C" w14:textId="77777777" w:rsidR="00712496" w:rsidRPr="000C4696" w:rsidRDefault="00BF5E9F"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Andhra Pradesh liền kề với</w:t>
            </w:r>
            <w:r w:rsidR="00712496" w:rsidRPr="000C4696">
              <w:t>:</w:t>
            </w:r>
          </w:p>
          <w:p w14:paraId="5E6BC986" w14:textId="77777777" w:rsidR="00D10942" w:rsidRPr="000C4696" w:rsidRDefault="00BF5E9F" w:rsidP="00A64E62">
            <w:pPr>
              <w:pStyle w:val="Nidungvnbn"/>
              <w:numPr>
                <w:ilvl w:val="0"/>
                <w:numId w:val="24"/>
              </w:numPr>
              <w:jc w:val="left"/>
              <w:cnfStyle w:val="000000000000" w:firstRow="0" w:lastRow="0" w:firstColumn="0" w:lastColumn="0" w:oddVBand="0" w:evenVBand="0" w:oddHBand="0" w:evenHBand="0" w:firstRowFirstColumn="0" w:firstRowLastColumn="0" w:lastRowFirstColumn="0" w:lastRowLastColumn="0"/>
            </w:pPr>
            <w:r w:rsidRPr="000C4696">
              <w:t>Orissa (hồng)</w:t>
            </w:r>
          </w:p>
          <w:p w14:paraId="06EA5151" w14:textId="0AFE7218" w:rsidR="00880687" w:rsidRPr="000C4696" w:rsidRDefault="00BF5E9F" w:rsidP="00A64E62">
            <w:pPr>
              <w:pStyle w:val="Nidungvnbn"/>
              <w:numPr>
                <w:ilvl w:val="0"/>
                <w:numId w:val="24"/>
              </w:numPr>
              <w:jc w:val="left"/>
              <w:cnfStyle w:val="000000000000" w:firstRow="0" w:lastRow="0" w:firstColumn="0" w:lastColumn="0" w:oddVBand="0" w:evenVBand="0" w:oddHBand="0" w:evenHBand="0" w:firstRowFirstColumn="0" w:firstRowLastColumn="0" w:lastRowFirstColumn="0" w:lastRowLastColumn="0"/>
            </w:pPr>
            <w:r w:rsidRPr="000C4696">
              <w:t>Telangana (xanh lá)</w:t>
            </w:r>
          </w:p>
        </w:tc>
      </w:tr>
      <w:tr w:rsidR="00D622D2" w:rsidRPr="000C4696" w14:paraId="6C16A789"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7D91C8A8" w14:textId="77777777" w:rsidR="00880687" w:rsidRPr="000C4696" w:rsidRDefault="00880687" w:rsidP="00A64E62">
            <w:pPr>
              <w:pStyle w:val="Nidungvnbn"/>
              <w:numPr>
                <w:ilvl w:val="0"/>
                <w:numId w:val="18"/>
              </w:numPr>
              <w:jc w:val="center"/>
            </w:pPr>
          </w:p>
        </w:tc>
        <w:tc>
          <w:tcPr>
            <w:tcW w:w="1646" w:type="dxa"/>
            <w:vAlign w:val="center"/>
          </w:tcPr>
          <w:p w14:paraId="111103F2" w14:textId="2F1E4025" w:rsidR="00880687" w:rsidRPr="000C4696" w:rsidRDefault="00C83227"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Karnataka</w:t>
            </w:r>
          </w:p>
        </w:tc>
        <w:tc>
          <w:tcPr>
            <w:tcW w:w="1797" w:type="dxa"/>
            <w:vAlign w:val="center"/>
          </w:tcPr>
          <w:p w14:paraId="54D11941" w14:textId="498574AB" w:rsidR="00880687"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rFonts w:eastAsia="Times New Roman" w:cs="Times New Roman"/>
                <w:noProof/>
              </w:rPr>
              <w:drawing>
                <wp:inline distT="0" distB="0" distL="0" distR="0" wp14:anchorId="1FD99126" wp14:editId="2D8E3C30">
                  <wp:extent cx="408709" cy="408709"/>
                  <wp:effectExtent l="0" t="0" r="0" b="0"/>
                  <wp:docPr id="8286785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14262" cy="414262"/>
                          </a:xfrm>
                          <a:prstGeom prst="rect">
                            <a:avLst/>
                          </a:prstGeom>
                          <a:noFill/>
                          <a:ln>
                            <a:noFill/>
                          </a:ln>
                        </pic:spPr>
                      </pic:pic>
                    </a:graphicData>
                  </a:graphic>
                </wp:inline>
              </w:drawing>
            </w:r>
          </w:p>
        </w:tc>
        <w:tc>
          <w:tcPr>
            <w:tcW w:w="4961" w:type="dxa"/>
            <w:vAlign w:val="center"/>
          </w:tcPr>
          <w:p w14:paraId="0FCB59C3" w14:textId="77777777" w:rsidR="004C4950" w:rsidRPr="000C4696" w:rsidRDefault="00512FEF"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Karnataka liền kề với</w:t>
            </w:r>
            <w:r w:rsidR="004C4950" w:rsidRPr="000C4696">
              <w:t>:</w:t>
            </w:r>
          </w:p>
          <w:p w14:paraId="70730932" w14:textId="77777777" w:rsidR="004C4950" w:rsidRPr="000C4696" w:rsidRDefault="00512FEF" w:rsidP="00A64E62">
            <w:pPr>
              <w:pStyle w:val="Nidungvnbn"/>
              <w:numPr>
                <w:ilvl w:val="0"/>
                <w:numId w:val="25"/>
              </w:numPr>
              <w:jc w:val="left"/>
              <w:cnfStyle w:val="000000000000" w:firstRow="0" w:lastRow="0" w:firstColumn="0" w:lastColumn="0" w:oddVBand="0" w:evenVBand="0" w:oddHBand="0" w:evenHBand="0" w:firstRowFirstColumn="0" w:firstRowLastColumn="0" w:lastRowFirstColumn="0" w:lastRowLastColumn="0"/>
            </w:pPr>
            <w:r w:rsidRPr="000C4696">
              <w:t>Andhra Pradesh (xanh biển)</w:t>
            </w:r>
          </w:p>
          <w:p w14:paraId="74C2B13F" w14:textId="579E56C1" w:rsidR="00880687" w:rsidRPr="000C4696" w:rsidRDefault="00512FEF" w:rsidP="00A64E62">
            <w:pPr>
              <w:pStyle w:val="Nidungvnbn"/>
              <w:numPr>
                <w:ilvl w:val="0"/>
                <w:numId w:val="25"/>
              </w:numPr>
              <w:jc w:val="left"/>
              <w:cnfStyle w:val="000000000000" w:firstRow="0" w:lastRow="0" w:firstColumn="0" w:lastColumn="0" w:oddVBand="0" w:evenVBand="0" w:oddHBand="0" w:evenHBand="0" w:firstRowFirstColumn="0" w:firstRowLastColumn="0" w:lastRowFirstColumn="0" w:lastRowLastColumn="0"/>
            </w:pPr>
            <w:r w:rsidRPr="000C4696">
              <w:t>Telangana (xanh lá)</w:t>
            </w:r>
          </w:p>
        </w:tc>
      </w:tr>
      <w:tr w:rsidR="00CD2CD3" w:rsidRPr="000C4696" w14:paraId="35EAA7D3"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1128B035" w14:textId="77777777" w:rsidR="00CD2CD3" w:rsidRPr="000C4696" w:rsidRDefault="00CD2CD3" w:rsidP="00A64E62">
            <w:pPr>
              <w:pStyle w:val="Nidungvnbn"/>
              <w:numPr>
                <w:ilvl w:val="0"/>
                <w:numId w:val="18"/>
              </w:numPr>
              <w:jc w:val="center"/>
            </w:pPr>
          </w:p>
        </w:tc>
        <w:tc>
          <w:tcPr>
            <w:tcW w:w="1646" w:type="dxa"/>
            <w:vAlign w:val="center"/>
          </w:tcPr>
          <w:p w14:paraId="60FC9960" w14:textId="6E68B0E8" w:rsidR="00CD2CD3" w:rsidRPr="000C4696" w:rsidRDefault="009432C2"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Tamil Nadu</w:t>
            </w:r>
          </w:p>
        </w:tc>
        <w:tc>
          <w:tcPr>
            <w:tcW w:w="1797" w:type="dxa"/>
            <w:vAlign w:val="center"/>
          </w:tcPr>
          <w:p w14:paraId="5594D396" w14:textId="5D481492" w:rsidR="00CD2CD3"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rFonts w:eastAsia="Times New Roman" w:cs="Times New Roman"/>
                <w:noProof/>
              </w:rPr>
              <w:drawing>
                <wp:inline distT="0" distB="0" distL="0" distR="0" wp14:anchorId="3149FA02" wp14:editId="7E08F7D0">
                  <wp:extent cx="389467" cy="389467"/>
                  <wp:effectExtent l="0" t="0" r="0" b="0"/>
                  <wp:docPr id="11342852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94344" cy="394344"/>
                          </a:xfrm>
                          <a:prstGeom prst="rect">
                            <a:avLst/>
                          </a:prstGeom>
                          <a:noFill/>
                          <a:ln>
                            <a:noFill/>
                          </a:ln>
                        </pic:spPr>
                      </pic:pic>
                    </a:graphicData>
                  </a:graphic>
                </wp:inline>
              </w:drawing>
            </w:r>
          </w:p>
        </w:tc>
        <w:tc>
          <w:tcPr>
            <w:tcW w:w="4961" w:type="dxa"/>
            <w:vAlign w:val="center"/>
          </w:tcPr>
          <w:p w14:paraId="5FD2F6B3" w14:textId="77777777" w:rsidR="00B26285" w:rsidRPr="000C4696" w:rsidRDefault="003C7979"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Tamil Nadu liền kề với</w:t>
            </w:r>
            <w:r w:rsidR="00B26285" w:rsidRPr="000C4696">
              <w:t>:</w:t>
            </w:r>
          </w:p>
          <w:p w14:paraId="58FDCE62" w14:textId="77777777" w:rsidR="00B26285" w:rsidRPr="000C4696" w:rsidRDefault="003C7979" w:rsidP="00A64E62">
            <w:pPr>
              <w:pStyle w:val="Nidungvnbn"/>
              <w:numPr>
                <w:ilvl w:val="0"/>
                <w:numId w:val="41"/>
              </w:numPr>
              <w:jc w:val="left"/>
              <w:cnfStyle w:val="000000000000" w:firstRow="0" w:lastRow="0" w:firstColumn="0" w:lastColumn="0" w:oddVBand="0" w:evenVBand="0" w:oddHBand="0" w:evenHBand="0" w:firstRowFirstColumn="0" w:firstRowLastColumn="0" w:lastRowFirstColumn="0" w:lastRowLastColumn="0"/>
            </w:pPr>
            <w:r w:rsidRPr="000C4696">
              <w:t>Andhra Pradesh (</w:t>
            </w:r>
            <w:r w:rsidR="0049433D" w:rsidRPr="000C4696">
              <w:t>xanh biển)</w:t>
            </w:r>
          </w:p>
          <w:p w14:paraId="498607EB" w14:textId="3B697D6F" w:rsidR="00CD2CD3" w:rsidRPr="000C4696" w:rsidRDefault="0049433D" w:rsidP="00A64E62">
            <w:pPr>
              <w:pStyle w:val="Nidungvnbn"/>
              <w:numPr>
                <w:ilvl w:val="0"/>
                <w:numId w:val="41"/>
              </w:numPr>
              <w:jc w:val="left"/>
              <w:cnfStyle w:val="000000000000" w:firstRow="0" w:lastRow="0" w:firstColumn="0" w:lastColumn="0" w:oddVBand="0" w:evenVBand="0" w:oddHBand="0" w:evenHBand="0" w:firstRowFirstColumn="0" w:firstRowLastColumn="0" w:lastRowFirstColumn="0" w:lastRowLastColumn="0"/>
            </w:pPr>
            <w:r w:rsidRPr="000C4696">
              <w:t xml:space="preserve">Karnataka </w:t>
            </w:r>
            <w:r w:rsidR="00F340DE" w:rsidRPr="000C4696">
              <w:t>(hồng)</w:t>
            </w:r>
          </w:p>
        </w:tc>
      </w:tr>
      <w:tr w:rsidR="00D622D2" w:rsidRPr="000C4696" w14:paraId="76952777"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4AE4BDA5" w14:textId="77777777" w:rsidR="00CD2CD3" w:rsidRPr="000C4696" w:rsidRDefault="00CD2CD3" w:rsidP="00A64E62">
            <w:pPr>
              <w:pStyle w:val="Nidungvnbn"/>
              <w:numPr>
                <w:ilvl w:val="0"/>
                <w:numId w:val="18"/>
              </w:numPr>
              <w:jc w:val="center"/>
            </w:pPr>
          </w:p>
        </w:tc>
        <w:tc>
          <w:tcPr>
            <w:tcW w:w="1646" w:type="dxa"/>
            <w:vAlign w:val="center"/>
          </w:tcPr>
          <w:p w14:paraId="444C4134" w14:textId="199D30FD" w:rsidR="00CD2CD3" w:rsidRPr="000C4696" w:rsidRDefault="009432C2"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Kerala</w:t>
            </w:r>
          </w:p>
        </w:tc>
        <w:tc>
          <w:tcPr>
            <w:tcW w:w="1797" w:type="dxa"/>
            <w:vAlign w:val="center"/>
          </w:tcPr>
          <w:p w14:paraId="3C6E2EB3" w14:textId="3B803BB5" w:rsidR="00CD2CD3"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rFonts w:eastAsia="Times New Roman" w:cs="Times New Roman"/>
                <w:noProof/>
              </w:rPr>
              <w:drawing>
                <wp:inline distT="0" distB="0" distL="0" distR="0" wp14:anchorId="417F5CE8" wp14:editId="4E1BF511">
                  <wp:extent cx="388800" cy="388800"/>
                  <wp:effectExtent l="0" t="0" r="0" b="0"/>
                  <wp:docPr id="10059259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88800" cy="388800"/>
                          </a:xfrm>
                          <a:prstGeom prst="rect">
                            <a:avLst/>
                          </a:prstGeom>
                          <a:noFill/>
                          <a:ln>
                            <a:noFill/>
                          </a:ln>
                        </pic:spPr>
                      </pic:pic>
                    </a:graphicData>
                  </a:graphic>
                </wp:inline>
              </w:drawing>
            </w:r>
          </w:p>
        </w:tc>
        <w:tc>
          <w:tcPr>
            <w:tcW w:w="4961" w:type="dxa"/>
            <w:vAlign w:val="center"/>
          </w:tcPr>
          <w:p w14:paraId="5D2A47C7" w14:textId="77777777" w:rsidR="00B26285" w:rsidRPr="000C4696" w:rsidRDefault="00E0055B"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Kerala kề với</w:t>
            </w:r>
            <w:r w:rsidR="00B26285" w:rsidRPr="000C4696">
              <w:t>:</w:t>
            </w:r>
          </w:p>
          <w:p w14:paraId="5FF7062B" w14:textId="77777777" w:rsidR="00B26285" w:rsidRPr="000C4696" w:rsidRDefault="00E0055B" w:rsidP="00A64E62">
            <w:pPr>
              <w:pStyle w:val="Nidungvnbn"/>
              <w:numPr>
                <w:ilvl w:val="0"/>
                <w:numId w:val="26"/>
              </w:numPr>
              <w:jc w:val="left"/>
              <w:cnfStyle w:val="000000000000" w:firstRow="0" w:lastRow="0" w:firstColumn="0" w:lastColumn="0" w:oddVBand="0" w:evenVBand="0" w:oddHBand="0" w:evenHBand="0" w:firstRowFirstColumn="0" w:firstRowLastColumn="0" w:lastRowFirstColumn="0" w:lastRowLastColumn="0"/>
            </w:pPr>
            <w:r w:rsidRPr="000C4696">
              <w:t>Tamil Nadu (xanh lá)</w:t>
            </w:r>
          </w:p>
          <w:p w14:paraId="6A025574" w14:textId="15CC76D2" w:rsidR="00CD2CD3" w:rsidRPr="000C4696" w:rsidRDefault="00E0055B" w:rsidP="00A64E62">
            <w:pPr>
              <w:pStyle w:val="Nidungvnbn"/>
              <w:numPr>
                <w:ilvl w:val="0"/>
                <w:numId w:val="26"/>
              </w:numPr>
              <w:jc w:val="left"/>
              <w:cnfStyle w:val="000000000000" w:firstRow="0" w:lastRow="0" w:firstColumn="0" w:lastColumn="0" w:oddVBand="0" w:evenVBand="0" w:oddHBand="0" w:evenHBand="0" w:firstRowFirstColumn="0" w:firstRowLastColumn="0" w:lastRowFirstColumn="0" w:lastRowLastColumn="0"/>
            </w:pPr>
            <w:r w:rsidRPr="000C4696">
              <w:t>Karnataka (hồng)</w:t>
            </w:r>
          </w:p>
        </w:tc>
      </w:tr>
      <w:tr w:rsidR="00CD2CD3" w:rsidRPr="000C4696" w14:paraId="2E7EAFA4"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32CF54AF" w14:textId="77777777" w:rsidR="00CD2CD3" w:rsidRPr="000C4696" w:rsidRDefault="00CD2CD3" w:rsidP="00A64E62">
            <w:pPr>
              <w:pStyle w:val="Nidungvnbn"/>
              <w:numPr>
                <w:ilvl w:val="0"/>
                <w:numId w:val="18"/>
              </w:numPr>
              <w:jc w:val="center"/>
            </w:pPr>
          </w:p>
        </w:tc>
        <w:tc>
          <w:tcPr>
            <w:tcW w:w="1646" w:type="dxa"/>
            <w:vAlign w:val="center"/>
          </w:tcPr>
          <w:p w14:paraId="56F0911E" w14:textId="1FE3499F" w:rsidR="00CD2CD3" w:rsidRPr="000C4696" w:rsidRDefault="002E5C07"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Pondicherry</w:t>
            </w:r>
          </w:p>
        </w:tc>
        <w:tc>
          <w:tcPr>
            <w:tcW w:w="1797" w:type="dxa"/>
            <w:vAlign w:val="center"/>
          </w:tcPr>
          <w:p w14:paraId="65FC1A0B" w14:textId="0AF9C49D" w:rsidR="00CD2CD3"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rFonts w:eastAsia="Times New Roman" w:cs="Times New Roman"/>
                <w:noProof/>
              </w:rPr>
              <w:drawing>
                <wp:inline distT="0" distB="0" distL="0" distR="0" wp14:anchorId="2AF87E53" wp14:editId="2D86F5BE">
                  <wp:extent cx="408709" cy="408709"/>
                  <wp:effectExtent l="0" t="0" r="0" b="0"/>
                  <wp:docPr id="15399341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14262" cy="414262"/>
                          </a:xfrm>
                          <a:prstGeom prst="rect">
                            <a:avLst/>
                          </a:prstGeom>
                          <a:noFill/>
                          <a:ln>
                            <a:noFill/>
                          </a:ln>
                        </pic:spPr>
                      </pic:pic>
                    </a:graphicData>
                  </a:graphic>
                </wp:inline>
              </w:drawing>
            </w:r>
          </w:p>
        </w:tc>
        <w:tc>
          <w:tcPr>
            <w:tcW w:w="4961" w:type="dxa"/>
            <w:vAlign w:val="center"/>
          </w:tcPr>
          <w:p w14:paraId="137FF24A" w14:textId="1C6A044F" w:rsidR="00CD2CD3" w:rsidRPr="000C4696" w:rsidRDefault="00741912"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Pondicherry liền kề</w:t>
            </w:r>
            <w:r w:rsidR="006E37E9" w:rsidRPr="000C4696">
              <w:t xml:space="preserve">: </w:t>
            </w:r>
            <w:r w:rsidR="008613D2" w:rsidRPr="000C4696">
              <w:t>Tamil Nadu</w:t>
            </w:r>
            <w:r w:rsidR="00972F92" w:rsidRPr="000C4696">
              <w:t xml:space="preserve"> (xanh lá)</w:t>
            </w:r>
          </w:p>
        </w:tc>
      </w:tr>
      <w:tr w:rsidR="00D622D2" w:rsidRPr="000C4696" w14:paraId="4AEFB3A6"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167A0713" w14:textId="77777777" w:rsidR="00CD2CD3" w:rsidRPr="000C4696" w:rsidRDefault="00CD2CD3" w:rsidP="00A64E62">
            <w:pPr>
              <w:pStyle w:val="Nidungvnbn"/>
              <w:numPr>
                <w:ilvl w:val="0"/>
                <w:numId w:val="18"/>
              </w:numPr>
              <w:jc w:val="center"/>
            </w:pPr>
          </w:p>
        </w:tc>
        <w:tc>
          <w:tcPr>
            <w:tcW w:w="1646" w:type="dxa"/>
            <w:vAlign w:val="center"/>
          </w:tcPr>
          <w:p w14:paraId="626E1B7F" w14:textId="4E333C6B" w:rsidR="00CD2CD3" w:rsidRPr="000C4696" w:rsidRDefault="00073317"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Goa</w:t>
            </w:r>
          </w:p>
        </w:tc>
        <w:tc>
          <w:tcPr>
            <w:tcW w:w="1797" w:type="dxa"/>
            <w:vAlign w:val="center"/>
          </w:tcPr>
          <w:p w14:paraId="3521CECC" w14:textId="2F3A14F8" w:rsidR="00CD2CD3"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rFonts w:eastAsia="Times New Roman" w:cs="Times New Roman"/>
                <w:noProof/>
              </w:rPr>
              <w:drawing>
                <wp:inline distT="0" distB="0" distL="0" distR="0" wp14:anchorId="62434CBA" wp14:editId="4AE36538">
                  <wp:extent cx="389467" cy="389467"/>
                  <wp:effectExtent l="0" t="0" r="0" b="0"/>
                  <wp:docPr id="4545782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94344" cy="394344"/>
                          </a:xfrm>
                          <a:prstGeom prst="rect">
                            <a:avLst/>
                          </a:prstGeom>
                          <a:noFill/>
                          <a:ln>
                            <a:noFill/>
                          </a:ln>
                        </pic:spPr>
                      </pic:pic>
                    </a:graphicData>
                  </a:graphic>
                </wp:inline>
              </w:drawing>
            </w:r>
          </w:p>
        </w:tc>
        <w:tc>
          <w:tcPr>
            <w:tcW w:w="4961" w:type="dxa"/>
            <w:vAlign w:val="center"/>
          </w:tcPr>
          <w:p w14:paraId="6D074505" w14:textId="7DBFD1DB" w:rsidR="00CD2CD3" w:rsidRPr="000C4696" w:rsidRDefault="008613D2"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Goa liền kề với</w:t>
            </w:r>
            <w:r w:rsidR="006E37E9" w:rsidRPr="000C4696">
              <w:t xml:space="preserve">: </w:t>
            </w:r>
            <w:r w:rsidRPr="000C4696">
              <w:t>Karnataka (hồng)</w:t>
            </w:r>
          </w:p>
        </w:tc>
      </w:tr>
      <w:tr w:rsidR="00CD2CD3" w:rsidRPr="000C4696" w14:paraId="3515278E"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5B5086AD" w14:textId="77777777" w:rsidR="00CD2CD3" w:rsidRPr="000C4696" w:rsidRDefault="00CD2CD3" w:rsidP="00A64E62">
            <w:pPr>
              <w:pStyle w:val="Nidungvnbn"/>
              <w:numPr>
                <w:ilvl w:val="0"/>
                <w:numId w:val="18"/>
              </w:numPr>
              <w:jc w:val="center"/>
            </w:pPr>
          </w:p>
        </w:tc>
        <w:tc>
          <w:tcPr>
            <w:tcW w:w="1646" w:type="dxa"/>
            <w:vAlign w:val="center"/>
          </w:tcPr>
          <w:p w14:paraId="3B4B8818" w14:textId="0B28584F" w:rsidR="00CD2CD3" w:rsidRPr="000C4696" w:rsidRDefault="007E54FA"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Maharashtra</w:t>
            </w:r>
          </w:p>
        </w:tc>
        <w:tc>
          <w:tcPr>
            <w:tcW w:w="1797" w:type="dxa"/>
            <w:vAlign w:val="center"/>
          </w:tcPr>
          <w:p w14:paraId="5BB0D41D" w14:textId="0FEA5891" w:rsidR="00CD2CD3"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rFonts w:eastAsia="Times New Roman" w:cs="Times New Roman"/>
                <w:noProof/>
              </w:rPr>
              <w:drawing>
                <wp:inline distT="0" distB="0" distL="0" distR="0" wp14:anchorId="2C547A89" wp14:editId="15104DD7">
                  <wp:extent cx="388800" cy="388800"/>
                  <wp:effectExtent l="0" t="0" r="0" b="0"/>
                  <wp:docPr id="4901055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88800" cy="388800"/>
                          </a:xfrm>
                          <a:prstGeom prst="rect">
                            <a:avLst/>
                          </a:prstGeom>
                          <a:noFill/>
                          <a:ln>
                            <a:noFill/>
                          </a:ln>
                        </pic:spPr>
                      </pic:pic>
                    </a:graphicData>
                  </a:graphic>
                </wp:inline>
              </w:drawing>
            </w:r>
          </w:p>
        </w:tc>
        <w:tc>
          <w:tcPr>
            <w:tcW w:w="4961" w:type="dxa"/>
            <w:vAlign w:val="center"/>
          </w:tcPr>
          <w:p w14:paraId="13A57187" w14:textId="77777777" w:rsidR="006E37E9" w:rsidRPr="000C4696" w:rsidRDefault="00972F92"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Maharashtra liền kề với</w:t>
            </w:r>
            <w:r w:rsidR="006E37E9" w:rsidRPr="000C4696">
              <w:t>:</w:t>
            </w:r>
          </w:p>
          <w:p w14:paraId="775331FF" w14:textId="77777777" w:rsidR="006E37E9" w:rsidRPr="000C4696" w:rsidRDefault="005D3877" w:rsidP="00A64E62">
            <w:pPr>
              <w:pStyle w:val="Nidungvnbn"/>
              <w:numPr>
                <w:ilvl w:val="0"/>
                <w:numId w:val="27"/>
              </w:numPr>
              <w:jc w:val="left"/>
              <w:cnfStyle w:val="000000000000" w:firstRow="0" w:lastRow="0" w:firstColumn="0" w:lastColumn="0" w:oddVBand="0" w:evenVBand="0" w:oddHBand="0" w:evenHBand="0" w:firstRowFirstColumn="0" w:firstRowLastColumn="0" w:lastRowFirstColumn="0" w:lastRowLastColumn="0"/>
            </w:pPr>
            <w:r w:rsidRPr="000C4696">
              <w:t>Goa (xanh lá)</w:t>
            </w:r>
          </w:p>
          <w:p w14:paraId="0930206F" w14:textId="77777777" w:rsidR="006E37E9" w:rsidRPr="000C4696" w:rsidRDefault="00956BB7" w:rsidP="00A64E62">
            <w:pPr>
              <w:pStyle w:val="Nidungvnbn"/>
              <w:numPr>
                <w:ilvl w:val="0"/>
                <w:numId w:val="27"/>
              </w:numPr>
              <w:jc w:val="left"/>
              <w:cnfStyle w:val="000000000000" w:firstRow="0" w:lastRow="0" w:firstColumn="0" w:lastColumn="0" w:oddVBand="0" w:evenVBand="0" w:oddHBand="0" w:evenHBand="0" w:firstRowFirstColumn="0" w:firstRowLastColumn="0" w:lastRowFirstColumn="0" w:lastRowLastColumn="0"/>
            </w:pPr>
            <w:r w:rsidRPr="000C4696">
              <w:t>Karnataka (hồng)</w:t>
            </w:r>
          </w:p>
          <w:p w14:paraId="7CD3A94E" w14:textId="77777777" w:rsidR="006E37E9" w:rsidRPr="000C4696" w:rsidRDefault="00956BB7" w:rsidP="00A64E62">
            <w:pPr>
              <w:pStyle w:val="Nidungvnbn"/>
              <w:numPr>
                <w:ilvl w:val="0"/>
                <w:numId w:val="27"/>
              </w:numPr>
              <w:jc w:val="left"/>
              <w:cnfStyle w:val="000000000000" w:firstRow="0" w:lastRow="0" w:firstColumn="0" w:lastColumn="0" w:oddVBand="0" w:evenVBand="0" w:oddHBand="0" w:evenHBand="0" w:firstRowFirstColumn="0" w:firstRowLastColumn="0" w:lastRowFirstColumn="0" w:lastRowLastColumn="0"/>
            </w:pPr>
            <w:r w:rsidRPr="000C4696">
              <w:t>Telangana (xanh lá)</w:t>
            </w:r>
          </w:p>
          <w:p w14:paraId="29C63CBF" w14:textId="64CC891B" w:rsidR="00CD2CD3" w:rsidRPr="000C4696" w:rsidRDefault="00576B34" w:rsidP="00A64E62">
            <w:pPr>
              <w:pStyle w:val="Nidungvnbn"/>
              <w:numPr>
                <w:ilvl w:val="0"/>
                <w:numId w:val="27"/>
              </w:numPr>
              <w:jc w:val="left"/>
              <w:cnfStyle w:val="000000000000" w:firstRow="0" w:lastRow="0" w:firstColumn="0" w:lastColumn="0" w:oddVBand="0" w:evenVBand="0" w:oddHBand="0" w:evenHBand="0" w:firstRowFirstColumn="0" w:firstRowLastColumn="0" w:lastRowFirstColumn="0" w:lastRowLastColumn="0"/>
            </w:pPr>
            <w:r w:rsidRPr="000C4696">
              <w:t>Chhattisgarh</w:t>
            </w:r>
            <w:r w:rsidR="003F5437" w:rsidRPr="000C4696">
              <w:t xml:space="preserve"> (</w:t>
            </w:r>
            <w:r w:rsidR="0086132A" w:rsidRPr="000C4696">
              <w:t>xanh biển)</w:t>
            </w:r>
          </w:p>
        </w:tc>
      </w:tr>
      <w:tr w:rsidR="00D622D2" w:rsidRPr="000C4696" w14:paraId="1837A5E2"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6A2024BF" w14:textId="77777777" w:rsidR="00CD2CD3" w:rsidRPr="000C4696" w:rsidRDefault="00CD2CD3" w:rsidP="00A64E62">
            <w:pPr>
              <w:pStyle w:val="Nidungvnbn"/>
              <w:numPr>
                <w:ilvl w:val="0"/>
                <w:numId w:val="18"/>
              </w:numPr>
              <w:jc w:val="center"/>
            </w:pPr>
          </w:p>
        </w:tc>
        <w:tc>
          <w:tcPr>
            <w:tcW w:w="1646" w:type="dxa"/>
            <w:vAlign w:val="center"/>
          </w:tcPr>
          <w:p w14:paraId="6E2EADE4" w14:textId="6E8446F6" w:rsidR="00CD2CD3" w:rsidRPr="000C4696" w:rsidRDefault="007E54FA"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Dadra and</w:t>
            </w:r>
            <w:r w:rsidR="0000731A" w:rsidRPr="000C4696">
              <w:t xml:space="preserve"> Nagar Haveli</w:t>
            </w:r>
          </w:p>
        </w:tc>
        <w:tc>
          <w:tcPr>
            <w:tcW w:w="1797" w:type="dxa"/>
            <w:vAlign w:val="center"/>
          </w:tcPr>
          <w:p w14:paraId="0FD2035C" w14:textId="0AB5E272" w:rsidR="00CD2CD3" w:rsidRPr="000C4696" w:rsidRDefault="006E37E9"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7EBCD9F8" wp14:editId="2E0305E4">
                  <wp:extent cx="390476" cy="390476"/>
                  <wp:effectExtent l="0" t="0" r="0" b="0"/>
                  <wp:docPr id="121224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46688" name=""/>
                          <pic:cNvPicPr/>
                        </pic:nvPicPr>
                        <pic:blipFill>
                          <a:blip r:embed="rId98"/>
                          <a:stretch>
                            <a:fillRect/>
                          </a:stretch>
                        </pic:blipFill>
                        <pic:spPr>
                          <a:xfrm>
                            <a:off x="0" y="0"/>
                            <a:ext cx="390476" cy="390476"/>
                          </a:xfrm>
                          <a:prstGeom prst="rect">
                            <a:avLst/>
                          </a:prstGeom>
                        </pic:spPr>
                      </pic:pic>
                    </a:graphicData>
                  </a:graphic>
                </wp:inline>
              </w:drawing>
            </w:r>
          </w:p>
        </w:tc>
        <w:tc>
          <w:tcPr>
            <w:tcW w:w="4961" w:type="dxa"/>
            <w:vAlign w:val="center"/>
          </w:tcPr>
          <w:p w14:paraId="06D799E5" w14:textId="77DB8673" w:rsidR="00CD2CD3" w:rsidRPr="000C4696" w:rsidRDefault="00C83A95"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Dadra and Nagar Haveli liền kề với</w:t>
            </w:r>
            <w:r w:rsidR="003B1CCE" w:rsidRPr="000C4696">
              <w:t>:</w:t>
            </w:r>
            <w:r w:rsidRPr="000C4696">
              <w:t xml:space="preserve"> </w:t>
            </w:r>
            <w:r w:rsidR="009B11E4" w:rsidRPr="000C4696">
              <w:t>Maharashtra</w:t>
            </w:r>
            <w:r w:rsidR="003B1CCE" w:rsidRPr="000C4696">
              <w:t xml:space="preserve"> (vàng)</w:t>
            </w:r>
          </w:p>
        </w:tc>
      </w:tr>
      <w:tr w:rsidR="00CD2CD3" w:rsidRPr="000C4696" w14:paraId="470E16AB"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14056611" w14:textId="77777777" w:rsidR="00CD2CD3" w:rsidRPr="000C4696" w:rsidRDefault="00CD2CD3" w:rsidP="00A64E62">
            <w:pPr>
              <w:pStyle w:val="Nidungvnbn"/>
              <w:numPr>
                <w:ilvl w:val="0"/>
                <w:numId w:val="18"/>
              </w:numPr>
              <w:jc w:val="center"/>
            </w:pPr>
          </w:p>
        </w:tc>
        <w:tc>
          <w:tcPr>
            <w:tcW w:w="1646" w:type="dxa"/>
            <w:vAlign w:val="center"/>
          </w:tcPr>
          <w:p w14:paraId="2E29531F" w14:textId="65C266C3" w:rsidR="00CD2CD3" w:rsidRPr="000C4696" w:rsidRDefault="00F87B5B"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Gujarat</w:t>
            </w:r>
          </w:p>
        </w:tc>
        <w:tc>
          <w:tcPr>
            <w:tcW w:w="1797" w:type="dxa"/>
            <w:vAlign w:val="center"/>
          </w:tcPr>
          <w:p w14:paraId="0266A7E7" w14:textId="4ABB7E07" w:rsidR="00CD2CD3"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rFonts w:eastAsia="Times New Roman" w:cs="Times New Roman"/>
                <w:noProof/>
              </w:rPr>
              <w:drawing>
                <wp:inline distT="0" distB="0" distL="0" distR="0" wp14:anchorId="15DEB2FB" wp14:editId="4DF04192">
                  <wp:extent cx="408709" cy="408709"/>
                  <wp:effectExtent l="0" t="0" r="0" b="0"/>
                  <wp:docPr id="9134700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14262" cy="414262"/>
                          </a:xfrm>
                          <a:prstGeom prst="rect">
                            <a:avLst/>
                          </a:prstGeom>
                          <a:noFill/>
                          <a:ln>
                            <a:noFill/>
                          </a:ln>
                        </pic:spPr>
                      </pic:pic>
                    </a:graphicData>
                  </a:graphic>
                </wp:inline>
              </w:drawing>
            </w:r>
          </w:p>
        </w:tc>
        <w:tc>
          <w:tcPr>
            <w:tcW w:w="4961" w:type="dxa"/>
            <w:vAlign w:val="center"/>
          </w:tcPr>
          <w:p w14:paraId="667ECA4F" w14:textId="77777777" w:rsidR="003B1CCE" w:rsidRPr="000C4696" w:rsidRDefault="00A63427"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Gujarat liền kề với</w:t>
            </w:r>
            <w:r w:rsidR="003B1CCE" w:rsidRPr="000C4696">
              <w:t>:</w:t>
            </w:r>
          </w:p>
          <w:p w14:paraId="3EF8F1A5" w14:textId="2AE23484" w:rsidR="003B1CCE" w:rsidRPr="000C4696" w:rsidRDefault="00A63427" w:rsidP="00A64E62">
            <w:pPr>
              <w:pStyle w:val="Nidungvnbn"/>
              <w:numPr>
                <w:ilvl w:val="0"/>
                <w:numId w:val="28"/>
              </w:numPr>
              <w:jc w:val="left"/>
              <w:cnfStyle w:val="000000000000" w:firstRow="0" w:lastRow="0" w:firstColumn="0" w:lastColumn="0" w:oddVBand="0" w:evenVBand="0" w:oddHBand="0" w:evenHBand="0" w:firstRowFirstColumn="0" w:firstRowLastColumn="0" w:lastRowFirstColumn="0" w:lastRowLastColumn="0"/>
            </w:pPr>
            <w:r w:rsidRPr="000C4696">
              <w:t>Dadra and Nagar Havel</w:t>
            </w:r>
            <w:r w:rsidR="00E100BE" w:rsidRPr="000C4696">
              <w:t xml:space="preserve">i </w:t>
            </w:r>
            <w:r w:rsidR="00756D85" w:rsidRPr="000C4696">
              <w:t xml:space="preserve">(xanh </w:t>
            </w:r>
            <w:r w:rsidR="003B1CCE" w:rsidRPr="000C4696">
              <w:t>biển</w:t>
            </w:r>
            <w:r w:rsidR="00756D85" w:rsidRPr="000C4696">
              <w:t>)</w:t>
            </w:r>
          </w:p>
          <w:p w14:paraId="37440204" w14:textId="3CDC6C19" w:rsidR="00CD2CD3" w:rsidRPr="000C4696" w:rsidRDefault="00756D85" w:rsidP="00A64E62">
            <w:pPr>
              <w:pStyle w:val="Nidungvnbn"/>
              <w:numPr>
                <w:ilvl w:val="0"/>
                <w:numId w:val="28"/>
              </w:numPr>
              <w:jc w:val="left"/>
              <w:cnfStyle w:val="000000000000" w:firstRow="0" w:lastRow="0" w:firstColumn="0" w:lastColumn="0" w:oddVBand="0" w:evenVBand="0" w:oddHBand="0" w:evenHBand="0" w:firstRowFirstColumn="0" w:firstRowLastColumn="0" w:lastRowFirstColumn="0" w:lastRowLastColumn="0"/>
            </w:pPr>
            <w:r w:rsidRPr="000C4696">
              <w:t>Maharashtra (vàng)</w:t>
            </w:r>
          </w:p>
        </w:tc>
      </w:tr>
      <w:tr w:rsidR="00D622D2" w:rsidRPr="000C4696" w14:paraId="6BAE01BA"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706AC845" w14:textId="77777777" w:rsidR="00CD2CD3" w:rsidRPr="000C4696" w:rsidRDefault="00CD2CD3" w:rsidP="00A64E62">
            <w:pPr>
              <w:pStyle w:val="Nidungvnbn"/>
              <w:numPr>
                <w:ilvl w:val="0"/>
                <w:numId w:val="18"/>
              </w:numPr>
              <w:jc w:val="center"/>
            </w:pPr>
          </w:p>
        </w:tc>
        <w:tc>
          <w:tcPr>
            <w:tcW w:w="1646" w:type="dxa"/>
            <w:vAlign w:val="center"/>
          </w:tcPr>
          <w:p w14:paraId="4B91FC45" w14:textId="4486F231" w:rsidR="00CD2CD3" w:rsidRPr="000C4696" w:rsidRDefault="00F87B5B"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Daman and Diu</w:t>
            </w:r>
          </w:p>
        </w:tc>
        <w:tc>
          <w:tcPr>
            <w:tcW w:w="1797" w:type="dxa"/>
            <w:vAlign w:val="center"/>
          </w:tcPr>
          <w:p w14:paraId="3A87D0FD" w14:textId="3C2EB74C" w:rsidR="00CD2CD3"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rFonts w:eastAsia="Times New Roman" w:cs="Times New Roman"/>
                <w:noProof/>
              </w:rPr>
              <w:drawing>
                <wp:inline distT="0" distB="0" distL="0" distR="0" wp14:anchorId="673AAF9B" wp14:editId="516FB4B5">
                  <wp:extent cx="389467" cy="389467"/>
                  <wp:effectExtent l="0" t="0" r="0" b="0"/>
                  <wp:docPr id="12551302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94344" cy="394344"/>
                          </a:xfrm>
                          <a:prstGeom prst="rect">
                            <a:avLst/>
                          </a:prstGeom>
                          <a:noFill/>
                          <a:ln>
                            <a:noFill/>
                          </a:ln>
                        </pic:spPr>
                      </pic:pic>
                    </a:graphicData>
                  </a:graphic>
                </wp:inline>
              </w:drawing>
            </w:r>
          </w:p>
        </w:tc>
        <w:tc>
          <w:tcPr>
            <w:tcW w:w="4961" w:type="dxa"/>
            <w:vAlign w:val="center"/>
          </w:tcPr>
          <w:p w14:paraId="07693F4C" w14:textId="4C0F0CEE" w:rsidR="00CD2CD3" w:rsidRPr="000C4696" w:rsidRDefault="00D26F9F"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Daman and Diu liền kề với</w:t>
            </w:r>
            <w:r w:rsidR="009E711A" w:rsidRPr="000C4696">
              <w:t>:</w:t>
            </w:r>
            <w:r w:rsidRPr="000C4696">
              <w:t xml:space="preserve"> Gujarat (hồng)</w:t>
            </w:r>
          </w:p>
        </w:tc>
      </w:tr>
      <w:tr w:rsidR="00CD2CD3" w:rsidRPr="000C4696" w14:paraId="0D93F9EA"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3AC74BD4" w14:textId="77777777" w:rsidR="00CD2CD3" w:rsidRPr="000C4696" w:rsidRDefault="00CD2CD3" w:rsidP="00A64E62">
            <w:pPr>
              <w:pStyle w:val="Nidungvnbn"/>
              <w:numPr>
                <w:ilvl w:val="0"/>
                <w:numId w:val="18"/>
              </w:numPr>
              <w:jc w:val="center"/>
            </w:pPr>
          </w:p>
        </w:tc>
        <w:tc>
          <w:tcPr>
            <w:tcW w:w="1646" w:type="dxa"/>
            <w:vAlign w:val="center"/>
          </w:tcPr>
          <w:p w14:paraId="0AB4E427" w14:textId="37EA189D" w:rsidR="00CD2CD3" w:rsidRPr="000C4696" w:rsidRDefault="00A46F98"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Madhya Pradesh</w:t>
            </w:r>
          </w:p>
        </w:tc>
        <w:tc>
          <w:tcPr>
            <w:tcW w:w="1797" w:type="dxa"/>
            <w:vAlign w:val="center"/>
          </w:tcPr>
          <w:p w14:paraId="58A1615E" w14:textId="040F979E" w:rsidR="00CD2CD3"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rFonts w:eastAsia="Times New Roman" w:cs="Times New Roman"/>
                <w:noProof/>
              </w:rPr>
              <w:drawing>
                <wp:inline distT="0" distB="0" distL="0" distR="0" wp14:anchorId="6538289E" wp14:editId="367B1349">
                  <wp:extent cx="389467" cy="389467"/>
                  <wp:effectExtent l="0" t="0" r="0" b="0"/>
                  <wp:docPr id="5400777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94344" cy="394344"/>
                          </a:xfrm>
                          <a:prstGeom prst="rect">
                            <a:avLst/>
                          </a:prstGeom>
                          <a:noFill/>
                          <a:ln>
                            <a:noFill/>
                          </a:ln>
                        </pic:spPr>
                      </pic:pic>
                    </a:graphicData>
                  </a:graphic>
                </wp:inline>
              </w:drawing>
            </w:r>
          </w:p>
        </w:tc>
        <w:tc>
          <w:tcPr>
            <w:tcW w:w="4961" w:type="dxa"/>
            <w:vAlign w:val="center"/>
          </w:tcPr>
          <w:p w14:paraId="251AF1A7" w14:textId="77777777" w:rsidR="009E711A" w:rsidRPr="000C4696" w:rsidRDefault="002D5D12"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Madhya Pradesh liền kề với</w:t>
            </w:r>
            <w:r w:rsidR="009E711A" w:rsidRPr="000C4696">
              <w:t>:</w:t>
            </w:r>
          </w:p>
          <w:p w14:paraId="5BDC4029" w14:textId="77777777" w:rsidR="009E711A" w:rsidRPr="000C4696" w:rsidRDefault="002D5D12" w:rsidP="00A64E62">
            <w:pPr>
              <w:pStyle w:val="Nidungvnbn"/>
              <w:numPr>
                <w:ilvl w:val="0"/>
                <w:numId w:val="29"/>
              </w:numPr>
              <w:jc w:val="left"/>
              <w:cnfStyle w:val="000000000000" w:firstRow="0" w:lastRow="0" w:firstColumn="0" w:lastColumn="0" w:oddVBand="0" w:evenVBand="0" w:oddHBand="0" w:evenHBand="0" w:firstRowFirstColumn="0" w:firstRowLastColumn="0" w:lastRowFirstColumn="0" w:lastRowLastColumn="0"/>
            </w:pPr>
            <w:r w:rsidRPr="000C4696">
              <w:t>Chhattisgarh</w:t>
            </w:r>
            <w:r w:rsidR="00DB34D6" w:rsidRPr="000C4696">
              <w:t xml:space="preserve"> (xanh biển)</w:t>
            </w:r>
          </w:p>
          <w:p w14:paraId="154B532F" w14:textId="77777777" w:rsidR="009E711A" w:rsidRPr="000C4696" w:rsidRDefault="00DB34D6" w:rsidP="00A64E62">
            <w:pPr>
              <w:pStyle w:val="Nidungvnbn"/>
              <w:numPr>
                <w:ilvl w:val="0"/>
                <w:numId w:val="29"/>
              </w:numPr>
              <w:jc w:val="left"/>
              <w:cnfStyle w:val="000000000000" w:firstRow="0" w:lastRow="0" w:firstColumn="0" w:lastColumn="0" w:oddVBand="0" w:evenVBand="0" w:oddHBand="0" w:evenHBand="0" w:firstRowFirstColumn="0" w:firstRowLastColumn="0" w:lastRowFirstColumn="0" w:lastRowLastColumn="0"/>
            </w:pPr>
            <w:r w:rsidRPr="000C4696">
              <w:t>Maharashtra (vàng)</w:t>
            </w:r>
          </w:p>
          <w:p w14:paraId="42212BA4" w14:textId="05C2EBB3" w:rsidR="00CD2CD3" w:rsidRPr="000C4696" w:rsidRDefault="00DB34D6" w:rsidP="00A64E62">
            <w:pPr>
              <w:pStyle w:val="Nidungvnbn"/>
              <w:numPr>
                <w:ilvl w:val="0"/>
                <w:numId w:val="29"/>
              </w:numPr>
              <w:jc w:val="left"/>
              <w:cnfStyle w:val="000000000000" w:firstRow="0" w:lastRow="0" w:firstColumn="0" w:lastColumn="0" w:oddVBand="0" w:evenVBand="0" w:oddHBand="0" w:evenHBand="0" w:firstRowFirstColumn="0" w:firstRowLastColumn="0" w:lastRowFirstColumn="0" w:lastRowLastColumn="0"/>
            </w:pPr>
            <w:r w:rsidRPr="000C4696">
              <w:t>Gujar</w:t>
            </w:r>
            <w:r w:rsidR="00E01C80" w:rsidRPr="000C4696">
              <w:t>al</w:t>
            </w:r>
            <w:r w:rsidR="009E711A" w:rsidRPr="000C4696">
              <w:t xml:space="preserve"> </w:t>
            </w:r>
            <w:r w:rsidR="00E01C80" w:rsidRPr="000C4696">
              <w:t>(hồng)</w:t>
            </w:r>
          </w:p>
        </w:tc>
      </w:tr>
      <w:tr w:rsidR="00D622D2" w:rsidRPr="000C4696" w14:paraId="7CF30A11"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6B514662" w14:textId="77777777" w:rsidR="00CD2CD3" w:rsidRPr="000C4696" w:rsidRDefault="00CD2CD3" w:rsidP="00A64E62">
            <w:pPr>
              <w:pStyle w:val="Nidungvnbn"/>
              <w:numPr>
                <w:ilvl w:val="0"/>
                <w:numId w:val="18"/>
              </w:numPr>
              <w:jc w:val="center"/>
            </w:pPr>
          </w:p>
        </w:tc>
        <w:tc>
          <w:tcPr>
            <w:tcW w:w="1646" w:type="dxa"/>
            <w:vAlign w:val="center"/>
          </w:tcPr>
          <w:p w14:paraId="280611D1" w14:textId="45982511" w:rsidR="00CD2CD3" w:rsidRPr="000C4696" w:rsidRDefault="00A46F98"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Rajasthan</w:t>
            </w:r>
          </w:p>
        </w:tc>
        <w:tc>
          <w:tcPr>
            <w:tcW w:w="1797" w:type="dxa"/>
            <w:vAlign w:val="center"/>
          </w:tcPr>
          <w:p w14:paraId="0BE64E47" w14:textId="49028057" w:rsidR="00CD2CD3"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rFonts w:eastAsia="Times New Roman" w:cs="Times New Roman"/>
                <w:noProof/>
              </w:rPr>
              <w:drawing>
                <wp:inline distT="0" distB="0" distL="0" distR="0" wp14:anchorId="00025284" wp14:editId="74243B50">
                  <wp:extent cx="388800" cy="388800"/>
                  <wp:effectExtent l="0" t="0" r="0" b="0"/>
                  <wp:docPr id="17812583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88800" cy="388800"/>
                          </a:xfrm>
                          <a:prstGeom prst="rect">
                            <a:avLst/>
                          </a:prstGeom>
                          <a:noFill/>
                          <a:ln>
                            <a:noFill/>
                          </a:ln>
                        </pic:spPr>
                      </pic:pic>
                    </a:graphicData>
                  </a:graphic>
                </wp:inline>
              </w:drawing>
            </w:r>
          </w:p>
        </w:tc>
        <w:tc>
          <w:tcPr>
            <w:tcW w:w="4961" w:type="dxa"/>
            <w:vAlign w:val="center"/>
          </w:tcPr>
          <w:p w14:paraId="042A6685" w14:textId="77777777" w:rsidR="009E711A" w:rsidRPr="000C4696" w:rsidRDefault="00E5063C"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 xml:space="preserve">Rajasthan </w:t>
            </w:r>
            <w:r w:rsidR="00316DA0" w:rsidRPr="000C4696">
              <w:t>liền kề với</w:t>
            </w:r>
            <w:r w:rsidR="009E711A" w:rsidRPr="000C4696">
              <w:t>:</w:t>
            </w:r>
          </w:p>
          <w:p w14:paraId="671A78D5" w14:textId="77777777" w:rsidR="009E711A" w:rsidRPr="000C4696" w:rsidRDefault="00A14B58" w:rsidP="00A64E62">
            <w:pPr>
              <w:pStyle w:val="Nidungvnbn"/>
              <w:numPr>
                <w:ilvl w:val="0"/>
                <w:numId w:val="30"/>
              </w:numPr>
              <w:jc w:val="left"/>
              <w:cnfStyle w:val="000000000000" w:firstRow="0" w:lastRow="0" w:firstColumn="0" w:lastColumn="0" w:oddVBand="0" w:evenVBand="0" w:oddHBand="0" w:evenHBand="0" w:firstRowFirstColumn="0" w:firstRowLastColumn="0" w:lastRowFirstColumn="0" w:lastRowLastColumn="0"/>
            </w:pPr>
            <w:r w:rsidRPr="000C4696">
              <w:t>Gujaral (hồng)</w:t>
            </w:r>
          </w:p>
          <w:p w14:paraId="1D55BAFC" w14:textId="6A089A75" w:rsidR="00CD2CD3" w:rsidRPr="000C4696" w:rsidRDefault="005559E1" w:rsidP="00A64E62">
            <w:pPr>
              <w:pStyle w:val="Nidungvnbn"/>
              <w:numPr>
                <w:ilvl w:val="0"/>
                <w:numId w:val="30"/>
              </w:numPr>
              <w:jc w:val="left"/>
              <w:cnfStyle w:val="000000000000" w:firstRow="0" w:lastRow="0" w:firstColumn="0" w:lastColumn="0" w:oddVBand="0" w:evenVBand="0" w:oddHBand="0" w:evenHBand="0" w:firstRowFirstColumn="0" w:firstRowLastColumn="0" w:lastRowFirstColumn="0" w:lastRowLastColumn="0"/>
            </w:pPr>
            <w:r w:rsidRPr="000C4696">
              <w:t>Madhya Pradesh (xanh lá)</w:t>
            </w:r>
          </w:p>
        </w:tc>
      </w:tr>
      <w:tr w:rsidR="007759C5" w:rsidRPr="000C4696" w14:paraId="71EC7B42"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22A76040" w14:textId="77777777" w:rsidR="007759C5" w:rsidRPr="000C4696" w:rsidRDefault="007759C5" w:rsidP="00A64E62">
            <w:pPr>
              <w:pStyle w:val="Nidungvnbn"/>
              <w:numPr>
                <w:ilvl w:val="0"/>
                <w:numId w:val="18"/>
              </w:numPr>
              <w:jc w:val="center"/>
            </w:pPr>
          </w:p>
        </w:tc>
        <w:tc>
          <w:tcPr>
            <w:tcW w:w="1646" w:type="dxa"/>
            <w:vAlign w:val="center"/>
          </w:tcPr>
          <w:p w14:paraId="0A244BFF" w14:textId="2180FB3B" w:rsidR="007759C5" w:rsidRPr="000C4696" w:rsidRDefault="007759C5"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Haryana</w:t>
            </w:r>
          </w:p>
        </w:tc>
        <w:tc>
          <w:tcPr>
            <w:tcW w:w="1797" w:type="dxa"/>
            <w:vAlign w:val="center"/>
          </w:tcPr>
          <w:p w14:paraId="2D8439D3" w14:textId="4FAA4384" w:rsidR="007759C5"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51ECEE14" wp14:editId="097647EA">
                  <wp:extent cx="390476" cy="390476"/>
                  <wp:effectExtent l="0" t="0" r="0" b="0"/>
                  <wp:docPr id="84216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64651" name=""/>
                          <pic:cNvPicPr/>
                        </pic:nvPicPr>
                        <pic:blipFill>
                          <a:blip r:embed="rId99"/>
                          <a:stretch>
                            <a:fillRect/>
                          </a:stretch>
                        </pic:blipFill>
                        <pic:spPr>
                          <a:xfrm>
                            <a:off x="0" y="0"/>
                            <a:ext cx="390476" cy="390476"/>
                          </a:xfrm>
                          <a:prstGeom prst="rect">
                            <a:avLst/>
                          </a:prstGeom>
                        </pic:spPr>
                      </pic:pic>
                    </a:graphicData>
                  </a:graphic>
                </wp:inline>
              </w:drawing>
            </w:r>
          </w:p>
        </w:tc>
        <w:tc>
          <w:tcPr>
            <w:tcW w:w="4961" w:type="dxa"/>
            <w:vAlign w:val="center"/>
          </w:tcPr>
          <w:p w14:paraId="44AB125E" w14:textId="03A908FC" w:rsidR="007759C5" w:rsidRPr="000C4696" w:rsidRDefault="007759C5"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Haryana liền kề với Rajashthan (xanh biển)</w:t>
            </w:r>
          </w:p>
        </w:tc>
      </w:tr>
      <w:tr w:rsidR="00D622D2" w:rsidRPr="000C4696" w14:paraId="7AEC3595"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77EB71E9" w14:textId="77777777" w:rsidR="007759C5" w:rsidRPr="000C4696" w:rsidRDefault="007759C5" w:rsidP="00A64E62">
            <w:pPr>
              <w:pStyle w:val="Nidungvnbn"/>
              <w:numPr>
                <w:ilvl w:val="0"/>
                <w:numId w:val="18"/>
              </w:numPr>
              <w:jc w:val="center"/>
            </w:pPr>
          </w:p>
        </w:tc>
        <w:tc>
          <w:tcPr>
            <w:tcW w:w="1646" w:type="dxa"/>
            <w:vAlign w:val="center"/>
          </w:tcPr>
          <w:p w14:paraId="1E7DFBD2" w14:textId="237D67B9" w:rsidR="007759C5" w:rsidRPr="000C4696" w:rsidRDefault="007759C5"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Delhi</w:t>
            </w:r>
          </w:p>
        </w:tc>
        <w:tc>
          <w:tcPr>
            <w:tcW w:w="1797" w:type="dxa"/>
            <w:vAlign w:val="center"/>
          </w:tcPr>
          <w:p w14:paraId="62326AA6" w14:textId="7526AD0A" w:rsidR="007759C5"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67C95383" wp14:editId="3195C499">
                  <wp:extent cx="409524" cy="409524"/>
                  <wp:effectExtent l="0" t="0" r="0" b="0"/>
                  <wp:docPr id="66917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73811" name=""/>
                          <pic:cNvPicPr/>
                        </pic:nvPicPr>
                        <pic:blipFill>
                          <a:blip r:embed="rId100"/>
                          <a:stretch>
                            <a:fillRect/>
                          </a:stretch>
                        </pic:blipFill>
                        <pic:spPr>
                          <a:xfrm>
                            <a:off x="0" y="0"/>
                            <a:ext cx="409524" cy="409524"/>
                          </a:xfrm>
                          <a:prstGeom prst="rect">
                            <a:avLst/>
                          </a:prstGeom>
                        </pic:spPr>
                      </pic:pic>
                    </a:graphicData>
                  </a:graphic>
                </wp:inline>
              </w:drawing>
            </w:r>
          </w:p>
        </w:tc>
        <w:tc>
          <w:tcPr>
            <w:tcW w:w="4961" w:type="dxa"/>
            <w:vAlign w:val="center"/>
          </w:tcPr>
          <w:p w14:paraId="43324775" w14:textId="53CF3B0C" w:rsidR="007759C5" w:rsidRPr="000C4696" w:rsidRDefault="007759C5"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Delhi liền kề với Haryana (xanh lá)</w:t>
            </w:r>
          </w:p>
        </w:tc>
      </w:tr>
      <w:tr w:rsidR="007759C5" w:rsidRPr="000C4696" w14:paraId="639694F0"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610F4F2E" w14:textId="77777777" w:rsidR="007759C5" w:rsidRPr="000C4696" w:rsidRDefault="007759C5" w:rsidP="00A64E62">
            <w:pPr>
              <w:pStyle w:val="Nidungvnbn"/>
              <w:numPr>
                <w:ilvl w:val="0"/>
                <w:numId w:val="18"/>
              </w:numPr>
              <w:jc w:val="center"/>
            </w:pPr>
          </w:p>
        </w:tc>
        <w:tc>
          <w:tcPr>
            <w:tcW w:w="1646" w:type="dxa"/>
            <w:vAlign w:val="center"/>
          </w:tcPr>
          <w:p w14:paraId="235D86D5" w14:textId="2347D830" w:rsidR="007759C5" w:rsidRPr="000C4696" w:rsidRDefault="007759C5"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Punjab</w:t>
            </w:r>
          </w:p>
        </w:tc>
        <w:tc>
          <w:tcPr>
            <w:tcW w:w="1797" w:type="dxa"/>
            <w:vAlign w:val="center"/>
          </w:tcPr>
          <w:p w14:paraId="560A5B2A" w14:textId="40AB8649" w:rsidR="007759C5"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0F4B7238" wp14:editId="5C697DB2">
                  <wp:extent cx="409524" cy="409524"/>
                  <wp:effectExtent l="0" t="0" r="0" b="0"/>
                  <wp:docPr id="66226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60837" name=""/>
                          <pic:cNvPicPr/>
                        </pic:nvPicPr>
                        <pic:blipFill>
                          <a:blip r:embed="rId100"/>
                          <a:stretch>
                            <a:fillRect/>
                          </a:stretch>
                        </pic:blipFill>
                        <pic:spPr>
                          <a:xfrm>
                            <a:off x="0" y="0"/>
                            <a:ext cx="409524" cy="409524"/>
                          </a:xfrm>
                          <a:prstGeom prst="rect">
                            <a:avLst/>
                          </a:prstGeom>
                        </pic:spPr>
                      </pic:pic>
                    </a:graphicData>
                  </a:graphic>
                </wp:inline>
              </w:drawing>
            </w:r>
          </w:p>
        </w:tc>
        <w:tc>
          <w:tcPr>
            <w:tcW w:w="4961" w:type="dxa"/>
            <w:vAlign w:val="center"/>
          </w:tcPr>
          <w:p w14:paraId="63F36E04" w14:textId="77777777" w:rsidR="009E711A" w:rsidRPr="000C4696" w:rsidRDefault="007759C5"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Punjab liền kề với</w:t>
            </w:r>
            <w:r w:rsidR="009E711A" w:rsidRPr="000C4696">
              <w:t>:</w:t>
            </w:r>
          </w:p>
          <w:p w14:paraId="6777B77A" w14:textId="77777777" w:rsidR="009E711A" w:rsidRPr="000C4696" w:rsidRDefault="007759C5" w:rsidP="00A64E62">
            <w:pPr>
              <w:pStyle w:val="Nidungvnbn"/>
              <w:numPr>
                <w:ilvl w:val="0"/>
                <w:numId w:val="31"/>
              </w:numPr>
              <w:jc w:val="left"/>
              <w:cnfStyle w:val="000000000000" w:firstRow="0" w:lastRow="0" w:firstColumn="0" w:lastColumn="0" w:oddVBand="0" w:evenVBand="0" w:oddHBand="0" w:evenHBand="0" w:firstRowFirstColumn="0" w:firstRowLastColumn="0" w:lastRowFirstColumn="0" w:lastRowLastColumn="0"/>
            </w:pPr>
            <w:r w:rsidRPr="000C4696">
              <w:t>Haryana (xanh lá)</w:t>
            </w:r>
          </w:p>
          <w:p w14:paraId="66584687" w14:textId="49694B39" w:rsidR="007759C5" w:rsidRPr="000C4696" w:rsidRDefault="007759C5" w:rsidP="00A64E62">
            <w:pPr>
              <w:pStyle w:val="Nidungvnbn"/>
              <w:numPr>
                <w:ilvl w:val="0"/>
                <w:numId w:val="31"/>
              </w:numPr>
              <w:jc w:val="left"/>
              <w:cnfStyle w:val="000000000000" w:firstRow="0" w:lastRow="0" w:firstColumn="0" w:lastColumn="0" w:oddVBand="0" w:evenVBand="0" w:oddHBand="0" w:evenHBand="0" w:firstRowFirstColumn="0" w:firstRowLastColumn="0" w:lastRowFirstColumn="0" w:lastRowLastColumn="0"/>
            </w:pPr>
            <w:r w:rsidRPr="000C4696">
              <w:t>Rajasthan (xanh biển)</w:t>
            </w:r>
          </w:p>
        </w:tc>
      </w:tr>
      <w:tr w:rsidR="00D622D2" w:rsidRPr="000C4696" w14:paraId="0973EB9B"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17B214B0" w14:textId="77777777" w:rsidR="007759C5" w:rsidRPr="000C4696" w:rsidRDefault="007759C5" w:rsidP="00A64E62">
            <w:pPr>
              <w:pStyle w:val="Nidungvnbn"/>
              <w:numPr>
                <w:ilvl w:val="0"/>
                <w:numId w:val="18"/>
              </w:numPr>
              <w:jc w:val="center"/>
            </w:pPr>
          </w:p>
        </w:tc>
        <w:tc>
          <w:tcPr>
            <w:tcW w:w="1646" w:type="dxa"/>
            <w:vAlign w:val="center"/>
          </w:tcPr>
          <w:p w14:paraId="25D0558B" w14:textId="16AB79BE" w:rsidR="007759C5" w:rsidRPr="000C4696" w:rsidRDefault="007759C5"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Chandigarh</w:t>
            </w:r>
          </w:p>
        </w:tc>
        <w:tc>
          <w:tcPr>
            <w:tcW w:w="1797" w:type="dxa"/>
            <w:vAlign w:val="center"/>
          </w:tcPr>
          <w:p w14:paraId="446E726A" w14:textId="0A60DEAE" w:rsidR="007759C5"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414B639F" wp14:editId="2BB7D442">
                  <wp:extent cx="388800" cy="388800"/>
                  <wp:effectExtent l="0" t="0" r="0" b="0"/>
                  <wp:docPr id="61621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12850" name=""/>
                          <pic:cNvPicPr/>
                        </pic:nvPicPr>
                        <pic:blipFill>
                          <a:blip r:embed="rId101"/>
                          <a:stretch>
                            <a:fillRect/>
                          </a:stretch>
                        </pic:blipFill>
                        <pic:spPr>
                          <a:xfrm>
                            <a:off x="0" y="0"/>
                            <a:ext cx="388800" cy="388800"/>
                          </a:xfrm>
                          <a:prstGeom prst="rect">
                            <a:avLst/>
                          </a:prstGeom>
                        </pic:spPr>
                      </pic:pic>
                    </a:graphicData>
                  </a:graphic>
                </wp:inline>
              </w:drawing>
            </w:r>
          </w:p>
        </w:tc>
        <w:tc>
          <w:tcPr>
            <w:tcW w:w="4961" w:type="dxa"/>
            <w:vAlign w:val="center"/>
          </w:tcPr>
          <w:p w14:paraId="220712CE" w14:textId="77777777" w:rsidR="00975371" w:rsidRPr="000C4696" w:rsidRDefault="00635B94"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Chandigarh liền kề với</w:t>
            </w:r>
            <w:r w:rsidR="00975371" w:rsidRPr="000C4696">
              <w:t>:</w:t>
            </w:r>
          </w:p>
          <w:p w14:paraId="6D23D86A" w14:textId="77777777" w:rsidR="00975371" w:rsidRPr="000C4696" w:rsidRDefault="00635B94" w:rsidP="00A64E62">
            <w:pPr>
              <w:pStyle w:val="Nidungvnbn"/>
              <w:numPr>
                <w:ilvl w:val="0"/>
                <w:numId w:val="32"/>
              </w:numPr>
              <w:jc w:val="left"/>
              <w:cnfStyle w:val="000000000000" w:firstRow="0" w:lastRow="0" w:firstColumn="0" w:lastColumn="0" w:oddVBand="0" w:evenVBand="0" w:oddHBand="0" w:evenHBand="0" w:firstRowFirstColumn="0" w:firstRowLastColumn="0" w:lastRowFirstColumn="0" w:lastRowLastColumn="0"/>
            </w:pPr>
            <w:r w:rsidRPr="000C4696">
              <w:t>Haryana</w:t>
            </w:r>
            <w:r w:rsidR="00B351F8" w:rsidRPr="000C4696">
              <w:t xml:space="preserve"> </w:t>
            </w:r>
            <w:r w:rsidRPr="000C4696">
              <w:t>(xanh lá)</w:t>
            </w:r>
          </w:p>
          <w:p w14:paraId="5C2819D5" w14:textId="51CAD395" w:rsidR="007759C5" w:rsidRPr="000C4696" w:rsidRDefault="00635B94" w:rsidP="00A64E62">
            <w:pPr>
              <w:pStyle w:val="Nidungvnbn"/>
              <w:numPr>
                <w:ilvl w:val="0"/>
                <w:numId w:val="32"/>
              </w:numPr>
              <w:jc w:val="left"/>
              <w:cnfStyle w:val="000000000000" w:firstRow="0" w:lastRow="0" w:firstColumn="0" w:lastColumn="0" w:oddVBand="0" w:evenVBand="0" w:oddHBand="0" w:evenHBand="0" w:firstRowFirstColumn="0" w:firstRowLastColumn="0" w:lastRowFirstColumn="0" w:lastRowLastColumn="0"/>
            </w:pPr>
            <w:r w:rsidRPr="000C4696">
              <w:t>Punjab (hồng)</w:t>
            </w:r>
          </w:p>
        </w:tc>
      </w:tr>
      <w:tr w:rsidR="007759C5" w:rsidRPr="000C4696" w14:paraId="083FBC77"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589ABD25" w14:textId="77777777" w:rsidR="007759C5" w:rsidRPr="000C4696" w:rsidRDefault="007759C5" w:rsidP="00A64E62">
            <w:pPr>
              <w:pStyle w:val="Nidungvnbn"/>
              <w:numPr>
                <w:ilvl w:val="0"/>
                <w:numId w:val="18"/>
              </w:numPr>
              <w:jc w:val="center"/>
            </w:pPr>
          </w:p>
        </w:tc>
        <w:tc>
          <w:tcPr>
            <w:tcW w:w="1646" w:type="dxa"/>
            <w:vAlign w:val="center"/>
          </w:tcPr>
          <w:p w14:paraId="4357070D" w14:textId="192D2F65" w:rsidR="007759C5" w:rsidRPr="000C4696" w:rsidRDefault="007759C5"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Jammu and Kashmir</w:t>
            </w:r>
          </w:p>
        </w:tc>
        <w:tc>
          <w:tcPr>
            <w:tcW w:w="1797" w:type="dxa"/>
            <w:vAlign w:val="center"/>
          </w:tcPr>
          <w:p w14:paraId="7CB64E58" w14:textId="6C994067" w:rsidR="007759C5"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4E489B2A" wp14:editId="52757BE3">
                  <wp:extent cx="390476" cy="390476"/>
                  <wp:effectExtent l="0" t="0" r="0" b="0"/>
                  <wp:docPr id="38918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2027" name=""/>
                          <pic:cNvPicPr/>
                        </pic:nvPicPr>
                        <pic:blipFill>
                          <a:blip r:embed="rId99"/>
                          <a:stretch>
                            <a:fillRect/>
                          </a:stretch>
                        </pic:blipFill>
                        <pic:spPr>
                          <a:xfrm>
                            <a:off x="0" y="0"/>
                            <a:ext cx="390476" cy="390476"/>
                          </a:xfrm>
                          <a:prstGeom prst="rect">
                            <a:avLst/>
                          </a:prstGeom>
                        </pic:spPr>
                      </pic:pic>
                    </a:graphicData>
                  </a:graphic>
                </wp:inline>
              </w:drawing>
            </w:r>
          </w:p>
        </w:tc>
        <w:tc>
          <w:tcPr>
            <w:tcW w:w="4961" w:type="dxa"/>
            <w:vAlign w:val="center"/>
          </w:tcPr>
          <w:p w14:paraId="78E870E3" w14:textId="2A33F902" w:rsidR="007759C5" w:rsidRPr="000C4696" w:rsidRDefault="009F5D31"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Jammu and Kashmir</w:t>
            </w:r>
            <w:r w:rsidR="0088178B" w:rsidRPr="000C4696">
              <w:t xml:space="preserve"> </w:t>
            </w:r>
            <w:r w:rsidR="00B351F8" w:rsidRPr="000C4696">
              <w:t>liền kề</w:t>
            </w:r>
            <w:r w:rsidR="00975371" w:rsidRPr="000C4696">
              <w:t>:</w:t>
            </w:r>
            <w:r w:rsidR="004071E1" w:rsidRPr="000C4696">
              <w:t xml:space="preserve"> Punjab (h</w:t>
            </w:r>
            <w:r w:rsidR="00AF307A" w:rsidRPr="000C4696">
              <w:t>ồng)</w:t>
            </w:r>
          </w:p>
        </w:tc>
      </w:tr>
      <w:tr w:rsidR="00D622D2" w:rsidRPr="000C4696" w14:paraId="654CDF31"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7069D0F3" w14:textId="77777777" w:rsidR="007759C5" w:rsidRPr="000C4696" w:rsidRDefault="007759C5" w:rsidP="00A64E62">
            <w:pPr>
              <w:pStyle w:val="Nidungvnbn"/>
              <w:numPr>
                <w:ilvl w:val="0"/>
                <w:numId w:val="18"/>
              </w:numPr>
              <w:jc w:val="center"/>
            </w:pPr>
          </w:p>
        </w:tc>
        <w:tc>
          <w:tcPr>
            <w:tcW w:w="1646" w:type="dxa"/>
            <w:vAlign w:val="center"/>
          </w:tcPr>
          <w:p w14:paraId="2681EFEB" w14:textId="6B6DC2EC" w:rsidR="007759C5" w:rsidRPr="000C4696" w:rsidRDefault="007759C5"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Himachal Pradesh</w:t>
            </w:r>
          </w:p>
        </w:tc>
        <w:tc>
          <w:tcPr>
            <w:tcW w:w="1797" w:type="dxa"/>
            <w:vAlign w:val="center"/>
          </w:tcPr>
          <w:p w14:paraId="61DDC4BD" w14:textId="69601D2A" w:rsidR="007759C5"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274BBAD6" wp14:editId="1F4B70C5">
                  <wp:extent cx="390476" cy="390476"/>
                  <wp:effectExtent l="0" t="0" r="0" b="0"/>
                  <wp:docPr id="166170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04366" name=""/>
                          <pic:cNvPicPr/>
                        </pic:nvPicPr>
                        <pic:blipFill>
                          <a:blip r:embed="rId98"/>
                          <a:stretch>
                            <a:fillRect/>
                          </a:stretch>
                        </pic:blipFill>
                        <pic:spPr>
                          <a:xfrm>
                            <a:off x="0" y="0"/>
                            <a:ext cx="390476" cy="390476"/>
                          </a:xfrm>
                          <a:prstGeom prst="rect">
                            <a:avLst/>
                          </a:prstGeom>
                        </pic:spPr>
                      </pic:pic>
                    </a:graphicData>
                  </a:graphic>
                </wp:inline>
              </w:drawing>
            </w:r>
          </w:p>
        </w:tc>
        <w:tc>
          <w:tcPr>
            <w:tcW w:w="4961" w:type="dxa"/>
            <w:vAlign w:val="center"/>
          </w:tcPr>
          <w:p w14:paraId="03EC8061" w14:textId="77777777" w:rsidR="00975371" w:rsidRPr="000C4696" w:rsidRDefault="00BE279F"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Himachal Pradesh</w:t>
            </w:r>
            <w:r w:rsidR="00AC6182" w:rsidRPr="000C4696">
              <w:t xml:space="preserve"> liền kề với</w:t>
            </w:r>
            <w:r w:rsidR="00975371" w:rsidRPr="000C4696">
              <w:t>:</w:t>
            </w:r>
          </w:p>
          <w:p w14:paraId="275619BE" w14:textId="77777777" w:rsidR="00975371" w:rsidRPr="000C4696" w:rsidRDefault="00AC6182" w:rsidP="00A64E62">
            <w:pPr>
              <w:pStyle w:val="Nidungvnbn"/>
              <w:numPr>
                <w:ilvl w:val="0"/>
                <w:numId w:val="33"/>
              </w:numPr>
              <w:jc w:val="left"/>
              <w:cnfStyle w:val="000000000000" w:firstRow="0" w:lastRow="0" w:firstColumn="0" w:lastColumn="0" w:oddVBand="0" w:evenVBand="0" w:oddHBand="0" w:evenHBand="0" w:firstRowFirstColumn="0" w:firstRowLastColumn="0" w:lastRowFirstColumn="0" w:lastRowLastColumn="0"/>
            </w:pPr>
            <w:r w:rsidRPr="000C4696">
              <w:t>P</w:t>
            </w:r>
            <w:r w:rsidR="00363F37" w:rsidRPr="000C4696">
              <w:t>unjab (hồng)</w:t>
            </w:r>
          </w:p>
          <w:p w14:paraId="524C94B9" w14:textId="77777777" w:rsidR="00975371" w:rsidRPr="000C4696" w:rsidRDefault="00C94B30" w:rsidP="00A64E62">
            <w:pPr>
              <w:pStyle w:val="Nidungvnbn"/>
              <w:numPr>
                <w:ilvl w:val="0"/>
                <w:numId w:val="33"/>
              </w:numPr>
              <w:jc w:val="left"/>
              <w:cnfStyle w:val="000000000000" w:firstRow="0" w:lastRow="0" w:firstColumn="0" w:lastColumn="0" w:oddVBand="0" w:evenVBand="0" w:oddHBand="0" w:evenHBand="0" w:firstRowFirstColumn="0" w:firstRowLastColumn="0" w:lastRowFirstColumn="0" w:lastRowLastColumn="0"/>
            </w:pPr>
            <w:r w:rsidRPr="000C4696">
              <w:t>Jammu and Kashmir (xanh lá)</w:t>
            </w:r>
          </w:p>
          <w:p w14:paraId="13D1739C" w14:textId="636B56A0" w:rsidR="007759C5" w:rsidRPr="000C4696" w:rsidRDefault="00C94B30" w:rsidP="00A64E62">
            <w:pPr>
              <w:pStyle w:val="Nidungvnbn"/>
              <w:numPr>
                <w:ilvl w:val="0"/>
                <w:numId w:val="33"/>
              </w:numPr>
              <w:jc w:val="left"/>
              <w:cnfStyle w:val="000000000000" w:firstRow="0" w:lastRow="0" w:firstColumn="0" w:lastColumn="0" w:oddVBand="0" w:evenVBand="0" w:oddHBand="0" w:evenHBand="0" w:firstRowFirstColumn="0" w:firstRowLastColumn="0" w:lastRowFirstColumn="0" w:lastRowLastColumn="0"/>
            </w:pPr>
            <w:r w:rsidRPr="000C4696">
              <w:t>Haryana (xanh lá)</w:t>
            </w:r>
          </w:p>
        </w:tc>
      </w:tr>
      <w:tr w:rsidR="007759C5" w:rsidRPr="000C4696" w14:paraId="1AE3DF46"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75D8DC34" w14:textId="77777777" w:rsidR="007759C5" w:rsidRPr="000C4696" w:rsidRDefault="007759C5" w:rsidP="00A64E62">
            <w:pPr>
              <w:pStyle w:val="Nidungvnbn"/>
              <w:numPr>
                <w:ilvl w:val="0"/>
                <w:numId w:val="18"/>
              </w:numPr>
              <w:jc w:val="center"/>
            </w:pPr>
          </w:p>
        </w:tc>
        <w:tc>
          <w:tcPr>
            <w:tcW w:w="1646" w:type="dxa"/>
            <w:vAlign w:val="center"/>
          </w:tcPr>
          <w:p w14:paraId="1B84B72C" w14:textId="21951222" w:rsidR="007759C5" w:rsidRPr="000C4696" w:rsidRDefault="007759C5"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Uttarakhand</w:t>
            </w:r>
          </w:p>
        </w:tc>
        <w:tc>
          <w:tcPr>
            <w:tcW w:w="1797" w:type="dxa"/>
            <w:vAlign w:val="center"/>
          </w:tcPr>
          <w:p w14:paraId="4D73C543" w14:textId="7B33D402" w:rsidR="007759C5"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0E5941A6" wp14:editId="11382698">
                  <wp:extent cx="409524" cy="409524"/>
                  <wp:effectExtent l="0" t="0" r="0" b="0"/>
                  <wp:docPr id="132865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53557" name=""/>
                          <pic:cNvPicPr/>
                        </pic:nvPicPr>
                        <pic:blipFill>
                          <a:blip r:embed="rId100"/>
                          <a:stretch>
                            <a:fillRect/>
                          </a:stretch>
                        </pic:blipFill>
                        <pic:spPr>
                          <a:xfrm>
                            <a:off x="0" y="0"/>
                            <a:ext cx="409524" cy="409524"/>
                          </a:xfrm>
                          <a:prstGeom prst="rect">
                            <a:avLst/>
                          </a:prstGeom>
                        </pic:spPr>
                      </pic:pic>
                    </a:graphicData>
                  </a:graphic>
                </wp:inline>
              </w:drawing>
            </w:r>
          </w:p>
        </w:tc>
        <w:tc>
          <w:tcPr>
            <w:tcW w:w="4961" w:type="dxa"/>
            <w:vAlign w:val="center"/>
          </w:tcPr>
          <w:p w14:paraId="75EB7687" w14:textId="77777777" w:rsidR="00975371" w:rsidRPr="000C4696" w:rsidRDefault="00C94B30"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 xml:space="preserve">Uttarakhand </w:t>
            </w:r>
            <w:r w:rsidR="009644BE" w:rsidRPr="000C4696">
              <w:t xml:space="preserve">liền kề </w:t>
            </w:r>
            <w:r w:rsidR="00975371" w:rsidRPr="000C4696">
              <w:t>với:</w:t>
            </w:r>
          </w:p>
          <w:p w14:paraId="0F14B821" w14:textId="77777777" w:rsidR="00975371" w:rsidRPr="000C4696" w:rsidRDefault="009644BE" w:rsidP="00A64E62">
            <w:pPr>
              <w:pStyle w:val="Nidungvnbn"/>
              <w:numPr>
                <w:ilvl w:val="0"/>
                <w:numId w:val="34"/>
              </w:numPr>
              <w:jc w:val="left"/>
              <w:cnfStyle w:val="000000000000" w:firstRow="0" w:lastRow="0" w:firstColumn="0" w:lastColumn="0" w:oddVBand="0" w:evenVBand="0" w:oddHBand="0" w:evenHBand="0" w:firstRowFirstColumn="0" w:firstRowLastColumn="0" w:lastRowFirstColumn="0" w:lastRowLastColumn="0"/>
            </w:pPr>
            <w:r w:rsidRPr="000C4696">
              <w:t>Himachal Pradesh (xanh biển)</w:t>
            </w:r>
          </w:p>
          <w:p w14:paraId="6D63709B" w14:textId="5CB10B8B" w:rsidR="007759C5" w:rsidRPr="000C4696" w:rsidRDefault="009644BE" w:rsidP="00A64E62">
            <w:pPr>
              <w:pStyle w:val="Nidungvnbn"/>
              <w:numPr>
                <w:ilvl w:val="0"/>
                <w:numId w:val="34"/>
              </w:numPr>
              <w:jc w:val="left"/>
              <w:cnfStyle w:val="000000000000" w:firstRow="0" w:lastRow="0" w:firstColumn="0" w:lastColumn="0" w:oddVBand="0" w:evenVBand="0" w:oddHBand="0" w:evenHBand="0" w:firstRowFirstColumn="0" w:firstRowLastColumn="0" w:lastRowFirstColumn="0" w:lastRowLastColumn="0"/>
            </w:pPr>
            <w:r w:rsidRPr="000C4696">
              <w:t>Haryana (xanh lá)</w:t>
            </w:r>
          </w:p>
        </w:tc>
      </w:tr>
      <w:tr w:rsidR="00D622D2" w:rsidRPr="000C4696" w14:paraId="5919B520"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6553E7AF" w14:textId="77777777" w:rsidR="007759C5" w:rsidRPr="000C4696" w:rsidRDefault="007759C5" w:rsidP="00A64E62">
            <w:pPr>
              <w:pStyle w:val="Nidungvnbn"/>
              <w:numPr>
                <w:ilvl w:val="0"/>
                <w:numId w:val="18"/>
              </w:numPr>
              <w:jc w:val="center"/>
            </w:pPr>
          </w:p>
        </w:tc>
        <w:tc>
          <w:tcPr>
            <w:tcW w:w="1646" w:type="dxa"/>
            <w:vAlign w:val="center"/>
          </w:tcPr>
          <w:p w14:paraId="5EEC0AC6" w14:textId="1EF17CA4" w:rsidR="007759C5" w:rsidRPr="000C4696" w:rsidRDefault="007759C5"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Uttar Pradesh</w:t>
            </w:r>
          </w:p>
        </w:tc>
        <w:tc>
          <w:tcPr>
            <w:tcW w:w="1797" w:type="dxa"/>
            <w:vAlign w:val="center"/>
          </w:tcPr>
          <w:p w14:paraId="206644D8" w14:textId="55B59BB0" w:rsidR="007759C5"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332281BC" wp14:editId="4DD7D81F">
                  <wp:extent cx="390476" cy="390476"/>
                  <wp:effectExtent l="0" t="0" r="0" b="0"/>
                  <wp:docPr id="162794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41325" name=""/>
                          <pic:cNvPicPr/>
                        </pic:nvPicPr>
                        <pic:blipFill>
                          <a:blip r:embed="rId102"/>
                          <a:stretch>
                            <a:fillRect/>
                          </a:stretch>
                        </pic:blipFill>
                        <pic:spPr>
                          <a:xfrm>
                            <a:off x="0" y="0"/>
                            <a:ext cx="390476" cy="390476"/>
                          </a:xfrm>
                          <a:prstGeom prst="rect">
                            <a:avLst/>
                          </a:prstGeom>
                        </pic:spPr>
                      </pic:pic>
                    </a:graphicData>
                  </a:graphic>
                </wp:inline>
              </w:drawing>
            </w:r>
          </w:p>
        </w:tc>
        <w:tc>
          <w:tcPr>
            <w:tcW w:w="4961" w:type="dxa"/>
            <w:vAlign w:val="center"/>
          </w:tcPr>
          <w:p w14:paraId="39D7C404" w14:textId="77777777" w:rsidR="00975371" w:rsidRPr="000C4696" w:rsidRDefault="004D5B0C"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 xml:space="preserve">Uttar Pradesh </w:t>
            </w:r>
            <w:r w:rsidR="00F3221A" w:rsidRPr="000C4696">
              <w:t xml:space="preserve">liền kề </w:t>
            </w:r>
            <w:r w:rsidR="00205649" w:rsidRPr="000C4696">
              <w:t>v</w:t>
            </w:r>
            <w:r w:rsidR="00321E69" w:rsidRPr="000C4696">
              <w:t>ới</w:t>
            </w:r>
            <w:r w:rsidR="00975371" w:rsidRPr="000C4696">
              <w:t>:</w:t>
            </w:r>
          </w:p>
          <w:p w14:paraId="5AEFBE7E" w14:textId="77777777" w:rsidR="00975371" w:rsidRPr="000C4696" w:rsidRDefault="003F5B2D" w:rsidP="00A64E62">
            <w:pPr>
              <w:pStyle w:val="Nidungvnbn"/>
              <w:numPr>
                <w:ilvl w:val="0"/>
                <w:numId w:val="35"/>
              </w:numPr>
              <w:jc w:val="left"/>
              <w:cnfStyle w:val="000000000000" w:firstRow="0" w:lastRow="0" w:firstColumn="0" w:lastColumn="0" w:oddVBand="0" w:evenVBand="0" w:oddHBand="0" w:evenHBand="0" w:firstRowFirstColumn="0" w:firstRowLastColumn="0" w:lastRowFirstColumn="0" w:lastRowLastColumn="0"/>
            </w:pPr>
            <w:r w:rsidRPr="000C4696">
              <w:t>Uttarakhand (hồng)</w:t>
            </w:r>
          </w:p>
          <w:p w14:paraId="7413584A" w14:textId="252F1635" w:rsidR="00975371" w:rsidRPr="000C4696" w:rsidRDefault="003F5B2D" w:rsidP="00A64E62">
            <w:pPr>
              <w:pStyle w:val="Nidungvnbn"/>
              <w:numPr>
                <w:ilvl w:val="0"/>
                <w:numId w:val="35"/>
              </w:numPr>
              <w:jc w:val="left"/>
              <w:cnfStyle w:val="000000000000" w:firstRow="0" w:lastRow="0" w:firstColumn="0" w:lastColumn="0" w:oddVBand="0" w:evenVBand="0" w:oddHBand="0" w:evenHBand="0" w:firstRowFirstColumn="0" w:firstRowLastColumn="0" w:lastRowFirstColumn="0" w:lastRowLastColumn="0"/>
            </w:pPr>
            <w:r w:rsidRPr="000C4696">
              <w:t>Himachal Pradesh</w:t>
            </w:r>
            <w:r w:rsidR="00975371" w:rsidRPr="000C4696">
              <w:t xml:space="preserve"> </w:t>
            </w:r>
            <w:r w:rsidRPr="000C4696">
              <w:t>(xanh biển)</w:t>
            </w:r>
          </w:p>
          <w:p w14:paraId="64DA061E" w14:textId="77777777" w:rsidR="00975371" w:rsidRPr="000C4696" w:rsidRDefault="00321E69" w:rsidP="00A64E62">
            <w:pPr>
              <w:pStyle w:val="Nidungvnbn"/>
              <w:numPr>
                <w:ilvl w:val="0"/>
                <w:numId w:val="35"/>
              </w:numPr>
              <w:jc w:val="left"/>
              <w:cnfStyle w:val="000000000000" w:firstRow="0" w:lastRow="0" w:firstColumn="0" w:lastColumn="0" w:oddVBand="0" w:evenVBand="0" w:oddHBand="0" w:evenHBand="0" w:firstRowFirstColumn="0" w:firstRowLastColumn="0" w:lastRowFirstColumn="0" w:lastRowLastColumn="0"/>
            </w:pPr>
            <w:r w:rsidRPr="000C4696">
              <w:t>Delhi (hồng)</w:t>
            </w:r>
          </w:p>
          <w:p w14:paraId="22CA6F2E" w14:textId="77777777" w:rsidR="00975371" w:rsidRPr="000C4696" w:rsidRDefault="00746154" w:rsidP="00A64E62">
            <w:pPr>
              <w:pStyle w:val="Nidungvnbn"/>
              <w:numPr>
                <w:ilvl w:val="0"/>
                <w:numId w:val="35"/>
              </w:numPr>
              <w:jc w:val="left"/>
              <w:cnfStyle w:val="000000000000" w:firstRow="0" w:lastRow="0" w:firstColumn="0" w:lastColumn="0" w:oddVBand="0" w:evenVBand="0" w:oddHBand="0" w:evenHBand="0" w:firstRowFirstColumn="0" w:firstRowLastColumn="0" w:lastRowFirstColumn="0" w:lastRowLastColumn="0"/>
            </w:pPr>
            <w:r w:rsidRPr="000C4696">
              <w:t>Haryana</w:t>
            </w:r>
            <w:r w:rsidR="00975371" w:rsidRPr="000C4696">
              <w:t xml:space="preserve"> </w:t>
            </w:r>
            <w:r w:rsidRPr="000C4696">
              <w:t>(xanh lá)</w:t>
            </w:r>
          </w:p>
          <w:p w14:paraId="376274D0" w14:textId="77777777" w:rsidR="00975371" w:rsidRPr="000C4696" w:rsidRDefault="00321E69" w:rsidP="00A64E62">
            <w:pPr>
              <w:pStyle w:val="Nidungvnbn"/>
              <w:numPr>
                <w:ilvl w:val="0"/>
                <w:numId w:val="35"/>
              </w:numPr>
              <w:jc w:val="left"/>
              <w:cnfStyle w:val="000000000000" w:firstRow="0" w:lastRow="0" w:firstColumn="0" w:lastColumn="0" w:oddVBand="0" w:evenVBand="0" w:oddHBand="0" w:evenHBand="0" w:firstRowFirstColumn="0" w:firstRowLastColumn="0" w:lastRowFirstColumn="0" w:lastRowLastColumn="0"/>
            </w:pPr>
            <w:r w:rsidRPr="000C4696">
              <w:t>Madhya Pradesh (xanh lá)</w:t>
            </w:r>
          </w:p>
          <w:p w14:paraId="0A644E7D" w14:textId="77777777" w:rsidR="00975371" w:rsidRPr="000C4696" w:rsidRDefault="00F7030B" w:rsidP="00A64E62">
            <w:pPr>
              <w:pStyle w:val="Nidungvnbn"/>
              <w:numPr>
                <w:ilvl w:val="0"/>
                <w:numId w:val="35"/>
              </w:numPr>
              <w:jc w:val="left"/>
              <w:cnfStyle w:val="000000000000" w:firstRow="0" w:lastRow="0" w:firstColumn="0" w:lastColumn="0" w:oddVBand="0" w:evenVBand="0" w:oddHBand="0" w:evenHBand="0" w:firstRowFirstColumn="0" w:firstRowLastColumn="0" w:lastRowFirstColumn="0" w:lastRowLastColumn="0"/>
            </w:pPr>
            <w:r w:rsidRPr="000C4696">
              <w:t>Rajashthan</w:t>
            </w:r>
            <w:r w:rsidR="003F5B2D" w:rsidRPr="000C4696">
              <w:t xml:space="preserve"> (xanh biển)</w:t>
            </w:r>
          </w:p>
          <w:p w14:paraId="2E2A9DC7" w14:textId="77777777" w:rsidR="00975371" w:rsidRPr="000C4696" w:rsidRDefault="00746154" w:rsidP="00A64E62">
            <w:pPr>
              <w:pStyle w:val="Nidungvnbn"/>
              <w:numPr>
                <w:ilvl w:val="0"/>
                <w:numId w:val="35"/>
              </w:numPr>
              <w:jc w:val="left"/>
              <w:cnfStyle w:val="000000000000" w:firstRow="0" w:lastRow="0" w:firstColumn="0" w:lastColumn="0" w:oddVBand="0" w:evenVBand="0" w:oddHBand="0" w:evenHBand="0" w:firstRowFirstColumn="0" w:firstRowLastColumn="0" w:lastRowFirstColumn="0" w:lastRowLastColumn="0"/>
            </w:pPr>
            <w:r w:rsidRPr="000C4696">
              <w:t>Chhattisgarh (xanh biển)</w:t>
            </w:r>
          </w:p>
          <w:p w14:paraId="0E6BD010" w14:textId="33F3AE17" w:rsidR="007759C5" w:rsidRPr="000C4696" w:rsidRDefault="00746154" w:rsidP="00A64E62">
            <w:pPr>
              <w:pStyle w:val="Nidungvnbn"/>
              <w:numPr>
                <w:ilvl w:val="0"/>
                <w:numId w:val="35"/>
              </w:numPr>
              <w:jc w:val="left"/>
              <w:cnfStyle w:val="000000000000" w:firstRow="0" w:lastRow="0" w:firstColumn="0" w:lastColumn="0" w:oddVBand="0" w:evenVBand="0" w:oddHBand="0" w:evenHBand="0" w:firstRowFirstColumn="0" w:firstRowLastColumn="0" w:lastRowFirstColumn="0" w:lastRowLastColumn="0"/>
            </w:pPr>
            <w:r w:rsidRPr="000C4696">
              <w:t>Jharkhand (xanh lá)</w:t>
            </w:r>
          </w:p>
        </w:tc>
      </w:tr>
      <w:tr w:rsidR="00457081" w:rsidRPr="000C4696" w14:paraId="2BDA4224"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6826BE02" w14:textId="77777777" w:rsidR="00457081" w:rsidRPr="000C4696" w:rsidRDefault="00457081" w:rsidP="00A64E62">
            <w:pPr>
              <w:pStyle w:val="Nidungvnbn"/>
              <w:numPr>
                <w:ilvl w:val="0"/>
                <w:numId w:val="18"/>
              </w:numPr>
              <w:jc w:val="center"/>
            </w:pPr>
          </w:p>
        </w:tc>
        <w:tc>
          <w:tcPr>
            <w:tcW w:w="1646" w:type="dxa"/>
            <w:vAlign w:val="center"/>
          </w:tcPr>
          <w:p w14:paraId="31544FEF" w14:textId="4ED587D8" w:rsidR="00457081" w:rsidRPr="000C4696" w:rsidRDefault="00457081"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Bihar</w:t>
            </w:r>
          </w:p>
        </w:tc>
        <w:tc>
          <w:tcPr>
            <w:tcW w:w="1797" w:type="dxa"/>
            <w:vAlign w:val="center"/>
          </w:tcPr>
          <w:p w14:paraId="0A8B4B4F" w14:textId="29C18C8D" w:rsidR="00457081"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0139D6E1" wp14:editId="22F522CF">
                  <wp:extent cx="409524" cy="409524"/>
                  <wp:effectExtent l="0" t="0" r="0" b="0"/>
                  <wp:docPr id="131431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10627" name=""/>
                          <pic:cNvPicPr/>
                        </pic:nvPicPr>
                        <pic:blipFill>
                          <a:blip r:embed="rId100"/>
                          <a:stretch>
                            <a:fillRect/>
                          </a:stretch>
                        </pic:blipFill>
                        <pic:spPr>
                          <a:xfrm>
                            <a:off x="0" y="0"/>
                            <a:ext cx="409524" cy="409524"/>
                          </a:xfrm>
                          <a:prstGeom prst="rect">
                            <a:avLst/>
                          </a:prstGeom>
                        </pic:spPr>
                      </pic:pic>
                    </a:graphicData>
                  </a:graphic>
                </wp:inline>
              </w:drawing>
            </w:r>
          </w:p>
        </w:tc>
        <w:tc>
          <w:tcPr>
            <w:tcW w:w="4961" w:type="dxa"/>
            <w:vAlign w:val="center"/>
          </w:tcPr>
          <w:p w14:paraId="3227B095" w14:textId="77777777" w:rsidR="00975371" w:rsidRPr="000C4696" w:rsidRDefault="00AB6CE5"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Bihar liền kề với</w:t>
            </w:r>
            <w:r w:rsidR="00975371" w:rsidRPr="000C4696">
              <w:t>:</w:t>
            </w:r>
          </w:p>
          <w:p w14:paraId="40F829B4" w14:textId="77777777" w:rsidR="00975371" w:rsidRPr="000C4696" w:rsidRDefault="00AB6CE5" w:rsidP="00A64E62">
            <w:pPr>
              <w:pStyle w:val="Nidungvnbn"/>
              <w:numPr>
                <w:ilvl w:val="0"/>
                <w:numId w:val="36"/>
              </w:numPr>
              <w:jc w:val="left"/>
              <w:cnfStyle w:val="000000000000" w:firstRow="0" w:lastRow="0" w:firstColumn="0" w:lastColumn="0" w:oddVBand="0" w:evenVBand="0" w:oddHBand="0" w:evenHBand="0" w:firstRowFirstColumn="0" w:firstRowLastColumn="0" w:lastRowFirstColumn="0" w:lastRowLastColumn="0"/>
            </w:pPr>
            <w:r w:rsidRPr="000C4696">
              <w:t>Uttar Pradesh (vàng)</w:t>
            </w:r>
          </w:p>
          <w:p w14:paraId="474DA997" w14:textId="77777777" w:rsidR="00975371" w:rsidRPr="000C4696" w:rsidRDefault="00AB6CE5" w:rsidP="00A64E62">
            <w:pPr>
              <w:pStyle w:val="Nidungvnbn"/>
              <w:numPr>
                <w:ilvl w:val="0"/>
                <w:numId w:val="36"/>
              </w:numPr>
              <w:jc w:val="left"/>
              <w:cnfStyle w:val="000000000000" w:firstRow="0" w:lastRow="0" w:firstColumn="0" w:lastColumn="0" w:oddVBand="0" w:evenVBand="0" w:oddHBand="0" w:evenHBand="0" w:firstRowFirstColumn="0" w:firstRowLastColumn="0" w:lastRowFirstColumn="0" w:lastRowLastColumn="0"/>
            </w:pPr>
            <w:r w:rsidRPr="000C4696">
              <w:t>Jharkhand (xanh lá)</w:t>
            </w:r>
          </w:p>
          <w:p w14:paraId="1CD4D41E" w14:textId="27ECED05" w:rsidR="00457081" w:rsidRPr="000C4696" w:rsidRDefault="00AB6CE5" w:rsidP="00A64E62">
            <w:pPr>
              <w:pStyle w:val="Nidungvnbn"/>
              <w:numPr>
                <w:ilvl w:val="0"/>
                <w:numId w:val="36"/>
              </w:numPr>
              <w:jc w:val="left"/>
              <w:cnfStyle w:val="000000000000" w:firstRow="0" w:lastRow="0" w:firstColumn="0" w:lastColumn="0" w:oddVBand="0" w:evenVBand="0" w:oddHBand="0" w:evenHBand="0" w:firstRowFirstColumn="0" w:firstRowLastColumn="0" w:lastRowFirstColumn="0" w:lastRowLastColumn="0"/>
            </w:pPr>
            <w:r w:rsidRPr="000C4696">
              <w:t>West Bengal (xanh biển)</w:t>
            </w:r>
          </w:p>
        </w:tc>
      </w:tr>
      <w:tr w:rsidR="00D622D2" w:rsidRPr="000C4696" w14:paraId="0A1DAC24"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609DF84B" w14:textId="77777777" w:rsidR="00457081" w:rsidRPr="000C4696" w:rsidRDefault="00457081" w:rsidP="00A64E62">
            <w:pPr>
              <w:pStyle w:val="Nidungvnbn"/>
              <w:numPr>
                <w:ilvl w:val="0"/>
                <w:numId w:val="18"/>
              </w:numPr>
              <w:jc w:val="center"/>
            </w:pPr>
          </w:p>
        </w:tc>
        <w:tc>
          <w:tcPr>
            <w:tcW w:w="1646" w:type="dxa"/>
            <w:vAlign w:val="center"/>
          </w:tcPr>
          <w:p w14:paraId="274B3CCC" w14:textId="605A8D91" w:rsidR="00457081" w:rsidRPr="000C4696" w:rsidRDefault="00457081"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Sikkim</w:t>
            </w:r>
          </w:p>
        </w:tc>
        <w:tc>
          <w:tcPr>
            <w:tcW w:w="1797" w:type="dxa"/>
            <w:vAlign w:val="center"/>
          </w:tcPr>
          <w:p w14:paraId="0C683900" w14:textId="427DE31B" w:rsidR="00457081"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727E6A95" wp14:editId="76CBC5EB">
                  <wp:extent cx="390476" cy="390476"/>
                  <wp:effectExtent l="0" t="0" r="0" b="0"/>
                  <wp:docPr id="82517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71352" name=""/>
                          <pic:cNvPicPr/>
                        </pic:nvPicPr>
                        <pic:blipFill>
                          <a:blip r:embed="rId99"/>
                          <a:stretch>
                            <a:fillRect/>
                          </a:stretch>
                        </pic:blipFill>
                        <pic:spPr>
                          <a:xfrm>
                            <a:off x="0" y="0"/>
                            <a:ext cx="390476" cy="390476"/>
                          </a:xfrm>
                          <a:prstGeom prst="rect">
                            <a:avLst/>
                          </a:prstGeom>
                        </pic:spPr>
                      </pic:pic>
                    </a:graphicData>
                  </a:graphic>
                </wp:inline>
              </w:drawing>
            </w:r>
          </w:p>
        </w:tc>
        <w:tc>
          <w:tcPr>
            <w:tcW w:w="4961" w:type="dxa"/>
            <w:vAlign w:val="center"/>
          </w:tcPr>
          <w:p w14:paraId="155F7524" w14:textId="56BF986D" w:rsidR="00457081" w:rsidRPr="000C4696" w:rsidRDefault="000E3625"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Sikkim liền kề với</w:t>
            </w:r>
            <w:r w:rsidR="00975371" w:rsidRPr="000C4696">
              <w:t>:</w:t>
            </w:r>
            <w:r w:rsidRPr="000C4696">
              <w:t xml:space="preserve"> West Bengal (xanh biển)</w:t>
            </w:r>
          </w:p>
        </w:tc>
      </w:tr>
      <w:tr w:rsidR="00457081" w:rsidRPr="000C4696" w14:paraId="3A969D66"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2EBBFB5F" w14:textId="77777777" w:rsidR="00457081" w:rsidRPr="000C4696" w:rsidRDefault="00457081" w:rsidP="00A64E62">
            <w:pPr>
              <w:pStyle w:val="Nidungvnbn"/>
              <w:numPr>
                <w:ilvl w:val="0"/>
                <w:numId w:val="18"/>
              </w:numPr>
              <w:jc w:val="center"/>
            </w:pPr>
          </w:p>
        </w:tc>
        <w:tc>
          <w:tcPr>
            <w:tcW w:w="1646" w:type="dxa"/>
            <w:vAlign w:val="center"/>
          </w:tcPr>
          <w:p w14:paraId="7CA73636" w14:textId="68E416A8" w:rsidR="00457081" w:rsidRPr="000C4696" w:rsidRDefault="00A418D3"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Assam</w:t>
            </w:r>
          </w:p>
        </w:tc>
        <w:tc>
          <w:tcPr>
            <w:tcW w:w="1797" w:type="dxa"/>
            <w:vAlign w:val="center"/>
          </w:tcPr>
          <w:p w14:paraId="35D7B97E" w14:textId="2E1F3260" w:rsidR="00457081"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7DDC4EA9" wp14:editId="07C295AB">
                  <wp:extent cx="409524" cy="409524"/>
                  <wp:effectExtent l="0" t="0" r="0" b="0"/>
                  <wp:docPr id="113038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84421" name=""/>
                          <pic:cNvPicPr/>
                        </pic:nvPicPr>
                        <pic:blipFill>
                          <a:blip r:embed="rId100"/>
                          <a:stretch>
                            <a:fillRect/>
                          </a:stretch>
                        </pic:blipFill>
                        <pic:spPr>
                          <a:xfrm>
                            <a:off x="0" y="0"/>
                            <a:ext cx="409524" cy="409524"/>
                          </a:xfrm>
                          <a:prstGeom prst="rect">
                            <a:avLst/>
                          </a:prstGeom>
                        </pic:spPr>
                      </pic:pic>
                    </a:graphicData>
                  </a:graphic>
                </wp:inline>
              </w:drawing>
            </w:r>
          </w:p>
        </w:tc>
        <w:tc>
          <w:tcPr>
            <w:tcW w:w="4961" w:type="dxa"/>
            <w:vAlign w:val="center"/>
          </w:tcPr>
          <w:p w14:paraId="2FF3E4A0" w14:textId="15ACD85B" w:rsidR="00457081" w:rsidRPr="000C4696" w:rsidRDefault="004D5BCC"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Assam liền kề với</w:t>
            </w:r>
            <w:r w:rsidR="00975371" w:rsidRPr="000C4696">
              <w:t>:</w:t>
            </w:r>
            <w:r w:rsidRPr="000C4696">
              <w:t xml:space="preserve"> West Bengal (xanh biển)</w:t>
            </w:r>
          </w:p>
        </w:tc>
      </w:tr>
      <w:tr w:rsidR="00D622D2" w:rsidRPr="000C4696" w14:paraId="2E816B1B"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0808D6D4" w14:textId="77777777" w:rsidR="00457081" w:rsidRPr="000C4696" w:rsidRDefault="00457081" w:rsidP="00A64E62">
            <w:pPr>
              <w:pStyle w:val="Nidungvnbn"/>
              <w:numPr>
                <w:ilvl w:val="0"/>
                <w:numId w:val="18"/>
              </w:numPr>
              <w:jc w:val="center"/>
            </w:pPr>
          </w:p>
        </w:tc>
        <w:tc>
          <w:tcPr>
            <w:tcW w:w="1646" w:type="dxa"/>
            <w:vAlign w:val="center"/>
          </w:tcPr>
          <w:p w14:paraId="562647E0" w14:textId="0787340A" w:rsidR="00457081" w:rsidRPr="000C4696" w:rsidRDefault="00A418D3"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Meghalaya</w:t>
            </w:r>
          </w:p>
        </w:tc>
        <w:tc>
          <w:tcPr>
            <w:tcW w:w="1797" w:type="dxa"/>
            <w:vAlign w:val="center"/>
          </w:tcPr>
          <w:p w14:paraId="15A03372" w14:textId="431BE64A" w:rsidR="00457081"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205E8EFC" wp14:editId="66A014D0">
                  <wp:extent cx="390476" cy="390476"/>
                  <wp:effectExtent l="0" t="0" r="0" b="0"/>
                  <wp:docPr id="52475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59100" name=""/>
                          <pic:cNvPicPr/>
                        </pic:nvPicPr>
                        <pic:blipFill>
                          <a:blip r:embed="rId98"/>
                          <a:stretch>
                            <a:fillRect/>
                          </a:stretch>
                        </pic:blipFill>
                        <pic:spPr>
                          <a:xfrm>
                            <a:off x="0" y="0"/>
                            <a:ext cx="390476" cy="390476"/>
                          </a:xfrm>
                          <a:prstGeom prst="rect">
                            <a:avLst/>
                          </a:prstGeom>
                        </pic:spPr>
                      </pic:pic>
                    </a:graphicData>
                  </a:graphic>
                </wp:inline>
              </w:drawing>
            </w:r>
          </w:p>
        </w:tc>
        <w:tc>
          <w:tcPr>
            <w:tcW w:w="4961" w:type="dxa"/>
            <w:vAlign w:val="center"/>
          </w:tcPr>
          <w:p w14:paraId="3DE25270" w14:textId="22F4CF83" w:rsidR="00457081" w:rsidRPr="000C4696" w:rsidRDefault="004D5BCC"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Meghalaya liền kề với</w:t>
            </w:r>
            <w:r w:rsidR="00975371" w:rsidRPr="000C4696">
              <w:t>:</w:t>
            </w:r>
            <w:r w:rsidRPr="000C4696">
              <w:t xml:space="preserve"> Assam (hồng)</w:t>
            </w:r>
          </w:p>
        </w:tc>
      </w:tr>
      <w:tr w:rsidR="004D5BCC" w:rsidRPr="000C4696" w14:paraId="10899C86"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51B80AE5" w14:textId="77777777" w:rsidR="004D5BCC" w:rsidRPr="000C4696" w:rsidRDefault="004D5BCC" w:rsidP="00A64E62">
            <w:pPr>
              <w:pStyle w:val="Nidungvnbn"/>
              <w:numPr>
                <w:ilvl w:val="0"/>
                <w:numId w:val="18"/>
              </w:numPr>
              <w:jc w:val="center"/>
            </w:pPr>
          </w:p>
        </w:tc>
        <w:tc>
          <w:tcPr>
            <w:tcW w:w="1646" w:type="dxa"/>
            <w:vAlign w:val="center"/>
          </w:tcPr>
          <w:p w14:paraId="1C86D2CD" w14:textId="48238454" w:rsidR="004D5BCC" w:rsidRPr="000C4696" w:rsidRDefault="004D5BCC"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Tripura</w:t>
            </w:r>
          </w:p>
        </w:tc>
        <w:tc>
          <w:tcPr>
            <w:tcW w:w="1797" w:type="dxa"/>
            <w:vAlign w:val="center"/>
          </w:tcPr>
          <w:p w14:paraId="7B51D39E" w14:textId="0CED580D" w:rsidR="004D5BCC"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0857B01C" wp14:editId="270BDD4B">
                  <wp:extent cx="390476" cy="390476"/>
                  <wp:effectExtent l="0" t="0" r="0" b="0"/>
                  <wp:docPr id="35370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09933" name=""/>
                          <pic:cNvPicPr/>
                        </pic:nvPicPr>
                        <pic:blipFill>
                          <a:blip r:embed="rId98"/>
                          <a:stretch>
                            <a:fillRect/>
                          </a:stretch>
                        </pic:blipFill>
                        <pic:spPr>
                          <a:xfrm>
                            <a:off x="0" y="0"/>
                            <a:ext cx="390476" cy="390476"/>
                          </a:xfrm>
                          <a:prstGeom prst="rect">
                            <a:avLst/>
                          </a:prstGeom>
                        </pic:spPr>
                      </pic:pic>
                    </a:graphicData>
                  </a:graphic>
                </wp:inline>
              </w:drawing>
            </w:r>
          </w:p>
        </w:tc>
        <w:tc>
          <w:tcPr>
            <w:tcW w:w="4961" w:type="dxa"/>
            <w:vAlign w:val="center"/>
          </w:tcPr>
          <w:p w14:paraId="0D3049BD" w14:textId="24C98DC3" w:rsidR="004D5BCC" w:rsidRPr="000C4696" w:rsidRDefault="00327BDA"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Tripura liền kề với</w:t>
            </w:r>
            <w:r w:rsidR="00975371" w:rsidRPr="000C4696">
              <w:t>:</w:t>
            </w:r>
            <w:r w:rsidR="00084E46" w:rsidRPr="000C4696">
              <w:t xml:space="preserve"> Assam (hồng)</w:t>
            </w:r>
          </w:p>
        </w:tc>
      </w:tr>
      <w:tr w:rsidR="00D622D2" w:rsidRPr="000C4696" w14:paraId="5CFA56D1"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61DFC150" w14:textId="77777777" w:rsidR="004D5BCC" w:rsidRPr="000C4696" w:rsidRDefault="004D5BCC" w:rsidP="00A64E62">
            <w:pPr>
              <w:pStyle w:val="Nidungvnbn"/>
              <w:numPr>
                <w:ilvl w:val="0"/>
                <w:numId w:val="18"/>
              </w:numPr>
              <w:jc w:val="center"/>
            </w:pPr>
          </w:p>
        </w:tc>
        <w:tc>
          <w:tcPr>
            <w:tcW w:w="1646" w:type="dxa"/>
            <w:vAlign w:val="center"/>
          </w:tcPr>
          <w:p w14:paraId="60081744" w14:textId="1BAA1B84" w:rsidR="004D5BCC" w:rsidRPr="000C4696" w:rsidRDefault="00327BDA"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Mizoram</w:t>
            </w:r>
          </w:p>
        </w:tc>
        <w:tc>
          <w:tcPr>
            <w:tcW w:w="1797" w:type="dxa"/>
            <w:vAlign w:val="center"/>
          </w:tcPr>
          <w:p w14:paraId="3171798D" w14:textId="319E36E3" w:rsidR="004D5BCC"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1DAC6A06" wp14:editId="7A6C2D8F">
                  <wp:extent cx="390476" cy="390476"/>
                  <wp:effectExtent l="0" t="0" r="0" b="0"/>
                  <wp:docPr id="186408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88313" name=""/>
                          <pic:cNvPicPr/>
                        </pic:nvPicPr>
                        <pic:blipFill>
                          <a:blip r:embed="rId99"/>
                          <a:stretch>
                            <a:fillRect/>
                          </a:stretch>
                        </pic:blipFill>
                        <pic:spPr>
                          <a:xfrm>
                            <a:off x="0" y="0"/>
                            <a:ext cx="390476" cy="390476"/>
                          </a:xfrm>
                          <a:prstGeom prst="rect">
                            <a:avLst/>
                          </a:prstGeom>
                        </pic:spPr>
                      </pic:pic>
                    </a:graphicData>
                  </a:graphic>
                </wp:inline>
              </w:drawing>
            </w:r>
          </w:p>
        </w:tc>
        <w:tc>
          <w:tcPr>
            <w:tcW w:w="4961" w:type="dxa"/>
            <w:vAlign w:val="center"/>
          </w:tcPr>
          <w:p w14:paraId="6D14FB57" w14:textId="77777777" w:rsidR="00975371" w:rsidRPr="000C4696" w:rsidRDefault="00084E46"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Mizoram liền kề với</w:t>
            </w:r>
            <w:r w:rsidR="00975371" w:rsidRPr="000C4696">
              <w:t>:</w:t>
            </w:r>
          </w:p>
          <w:p w14:paraId="1C30EC2F" w14:textId="77777777" w:rsidR="00975371" w:rsidRPr="000C4696" w:rsidRDefault="00084E46" w:rsidP="00A64E62">
            <w:pPr>
              <w:pStyle w:val="Nidungvnbn"/>
              <w:numPr>
                <w:ilvl w:val="0"/>
                <w:numId w:val="37"/>
              </w:numPr>
              <w:jc w:val="left"/>
              <w:cnfStyle w:val="000000000000" w:firstRow="0" w:lastRow="0" w:firstColumn="0" w:lastColumn="0" w:oddVBand="0" w:evenVBand="0" w:oddHBand="0" w:evenHBand="0" w:firstRowFirstColumn="0" w:firstRowLastColumn="0" w:lastRowFirstColumn="0" w:lastRowLastColumn="0"/>
            </w:pPr>
            <w:r w:rsidRPr="000C4696">
              <w:t>Assam (hồng)</w:t>
            </w:r>
          </w:p>
          <w:p w14:paraId="6950D4A3" w14:textId="27AC687B" w:rsidR="004D5BCC" w:rsidRPr="000C4696" w:rsidRDefault="00084E46" w:rsidP="00A64E62">
            <w:pPr>
              <w:pStyle w:val="Nidungvnbn"/>
              <w:numPr>
                <w:ilvl w:val="0"/>
                <w:numId w:val="37"/>
              </w:numPr>
              <w:jc w:val="left"/>
              <w:cnfStyle w:val="000000000000" w:firstRow="0" w:lastRow="0" w:firstColumn="0" w:lastColumn="0" w:oddVBand="0" w:evenVBand="0" w:oddHBand="0" w:evenHBand="0" w:firstRowFirstColumn="0" w:firstRowLastColumn="0" w:lastRowFirstColumn="0" w:lastRowLastColumn="0"/>
            </w:pPr>
            <w:r w:rsidRPr="000C4696">
              <w:t>Tripura (xanh biển)</w:t>
            </w:r>
          </w:p>
        </w:tc>
      </w:tr>
      <w:tr w:rsidR="00327BDA" w:rsidRPr="000C4696" w14:paraId="7C637D30"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2C347A22" w14:textId="77777777" w:rsidR="00327BDA" w:rsidRPr="000C4696" w:rsidRDefault="00327BDA" w:rsidP="00A64E62">
            <w:pPr>
              <w:pStyle w:val="Nidungvnbn"/>
              <w:numPr>
                <w:ilvl w:val="0"/>
                <w:numId w:val="18"/>
              </w:numPr>
              <w:jc w:val="center"/>
            </w:pPr>
          </w:p>
        </w:tc>
        <w:tc>
          <w:tcPr>
            <w:tcW w:w="1646" w:type="dxa"/>
            <w:vAlign w:val="center"/>
          </w:tcPr>
          <w:p w14:paraId="743E3594" w14:textId="3CC2BE80" w:rsidR="00327BDA" w:rsidRPr="000C4696" w:rsidRDefault="00327BDA"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Manipur</w:t>
            </w:r>
          </w:p>
        </w:tc>
        <w:tc>
          <w:tcPr>
            <w:tcW w:w="1797" w:type="dxa"/>
            <w:vAlign w:val="center"/>
          </w:tcPr>
          <w:p w14:paraId="119A6DB3" w14:textId="3432264A" w:rsidR="00327BDA"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02F3AE2B" wp14:editId="596D4D75">
                  <wp:extent cx="390476" cy="390476"/>
                  <wp:effectExtent l="0" t="0" r="0" b="0"/>
                  <wp:docPr id="126303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36787" name=""/>
                          <pic:cNvPicPr/>
                        </pic:nvPicPr>
                        <pic:blipFill>
                          <a:blip r:embed="rId98"/>
                          <a:stretch>
                            <a:fillRect/>
                          </a:stretch>
                        </pic:blipFill>
                        <pic:spPr>
                          <a:xfrm>
                            <a:off x="0" y="0"/>
                            <a:ext cx="390476" cy="390476"/>
                          </a:xfrm>
                          <a:prstGeom prst="rect">
                            <a:avLst/>
                          </a:prstGeom>
                        </pic:spPr>
                      </pic:pic>
                    </a:graphicData>
                  </a:graphic>
                </wp:inline>
              </w:drawing>
            </w:r>
          </w:p>
        </w:tc>
        <w:tc>
          <w:tcPr>
            <w:tcW w:w="4961" w:type="dxa"/>
            <w:vAlign w:val="center"/>
          </w:tcPr>
          <w:p w14:paraId="45B9A4EC" w14:textId="77777777" w:rsidR="00975371" w:rsidRPr="000C4696" w:rsidRDefault="00084E46"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Manipur liền kề với</w:t>
            </w:r>
            <w:r w:rsidR="00975371" w:rsidRPr="000C4696">
              <w:t>:</w:t>
            </w:r>
          </w:p>
          <w:p w14:paraId="08400939" w14:textId="77777777" w:rsidR="00975371" w:rsidRPr="000C4696" w:rsidRDefault="00084E46" w:rsidP="00A64E62">
            <w:pPr>
              <w:pStyle w:val="Nidungvnbn"/>
              <w:numPr>
                <w:ilvl w:val="0"/>
                <w:numId w:val="38"/>
              </w:numPr>
              <w:jc w:val="left"/>
              <w:cnfStyle w:val="000000000000" w:firstRow="0" w:lastRow="0" w:firstColumn="0" w:lastColumn="0" w:oddVBand="0" w:evenVBand="0" w:oddHBand="0" w:evenHBand="0" w:firstRowFirstColumn="0" w:firstRowLastColumn="0" w:lastRowFirstColumn="0" w:lastRowLastColumn="0"/>
            </w:pPr>
            <w:r w:rsidRPr="000C4696">
              <w:t>Assam (hồng)</w:t>
            </w:r>
          </w:p>
          <w:p w14:paraId="6C6F141D" w14:textId="4D1DB89C" w:rsidR="00327BDA" w:rsidRPr="000C4696" w:rsidRDefault="00084E46" w:rsidP="00A64E62">
            <w:pPr>
              <w:pStyle w:val="Nidungvnbn"/>
              <w:numPr>
                <w:ilvl w:val="0"/>
                <w:numId w:val="38"/>
              </w:numPr>
              <w:jc w:val="left"/>
              <w:cnfStyle w:val="000000000000" w:firstRow="0" w:lastRow="0" w:firstColumn="0" w:lastColumn="0" w:oddVBand="0" w:evenVBand="0" w:oddHBand="0" w:evenHBand="0" w:firstRowFirstColumn="0" w:firstRowLastColumn="0" w:lastRowFirstColumn="0" w:lastRowLastColumn="0"/>
            </w:pPr>
            <w:r w:rsidRPr="000C4696">
              <w:t>Mizoram (xanh lá)</w:t>
            </w:r>
          </w:p>
        </w:tc>
      </w:tr>
      <w:tr w:rsidR="00D622D2" w:rsidRPr="000C4696" w14:paraId="2F00493F"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2B7018B4" w14:textId="77777777" w:rsidR="00327BDA" w:rsidRPr="000C4696" w:rsidRDefault="00327BDA" w:rsidP="00A64E62">
            <w:pPr>
              <w:pStyle w:val="Nidungvnbn"/>
              <w:numPr>
                <w:ilvl w:val="0"/>
                <w:numId w:val="18"/>
              </w:numPr>
              <w:jc w:val="center"/>
            </w:pPr>
          </w:p>
        </w:tc>
        <w:tc>
          <w:tcPr>
            <w:tcW w:w="1646" w:type="dxa"/>
            <w:vAlign w:val="center"/>
          </w:tcPr>
          <w:p w14:paraId="067072A8" w14:textId="163C4008" w:rsidR="00327BDA" w:rsidRPr="000C4696" w:rsidRDefault="00327BDA"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Nagaland</w:t>
            </w:r>
          </w:p>
        </w:tc>
        <w:tc>
          <w:tcPr>
            <w:tcW w:w="1797" w:type="dxa"/>
            <w:vAlign w:val="center"/>
          </w:tcPr>
          <w:p w14:paraId="22EB5287" w14:textId="326DB157" w:rsidR="00327BDA"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353922A9" wp14:editId="6BF36EE1">
                  <wp:extent cx="390476" cy="390476"/>
                  <wp:effectExtent l="0" t="0" r="0" b="0"/>
                  <wp:docPr id="98933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30120" name=""/>
                          <pic:cNvPicPr/>
                        </pic:nvPicPr>
                        <pic:blipFill>
                          <a:blip r:embed="rId99"/>
                          <a:stretch>
                            <a:fillRect/>
                          </a:stretch>
                        </pic:blipFill>
                        <pic:spPr>
                          <a:xfrm>
                            <a:off x="0" y="0"/>
                            <a:ext cx="390476" cy="390476"/>
                          </a:xfrm>
                          <a:prstGeom prst="rect">
                            <a:avLst/>
                          </a:prstGeom>
                        </pic:spPr>
                      </pic:pic>
                    </a:graphicData>
                  </a:graphic>
                </wp:inline>
              </w:drawing>
            </w:r>
          </w:p>
        </w:tc>
        <w:tc>
          <w:tcPr>
            <w:tcW w:w="4961" w:type="dxa"/>
            <w:vAlign w:val="center"/>
          </w:tcPr>
          <w:p w14:paraId="48461D6B" w14:textId="77777777" w:rsidR="00975371" w:rsidRPr="000C4696" w:rsidRDefault="00BD07E3"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Nagaland liền kề với</w:t>
            </w:r>
            <w:r w:rsidR="00975371" w:rsidRPr="000C4696">
              <w:t>:</w:t>
            </w:r>
          </w:p>
          <w:p w14:paraId="20835138" w14:textId="77777777" w:rsidR="00975371" w:rsidRPr="000C4696" w:rsidRDefault="00BD07E3" w:rsidP="00A64E62">
            <w:pPr>
              <w:pStyle w:val="Nidungvnbn"/>
              <w:numPr>
                <w:ilvl w:val="0"/>
                <w:numId w:val="39"/>
              </w:numPr>
              <w:jc w:val="left"/>
              <w:cnfStyle w:val="000000000000" w:firstRow="0" w:lastRow="0" w:firstColumn="0" w:lastColumn="0" w:oddVBand="0" w:evenVBand="0" w:oddHBand="0" w:evenHBand="0" w:firstRowFirstColumn="0" w:firstRowLastColumn="0" w:lastRowFirstColumn="0" w:lastRowLastColumn="0"/>
            </w:pPr>
            <w:r w:rsidRPr="000C4696">
              <w:t>Assam (hồng)</w:t>
            </w:r>
          </w:p>
          <w:p w14:paraId="38C9C110" w14:textId="2ACD4957" w:rsidR="00327BDA" w:rsidRPr="000C4696" w:rsidRDefault="00BD07E3" w:rsidP="00A64E62">
            <w:pPr>
              <w:pStyle w:val="Nidungvnbn"/>
              <w:numPr>
                <w:ilvl w:val="0"/>
                <w:numId w:val="39"/>
              </w:numPr>
              <w:jc w:val="left"/>
              <w:cnfStyle w:val="000000000000" w:firstRow="0" w:lastRow="0" w:firstColumn="0" w:lastColumn="0" w:oddVBand="0" w:evenVBand="0" w:oddHBand="0" w:evenHBand="0" w:firstRowFirstColumn="0" w:firstRowLastColumn="0" w:lastRowFirstColumn="0" w:lastRowLastColumn="0"/>
            </w:pPr>
            <w:r w:rsidRPr="000C4696">
              <w:t>Manipur (xanh biển)</w:t>
            </w:r>
          </w:p>
        </w:tc>
      </w:tr>
      <w:tr w:rsidR="00327BDA" w:rsidRPr="000C4696" w14:paraId="0A394151"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2410331D" w14:textId="77777777" w:rsidR="00327BDA" w:rsidRPr="000C4696" w:rsidRDefault="00327BDA" w:rsidP="00A64E62">
            <w:pPr>
              <w:pStyle w:val="Nidungvnbn"/>
              <w:numPr>
                <w:ilvl w:val="0"/>
                <w:numId w:val="18"/>
              </w:numPr>
              <w:jc w:val="center"/>
            </w:pPr>
          </w:p>
        </w:tc>
        <w:tc>
          <w:tcPr>
            <w:tcW w:w="1646" w:type="dxa"/>
            <w:vAlign w:val="center"/>
          </w:tcPr>
          <w:p w14:paraId="1C85AA2B" w14:textId="7E6B2FD1" w:rsidR="00327BDA" w:rsidRPr="000C4696" w:rsidRDefault="00327BDA"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Arunachal Pradesh</w:t>
            </w:r>
          </w:p>
        </w:tc>
        <w:tc>
          <w:tcPr>
            <w:tcW w:w="1797" w:type="dxa"/>
            <w:vAlign w:val="center"/>
          </w:tcPr>
          <w:p w14:paraId="4EDDE3CD" w14:textId="315151BE" w:rsidR="00327BDA"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17B9AC9C" wp14:editId="491F9432">
                  <wp:extent cx="390476" cy="390476"/>
                  <wp:effectExtent l="0" t="0" r="0" b="0"/>
                  <wp:docPr id="90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14" name=""/>
                          <pic:cNvPicPr/>
                        </pic:nvPicPr>
                        <pic:blipFill>
                          <a:blip r:embed="rId98"/>
                          <a:stretch>
                            <a:fillRect/>
                          </a:stretch>
                        </pic:blipFill>
                        <pic:spPr>
                          <a:xfrm>
                            <a:off x="0" y="0"/>
                            <a:ext cx="390476" cy="390476"/>
                          </a:xfrm>
                          <a:prstGeom prst="rect">
                            <a:avLst/>
                          </a:prstGeom>
                        </pic:spPr>
                      </pic:pic>
                    </a:graphicData>
                  </a:graphic>
                </wp:inline>
              </w:drawing>
            </w:r>
          </w:p>
        </w:tc>
        <w:tc>
          <w:tcPr>
            <w:tcW w:w="4961" w:type="dxa"/>
            <w:vAlign w:val="center"/>
          </w:tcPr>
          <w:p w14:paraId="4EBAA774" w14:textId="77777777" w:rsidR="00975371" w:rsidRPr="000C4696" w:rsidRDefault="00BD07E3"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Arunachal Pradesh liền kề với</w:t>
            </w:r>
            <w:r w:rsidR="00975371" w:rsidRPr="000C4696">
              <w:t>:</w:t>
            </w:r>
          </w:p>
          <w:p w14:paraId="0DF9C13D" w14:textId="41770891" w:rsidR="00975371" w:rsidRPr="000C4696" w:rsidRDefault="00BD07E3" w:rsidP="00A64E62">
            <w:pPr>
              <w:pStyle w:val="Nidungvnbn"/>
              <w:numPr>
                <w:ilvl w:val="0"/>
                <w:numId w:val="40"/>
              </w:numPr>
              <w:jc w:val="left"/>
              <w:cnfStyle w:val="000000000000" w:firstRow="0" w:lastRow="0" w:firstColumn="0" w:lastColumn="0" w:oddVBand="0" w:evenVBand="0" w:oddHBand="0" w:evenHBand="0" w:firstRowFirstColumn="0" w:firstRowLastColumn="0" w:lastRowFirstColumn="0" w:lastRowLastColumn="0"/>
            </w:pPr>
            <w:r w:rsidRPr="000C4696">
              <w:t>Assam (hồng)</w:t>
            </w:r>
          </w:p>
          <w:p w14:paraId="31790172" w14:textId="21B092BB" w:rsidR="00327BDA" w:rsidRPr="000C4696" w:rsidRDefault="00BD07E3" w:rsidP="00A64E62">
            <w:pPr>
              <w:pStyle w:val="Nidungvnbn"/>
              <w:numPr>
                <w:ilvl w:val="0"/>
                <w:numId w:val="40"/>
              </w:numPr>
              <w:jc w:val="left"/>
              <w:cnfStyle w:val="000000000000" w:firstRow="0" w:lastRow="0" w:firstColumn="0" w:lastColumn="0" w:oddVBand="0" w:evenVBand="0" w:oddHBand="0" w:evenHBand="0" w:firstRowFirstColumn="0" w:firstRowLastColumn="0" w:lastRowFirstColumn="0" w:lastRowLastColumn="0"/>
            </w:pPr>
            <w:r w:rsidRPr="000C4696">
              <w:t>Nagaland (xanh lá)</w:t>
            </w:r>
          </w:p>
        </w:tc>
      </w:tr>
      <w:tr w:rsidR="00D622D2" w:rsidRPr="000C4696" w14:paraId="52250DD1"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5B762CFD" w14:textId="77777777" w:rsidR="00EF493E" w:rsidRPr="000C4696" w:rsidRDefault="00EF493E" w:rsidP="00A64E62">
            <w:pPr>
              <w:pStyle w:val="Nidungvnbn"/>
              <w:numPr>
                <w:ilvl w:val="0"/>
                <w:numId w:val="18"/>
              </w:numPr>
              <w:jc w:val="center"/>
            </w:pPr>
          </w:p>
        </w:tc>
        <w:tc>
          <w:tcPr>
            <w:tcW w:w="1646" w:type="dxa"/>
            <w:vAlign w:val="center"/>
          </w:tcPr>
          <w:p w14:paraId="5FA8C6F1" w14:textId="3F022DCA" w:rsidR="00EF493E"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Andaman and Nicobar Islands</w:t>
            </w:r>
          </w:p>
        </w:tc>
        <w:tc>
          <w:tcPr>
            <w:tcW w:w="1797" w:type="dxa"/>
            <w:vAlign w:val="center"/>
          </w:tcPr>
          <w:p w14:paraId="68E4EE01" w14:textId="0AEAC57B" w:rsidR="00EF493E" w:rsidRPr="000C4696" w:rsidRDefault="00712496"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6BA6C357" wp14:editId="77A0E1A1">
                  <wp:extent cx="390476" cy="390476"/>
                  <wp:effectExtent l="0" t="0" r="0" b="0"/>
                  <wp:docPr id="21545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41325" name=""/>
                          <pic:cNvPicPr/>
                        </pic:nvPicPr>
                        <pic:blipFill>
                          <a:blip r:embed="rId102"/>
                          <a:stretch>
                            <a:fillRect/>
                          </a:stretch>
                        </pic:blipFill>
                        <pic:spPr>
                          <a:xfrm>
                            <a:off x="0" y="0"/>
                            <a:ext cx="390476" cy="390476"/>
                          </a:xfrm>
                          <a:prstGeom prst="rect">
                            <a:avLst/>
                          </a:prstGeom>
                        </pic:spPr>
                      </pic:pic>
                    </a:graphicData>
                  </a:graphic>
                </wp:inline>
              </w:drawing>
            </w:r>
          </w:p>
        </w:tc>
        <w:tc>
          <w:tcPr>
            <w:tcW w:w="4961" w:type="dxa"/>
            <w:vAlign w:val="center"/>
          </w:tcPr>
          <w:p w14:paraId="318B9021" w14:textId="50502463" w:rsidR="00EF493E" w:rsidRPr="000C4696" w:rsidRDefault="00EF493E" w:rsidP="00D622D2">
            <w:pPr>
              <w:pStyle w:val="Nidungvnbn"/>
              <w:ind w:firstLine="0"/>
              <w:jc w:val="left"/>
              <w:cnfStyle w:val="000000000000" w:firstRow="0" w:lastRow="0" w:firstColumn="0" w:lastColumn="0" w:oddVBand="0" w:evenVBand="0" w:oddHBand="0" w:evenHBand="0" w:firstRowFirstColumn="0" w:firstRowLastColumn="0" w:lastRowFirstColumn="0" w:lastRowLastColumn="0"/>
            </w:pPr>
            <w:r w:rsidRPr="000C4696">
              <w:t>Đỉnh Andaman and Nicobar Islands không liền kề với đỉnh nào</w:t>
            </w:r>
          </w:p>
        </w:tc>
      </w:tr>
      <w:tr w:rsidR="00EF493E" w:rsidRPr="000C4696" w14:paraId="5C79EE99" w14:textId="77777777" w:rsidTr="005606D4">
        <w:tc>
          <w:tcPr>
            <w:cnfStyle w:val="001000000000" w:firstRow="0" w:lastRow="0" w:firstColumn="1" w:lastColumn="0" w:oddVBand="0" w:evenVBand="0" w:oddHBand="0" w:evenHBand="0" w:firstRowFirstColumn="0" w:firstRowLastColumn="0" w:lastRowFirstColumn="0" w:lastRowLastColumn="0"/>
            <w:tcW w:w="805" w:type="dxa"/>
            <w:vAlign w:val="center"/>
          </w:tcPr>
          <w:p w14:paraId="62185C8C" w14:textId="77777777" w:rsidR="00EF493E" w:rsidRPr="000C4696" w:rsidRDefault="00EF493E" w:rsidP="00A64E62">
            <w:pPr>
              <w:pStyle w:val="Nidungvnbn"/>
              <w:numPr>
                <w:ilvl w:val="0"/>
                <w:numId w:val="18"/>
              </w:numPr>
              <w:jc w:val="center"/>
            </w:pPr>
          </w:p>
        </w:tc>
        <w:tc>
          <w:tcPr>
            <w:tcW w:w="1646" w:type="dxa"/>
            <w:vAlign w:val="center"/>
          </w:tcPr>
          <w:p w14:paraId="5BA34378" w14:textId="39A7AE33" w:rsidR="00EF493E" w:rsidRPr="000C4696" w:rsidRDefault="00EF493E"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t>Lakshadweep</w:t>
            </w:r>
          </w:p>
        </w:tc>
        <w:tc>
          <w:tcPr>
            <w:tcW w:w="1797" w:type="dxa"/>
            <w:vAlign w:val="center"/>
          </w:tcPr>
          <w:p w14:paraId="21603FEB" w14:textId="0E7B808E" w:rsidR="00EF493E" w:rsidRPr="000C4696" w:rsidRDefault="00712496" w:rsidP="00D622D2">
            <w:pPr>
              <w:pStyle w:val="Nidungvnbn"/>
              <w:ind w:firstLine="0"/>
              <w:jc w:val="center"/>
              <w:cnfStyle w:val="000000000000" w:firstRow="0" w:lastRow="0" w:firstColumn="0" w:lastColumn="0" w:oddVBand="0" w:evenVBand="0" w:oddHBand="0" w:evenHBand="0" w:firstRowFirstColumn="0" w:firstRowLastColumn="0" w:lastRowFirstColumn="0" w:lastRowLastColumn="0"/>
            </w:pPr>
            <w:r w:rsidRPr="000C4696">
              <w:rPr>
                <w:noProof/>
              </w:rPr>
              <w:drawing>
                <wp:inline distT="0" distB="0" distL="0" distR="0" wp14:anchorId="32FF7B10" wp14:editId="0E20E67D">
                  <wp:extent cx="390476" cy="390476"/>
                  <wp:effectExtent l="0" t="0" r="0" b="0"/>
                  <wp:docPr id="182746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41325" name=""/>
                          <pic:cNvPicPr/>
                        </pic:nvPicPr>
                        <pic:blipFill>
                          <a:blip r:embed="rId102"/>
                          <a:stretch>
                            <a:fillRect/>
                          </a:stretch>
                        </pic:blipFill>
                        <pic:spPr>
                          <a:xfrm>
                            <a:off x="0" y="0"/>
                            <a:ext cx="390476" cy="390476"/>
                          </a:xfrm>
                          <a:prstGeom prst="rect">
                            <a:avLst/>
                          </a:prstGeom>
                        </pic:spPr>
                      </pic:pic>
                    </a:graphicData>
                  </a:graphic>
                </wp:inline>
              </w:drawing>
            </w:r>
          </w:p>
        </w:tc>
        <w:tc>
          <w:tcPr>
            <w:tcW w:w="4961" w:type="dxa"/>
            <w:vAlign w:val="center"/>
          </w:tcPr>
          <w:p w14:paraId="0480CE60" w14:textId="6B48D46B" w:rsidR="00EF493E" w:rsidRPr="000C4696" w:rsidRDefault="00EF493E" w:rsidP="005606D4">
            <w:pPr>
              <w:pStyle w:val="Nidungvnbn"/>
              <w:keepNext/>
              <w:ind w:firstLine="0"/>
              <w:jc w:val="left"/>
              <w:cnfStyle w:val="000000000000" w:firstRow="0" w:lastRow="0" w:firstColumn="0" w:lastColumn="0" w:oddVBand="0" w:evenVBand="0" w:oddHBand="0" w:evenHBand="0" w:firstRowFirstColumn="0" w:firstRowLastColumn="0" w:lastRowFirstColumn="0" w:lastRowLastColumn="0"/>
            </w:pPr>
            <w:r w:rsidRPr="000C4696">
              <w:t>Đỉnh Lakshadweep không liền kề với đình nào</w:t>
            </w:r>
          </w:p>
        </w:tc>
      </w:tr>
    </w:tbl>
    <w:p w14:paraId="5E0E92E7" w14:textId="31F18F78" w:rsidR="007F498D" w:rsidRPr="000C4696" w:rsidRDefault="005606D4" w:rsidP="007F498D">
      <w:pPr>
        <w:pStyle w:val="Caption"/>
      </w:pPr>
      <w:bookmarkStart w:id="186" w:name="_Toc168478816"/>
      <w:r w:rsidRPr="000C4696">
        <w:t xml:space="preserve">Bảng </w:t>
      </w:r>
      <w:r w:rsidRPr="000C4696">
        <w:fldChar w:fldCharType="begin"/>
      </w:r>
      <w:r w:rsidRPr="000C4696">
        <w:instrText xml:space="preserve"> STYLEREF 1 \s </w:instrText>
      </w:r>
      <w:r w:rsidRPr="000C4696">
        <w:fldChar w:fldCharType="separate"/>
      </w:r>
      <w:r w:rsidRPr="000C4696">
        <w:t>7</w:t>
      </w:r>
      <w:r w:rsidRPr="000C4696">
        <w:fldChar w:fldCharType="end"/>
      </w:r>
      <w:r w:rsidRPr="000C4696">
        <w:t>.</w:t>
      </w:r>
      <w:r w:rsidRPr="000C4696">
        <w:fldChar w:fldCharType="begin"/>
      </w:r>
      <w:r w:rsidRPr="000C4696">
        <w:instrText xml:space="preserve"> SEQ Bảng \* ARABIC \s 1 </w:instrText>
      </w:r>
      <w:r w:rsidRPr="000C4696">
        <w:fldChar w:fldCharType="separate"/>
      </w:r>
      <w:r w:rsidRPr="000C4696">
        <w:t>3</w:t>
      </w:r>
      <w:r w:rsidRPr="000C4696">
        <w:fldChar w:fldCharType="end"/>
      </w:r>
      <w:r w:rsidR="008A43B2" w:rsidRPr="00250A64">
        <w:rPr>
          <w:lang w:val="en-US"/>
        </w:rPr>
        <w:t xml:space="preserve"> </w:t>
      </w:r>
      <w:ins w:id="187" w:author="Microsoft Word" w:date="2024-06-04T16:36:00Z">
        <w:r w:rsidR="008A43B2">
          <w:rPr>
            <w:lang w:val="en-US"/>
          </w:rPr>
          <w:t>–</w:t>
        </w:r>
      </w:ins>
      <w:r w:rsidRPr="000C4696">
        <w:t xml:space="preserve"> Các bước tô màu đồ thị</w:t>
      </w:r>
      <w:bookmarkEnd w:id="186"/>
    </w:p>
    <w:p w14:paraId="290E71F2" w14:textId="137A835F" w:rsidR="007F498D" w:rsidRPr="000C4696" w:rsidRDefault="00A377F1" w:rsidP="007F498D">
      <w:pPr>
        <w:jc w:val="center"/>
      </w:pPr>
      <w:r w:rsidRPr="000C4696">
        <w:rPr>
          <w:noProof/>
        </w:rPr>
        <w:lastRenderedPageBreak/>
        <w:drawing>
          <wp:inline distT="0" distB="0" distL="0" distR="0" wp14:anchorId="38AB517F" wp14:editId="202A1319">
            <wp:extent cx="5302410" cy="6225540"/>
            <wp:effectExtent l="0" t="0" r="0" b="3810"/>
            <wp:docPr id="12658572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03471" cy="6226786"/>
                    </a:xfrm>
                    <a:prstGeom prst="rect">
                      <a:avLst/>
                    </a:prstGeom>
                    <a:noFill/>
                    <a:ln>
                      <a:noFill/>
                    </a:ln>
                  </pic:spPr>
                </pic:pic>
              </a:graphicData>
            </a:graphic>
          </wp:inline>
        </w:drawing>
      </w:r>
    </w:p>
    <w:p w14:paraId="5ECD6392" w14:textId="1B19BC4C" w:rsidR="00783A23" w:rsidRPr="000C4696" w:rsidRDefault="007F498D" w:rsidP="007F498D">
      <w:pPr>
        <w:pStyle w:val="Caption"/>
      </w:pPr>
      <w:r w:rsidRPr="000C4696">
        <w:t xml:space="preserve">Hình  </w:t>
      </w:r>
      <w:r w:rsidR="00FC08B4">
        <w:fldChar w:fldCharType="begin"/>
      </w:r>
      <w:r w:rsidR="00FC08B4">
        <w:instrText xml:space="preserve"> STYLEREF 1 \s </w:instrText>
      </w:r>
      <w:r w:rsidR="00FC08B4">
        <w:fldChar w:fldCharType="separate"/>
      </w:r>
      <w:r w:rsidR="00FC08B4">
        <w:rPr>
          <w:noProof/>
        </w:rPr>
        <w:t>7</w:t>
      </w:r>
      <w:r w:rsidR="00FC08B4">
        <w:fldChar w:fldCharType="end"/>
      </w:r>
      <w:r w:rsidR="00FC08B4">
        <w:t>.</w:t>
      </w:r>
      <w:r w:rsidR="00FC08B4">
        <w:fldChar w:fldCharType="begin"/>
      </w:r>
      <w:r w:rsidR="00FC08B4">
        <w:instrText xml:space="preserve"> SEQ Hình_ \* ARABIC \s 1 </w:instrText>
      </w:r>
      <w:r w:rsidR="00FC08B4">
        <w:fldChar w:fldCharType="separate"/>
      </w:r>
      <w:r w:rsidR="00FC08B4">
        <w:rPr>
          <w:noProof/>
        </w:rPr>
        <w:t>3</w:t>
      </w:r>
      <w:r w:rsidR="00FC08B4">
        <w:fldChar w:fldCharType="end"/>
      </w:r>
      <w:r w:rsidR="008A43B2" w:rsidRPr="00250A64">
        <w:rPr>
          <w:lang w:val="en-US"/>
        </w:rPr>
        <w:t xml:space="preserve"> </w:t>
      </w:r>
      <w:ins w:id="188" w:author="Microsoft Word" w:date="2024-06-04T16:36:00Z">
        <w:r w:rsidR="008A43B2">
          <w:rPr>
            <w:lang w:val="en-US"/>
          </w:rPr>
          <w:t>–</w:t>
        </w:r>
      </w:ins>
      <w:r w:rsidRPr="000C4696">
        <w:t xml:space="preserve"> Đồ thị đã được tô màu</w:t>
      </w:r>
    </w:p>
    <w:p w14:paraId="6A2EA6C9" w14:textId="7D210190" w:rsidR="001E23F8" w:rsidRPr="000C4696" w:rsidRDefault="007E057F" w:rsidP="001E23F8">
      <w:pPr>
        <w:pStyle w:val="Nidungvnbn"/>
      </w:pPr>
      <w:r w:rsidRPr="000C4696">
        <w:rPr>
          <w:highlight w:val="yellow"/>
        </w:rPr>
        <w:t xml:space="preserve">Như vậy, Đồ thị đã được tô màu bằng 4 màu mà các tỉnh liền kề </w:t>
      </w:r>
      <w:r w:rsidR="00A64E62" w:rsidRPr="000C4696">
        <w:rPr>
          <w:highlight w:val="yellow"/>
        </w:rPr>
        <w:t>phân biệt màu với nhau</w:t>
      </w:r>
    </w:p>
    <w:p w14:paraId="76D0BBF6" w14:textId="77777777" w:rsidR="001E23F8" w:rsidRPr="000C4696" w:rsidRDefault="001E23F8">
      <w:pPr>
        <w:spacing w:before="0" w:after="200" w:line="276" w:lineRule="auto"/>
        <w:rPr>
          <w:sz w:val="26"/>
          <w:szCs w:val="26"/>
        </w:rPr>
      </w:pPr>
      <w:r w:rsidRPr="000C4696">
        <w:br w:type="page"/>
      </w:r>
    </w:p>
    <w:p w14:paraId="57AC7028" w14:textId="5D17B3D5" w:rsidR="00783A23" w:rsidRPr="000C4696" w:rsidRDefault="00A41C85" w:rsidP="0091100B">
      <w:pPr>
        <w:pStyle w:val="Heading1"/>
      </w:pPr>
      <w:bookmarkStart w:id="189" w:name="_Ref168195612"/>
      <w:bookmarkStart w:id="190" w:name="_Ref168195620"/>
      <w:bookmarkStart w:id="191" w:name="_Toc168478725"/>
      <w:r w:rsidRPr="000C4696">
        <w:lastRenderedPageBreak/>
        <w:t>FINDING AN INVERSE MODULO</w:t>
      </w:r>
      <w:bookmarkEnd w:id="189"/>
      <w:bookmarkEnd w:id="190"/>
      <w:bookmarkEnd w:id="191"/>
    </w:p>
    <w:p w14:paraId="0D579CFB" w14:textId="21855C97" w:rsidR="00783A23" w:rsidRPr="000C4696" w:rsidRDefault="0018223B" w:rsidP="0091100B">
      <w:pPr>
        <w:pStyle w:val="Heading2"/>
        <w:rPr>
          <w:noProof w:val="0"/>
        </w:rPr>
      </w:pPr>
      <w:bookmarkStart w:id="192" w:name="_Toc168478726"/>
      <w:r w:rsidRPr="000C4696">
        <w:rPr>
          <w:noProof w:val="0"/>
        </w:rPr>
        <w:t>Cơ sở lý thuyết</w:t>
      </w:r>
      <w:bookmarkEnd w:id="192"/>
    </w:p>
    <w:p w14:paraId="2266D344" w14:textId="07B8FBC9" w:rsidR="00F436DD" w:rsidRPr="000C4696" w:rsidRDefault="00F436DD" w:rsidP="00F436DD">
      <w:pPr>
        <w:pStyle w:val="Heading3"/>
      </w:pPr>
      <w:bookmarkStart w:id="193" w:name="_Toc168478727"/>
      <w:r w:rsidRPr="000C4696">
        <w:t>Phép tính đồng dư modulo</w:t>
      </w:r>
      <w:bookmarkEnd w:id="193"/>
    </w:p>
    <w:p w14:paraId="2459D203" w14:textId="77777777" w:rsidR="00F436DD" w:rsidRPr="000C4696" w:rsidRDefault="00F436DD" w:rsidP="005E41A7">
      <w:pPr>
        <w:pStyle w:val="Nidungvnbn"/>
        <w:numPr>
          <w:ilvl w:val="0"/>
          <w:numId w:val="2"/>
        </w:numPr>
        <w:ind w:left="851" w:hanging="284"/>
        <w:rPr>
          <w:i/>
        </w:rPr>
      </w:pPr>
      <w:r w:rsidRPr="000C4696">
        <w:t xml:space="preserve">Ta có </w:t>
      </w:r>
      <w:r w:rsidRPr="000C4696">
        <w:rPr>
          <w:i/>
        </w:rPr>
        <w:t>a, b</w:t>
      </w:r>
      <w:r w:rsidRPr="000C4696">
        <w:t xml:space="preserve"> là các số nguyên thuộc</w:t>
      </w:r>
      <m:oMath>
        <m:r>
          <m:rPr>
            <m:scr m:val="double-struck"/>
          </m:rPr>
          <w:rPr>
            <w:rFonts w:ascii="Cambria Math" w:eastAsiaTheme="minorEastAsia" w:hAnsi="Cambria Math"/>
          </w:rPr>
          <m:t xml:space="preserve"> Z</m:t>
        </m:r>
      </m:oMath>
      <w:r w:rsidRPr="000C4696">
        <w:t xml:space="preserve">, khi lấy </w:t>
      </w:r>
      <w:r w:rsidRPr="000C4696">
        <w:rPr>
          <w:i/>
        </w:rPr>
        <w:t>a / b</w:t>
      </w:r>
      <w:r w:rsidRPr="000C4696">
        <w:t xml:space="preserve"> thì ta được thương số là </w:t>
      </w:r>
      <w:r w:rsidRPr="000C4696">
        <w:rPr>
          <w:i/>
        </w:rPr>
        <w:t>t</w:t>
      </w:r>
      <w:r w:rsidRPr="000C4696">
        <w:t xml:space="preserve"> và </w:t>
      </w:r>
      <w:r w:rsidRPr="000C4696">
        <w:rPr>
          <w:i/>
        </w:rPr>
        <w:t>r</w:t>
      </w:r>
      <w:r w:rsidRPr="000C4696">
        <w:t xml:space="preserve"> là số dư của phép chia. Khi đó ta nói: </w:t>
      </w:r>
      <w:r w:rsidRPr="000C4696">
        <w:rPr>
          <w:i/>
        </w:rPr>
        <w:t>a</w:t>
      </w:r>
      <w:r w:rsidRPr="000C4696">
        <w:t xml:space="preserve"> đồng dư với </w:t>
      </w:r>
      <w:r w:rsidRPr="000C4696">
        <w:rPr>
          <w:i/>
        </w:rPr>
        <w:t>r</w:t>
      </w:r>
      <w:r w:rsidRPr="000C4696">
        <w:t xml:space="preserve"> trong modulo cho </w:t>
      </w:r>
      <w:r w:rsidRPr="000C4696">
        <w:rPr>
          <w:i/>
        </w:rPr>
        <w:t xml:space="preserve">b. Ký hiệu toán học: </w:t>
      </w:r>
    </w:p>
    <w:tbl>
      <w:tblPr>
        <w:tblStyle w:val="TableGrid"/>
        <w:tblW w:w="503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7"/>
        <w:gridCol w:w="770"/>
      </w:tblGrid>
      <w:tr w:rsidR="00F436DD" w:rsidRPr="000C4696" w14:paraId="62FE51C3" w14:textId="77777777" w:rsidTr="001E25D1">
        <w:trPr>
          <w:trHeight w:val="386"/>
        </w:trPr>
        <w:tc>
          <w:tcPr>
            <w:tcW w:w="4565" w:type="pct"/>
          </w:tcPr>
          <w:p w14:paraId="24DA8519" w14:textId="7F7FD7E5" w:rsidR="00F436DD" w:rsidRPr="005E41A7" w:rsidRDefault="00F436DD" w:rsidP="005E41A7">
            <w:pPr>
              <w:rPr>
                <w:sz w:val="26"/>
                <w:szCs w:val="26"/>
              </w:rPr>
            </w:pPr>
            <m:oMathPara>
              <m:oMathParaPr>
                <m:jc m:val="center"/>
              </m:oMathParaPr>
              <m:oMath>
                <m:r>
                  <w:rPr>
                    <w:rFonts w:ascii="Cambria Math" w:hAnsi="Cambria Math"/>
                    <w:sz w:val="26"/>
                    <w:szCs w:val="26"/>
                  </w:rPr>
                  <m:t>a</m:t>
                </m:r>
                <m:r>
                  <m:rPr>
                    <m:sty m:val="p"/>
                  </m:rPr>
                  <w:rPr>
                    <w:rFonts w:ascii="Cambria Math" w:hAnsi="Cambria Math"/>
                    <w:sz w:val="26"/>
                    <w:szCs w:val="26"/>
                  </w:rPr>
                  <m:t>≡</m:t>
                </m:r>
                <m:r>
                  <w:rPr>
                    <w:rFonts w:ascii="Cambria Math" w:hAnsi="Cambria Math"/>
                    <w:sz w:val="26"/>
                    <w:szCs w:val="26"/>
                  </w:rPr>
                  <m:t>r</m:t>
                </m:r>
                <m:d>
                  <m:dPr>
                    <m:ctrlPr>
                      <w:rPr>
                        <w:rFonts w:ascii="Cambria Math" w:hAnsi="Cambria Math"/>
                        <w:sz w:val="26"/>
                        <w:szCs w:val="26"/>
                      </w:rPr>
                    </m:ctrlPr>
                  </m:dPr>
                  <m:e>
                    <m:r>
                      <m:rPr>
                        <m:sty m:val="p"/>
                      </m:rPr>
                      <w:rPr>
                        <w:rFonts w:ascii="Cambria Math" w:hAnsi="Cambria Math"/>
                        <w:sz w:val="26"/>
                        <w:szCs w:val="26"/>
                      </w:rPr>
                      <m:t xml:space="preserve">mod </m:t>
                    </m:r>
                    <m:r>
                      <w:rPr>
                        <w:rFonts w:ascii="Cambria Math" w:hAnsi="Cambria Math"/>
                        <w:sz w:val="26"/>
                        <w:szCs w:val="26"/>
                      </w:rPr>
                      <m:t>b</m:t>
                    </m:r>
                  </m:e>
                </m:d>
              </m:oMath>
            </m:oMathPara>
          </w:p>
        </w:tc>
        <w:tc>
          <w:tcPr>
            <w:tcW w:w="435" w:type="pct"/>
          </w:tcPr>
          <w:p w14:paraId="6E30D8E9" w14:textId="77777777" w:rsidR="00F436DD" w:rsidRPr="000C4696" w:rsidRDefault="00F436DD" w:rsidP="001E25D1">
            <w:pPr>
              <w:pStyle w:val="Nidungvnbn"/>
              <w:ind w:firstLine="0"/>
            </w:pPr>
            <w:r w:rsidRPr="000C4696">
              <w:t>(</w:t>
            </w:r>
            <w:r w:rsidRPr="000C4696">
              <w:fldChar w:fldCharType="begin"/>
            </w:r>
            <w:r w:rsidRPr="000C4696">
              <w:instrText xml:space="preserve"> STYLEREF 1 \s </w:instrText>
            </w:r>
            <w:r w:rsidRPr="000C4696">
              <w:fldChar w:fldCharType="separate"/>
            </w:r>
            <w:r w:rsidRPr="000C4696">
              <w:t>9</w:t>
            </w:r>
            <w:r w:rsidRPr="000C4696">
              <w:fldChar w:fldCharType="end"/>
            </w:r>
            <w:r w:rsidRPr="000C4696">
              <w:t>.</w:t>
            </w:r>
            <w:r w:rsidRPr="000C4696">
              <w:fldChar w:fldCharType="begin"/>
            </w:r>
            <w:r w:rsidRPr="000C4696">
              <w:instrText xml:space="preserve"> SEQ Equation \* ARABIC \s 1 </w:instrText>
            </w:r>
            <w:r w:rsidRPr="000C4696">
              <w:fldChar w:fldCharType="separate"/>
            </w:r>
            <w:r w:rsidRPr="000C4696">
              <w:t>1</w:t>
            </w:r>
            <w:r w:rsidRPr="000C4696">
              <w:fldChar w:fldCharType="end"/>
            </w:r>
            <w:r w:rsidRPr="000C4696">
              <w:t>)</w:t>
            </w:r>
          </w:p>
        </w:tc>
      </w:tr>
    </w:tbl>
    <w:p w14:paraId="51938E10" w14:textId="77777777" w:rsidR="00F436DD" w:rsidRPr="000C4696" w:rsidRDefault="00F436DD" w:rsidP="005E41A7">
      <w:pPr>
        <w:pStyle w:val="Nidungvnbn"/>
        <w:numPr>
          <w:ilvl w:val="0"/>
          <w:numId w:val="2"/>
        </w:numPr>
        <w:ind w:left="851" w:hanging="284"/>
      </w:pPr>
      <w:r w:rsidRPr="000C4696">
        <w:t>Ví dụ: Ta có 2 số nguyên là 7 và 2. Khi đó 7/2 = 3 dư 1. Khi đó ta nói:</w:t>
      </w:r>
    </w:p>
    <w:p w14:paraId="24BDEF0E" w14:textId="38E43D78" w:rsidR="00F436DD" w:rsidRPr="005E41A7" w:rsidRDefault="00F436DD" w:rsidP="00F436DD">
      <w:pPr>
        <w:pStyle w:val="Nidungvnbn"/>
      </w:pPr>
      <m:oMathPara>
        <m:oMathParaPr>
          <m:jc m:val="center"/>
        </m:oMathParaPr>
        <m:oMath>
          <m:r>
            <w:rPr>
              <w:rFonts w:ascii="Cambria Math" w:hAnsi="Cambria Math"/>
            </w:rPr>
            <m:t>7≡1</m:t>
          </m:r>
          <m:d>
            <m:dPr>
              <m:ctrlPr>
                <w:rPr>
                  <w:rFonts w:ascii="Cambria Math" w:hAnsi="Cambria Math"/>
                  <w:i/>
                </w:rPr>
              </m:ctrlPr>
            </m:dPr>
            <m:e>
              <m:r>
                <m:rPr>
                  <m:sty m:val="p"/>
                </m:rPr>
                <w:rPr>
                  <w:rFonts w:ascii="Cambria Math" w:hAnsi="Cambria Math"/>
                </w:rPr>
                <m:t>mod 2</m:t>
              </m:r>
            </m:e>
          </m:d>
        </m:oMath>
      </m:oMathPara>
    </w:p>
    <w:p w14:paraId="2588AD80" w14:textId="68EAD757" w:rsidR="00F436DD" w:rsidRPr="000C4696" w:rsidRDefault="00F436DD" w:rsidP="005E41A7">
      <w:pPr>
        <w:pStyle w:val="Nidungvnbn"/>
        <w:numPr>
          <w:ilvl w:val="0"/>
          <w:numId w:val="2"/>
        </w:numPr>
        <w:ind w:left="851" w:hanging="284"/>
        <w:rPr>
          <w:rFonts w:eastAsiaTheme="minorEastAsia"/>
        </w:rPr>
      </w:pPr>
      <w:r w:rsidRPr="000C4696">
        <w:t xml:space="preserve">Một cách tổng quát: Nếu </w:t>
      </w:r>
      <m:oMath>
        <m:r>
          <w:rPr>
            <w:rFonts w:ascii="Cambria Math" w:hAnsi="Cambria Math"/>
          </w:rPr>
          <m:t>a≡b</m:t>
        </m:r>
        <m:d>
          <m:dPr>
            <m:ctrlPr>
              <w:rPr>
                <w:rFonts w:ascii="Cambria Math" w:hAnsi="Cambria Math"/>
                <w:i/>
              </w:rPr>
            </m:ctrlPr>
          </m:dPr>
          <m:e>
            <m:r>
              <m:rPr>
                <m:sty m:val="p"/>
              </m:rPr>
              <w:rPr>
                <w:rFonts w:ascii="Cambria Math" w:hAnsi="Cambria Math"/>
              </w:rPr>
              <m:t>mod</m:t>
            </m:r>
            <m:r>
              <w:rPr>
                <w:rFonts w:ascii="Cambria Math" w:hAnsi="Cambria Math"/>
              </w:rPr>
              <m:t xml:space="preserve"> m</m:t>
            </m:r>
          </m:e>
        </m:d>
        <m:r>
          <w:rPr>
            <w:rFonts w:ascii="Cambria Math" w:hAnsi="Cambria Math"/>
          </w:rPr>
          <m:t>⇒a=km+b</m:t>
        </m:r>
      </m:oMath>
    </w:p>
    <w:p w14:paraId="364D704E" w14:textId="3B7F4573" w:rsidR="00AB0550" w:rsidRPr="000C4696" w:rsidRDefault="00F436DD" w:rsidP="005E41A7">
      <w:pPr>
        <w:pStyle w:val="Nidungvnbn"/>
        <w:numPr>
          <w:ilvl w:val="0"/>
          <w:numId w:val="2"/>
        </w:numPr>
        <w:ind w:left="851" w:hanging="284"/>
        <w:rPr>
          <w:rFonts w:eastAsiaTheme="minorEastAsia"/>
          <w:i/>
        </w:rPr>
      </w:pPr>
      <w:r w:rsidRPr="000C4696">
        <w:rPr>
          <w:rFonts w:eastAsiaTheme="minorEastAsia"/>
        </w:rPr>
        <w:t xml:space="preserve">Phép tính đồng dư modulo </w:t>
      </w:r>
      <w:r w:rsidRPr="000C4696">
        <w:rPr>
          <w:rFonts w:eastAsiaTheme="minorEastAsia"/>
          <w:i/>
        </w:rPr>
        <w:t>m</w:t>
      </w:r>
      <w:r w:rsidRPr="000C4696">
        <w:rPr>
          <w:rFonts w:eastAsiaTheme="minorEastAsia"/>
        </w:rPr>
        <w:t xml:space="preserve"> được gọi là phép tính trong </w:t>
      </w:r>
      <m:oMath>
        <m:r>
          <m:rPr>
            <m:scr m:val="double-struck"/>
          </m:rPr>
          <w:rPr>
            <w:rFonts w:ascii="Cambria Math" w:eastAsiaTheme="minorEastAsia" w:hAnsi="Cambria Math"/>
          </w:rPr>
          <m:t>Z/</m:t>
        </m:r>
        <m:r>
          <w:rPr>
            <w:rFonts w:ascii="Cambria Math" w:eastAsiaTheme="minorEastAsia" w:hAnsi="Cambria Math"/>
          </w:rPr>
          <m:t>m</m:t>
        </m:r>
        <m:r>
          <m:rPr>
            <m:scr m:val="double-struck"/>
          </m:rPr>
          <w:rPr>
            <w:rFonts w:ascii="Cambria Math" w:eastAsiaTheme="minorEastAsia" w:hAnsi="Cambria Math"/>
          </w:rPr>
          <m:t>Z</m:t>
        </m:r>
      </m:oMath>
      <w:r w:rsidRPr="000C4696">
        <w:rPr>
          <w:rFonts w:eastAsiaTheme="minorEastAsia"/>
          <w:i/>
        </w:rPr>
        <w:t xml:space="preserve"> </w:t>
      </w:r>
      <w:sdt>
        <w:sdtPr>
          <w:rPr>
            <w:rFonts w:eastAsiaTheme="minorEastAsia"/>
            <w:i/>
          </w:rPr>
          <w:id w:val="11356152"/>
          <w:citation/>
        </w:sdtPr>
        <w:sdtEndPr/>
        <w:sdtContent>
          <w:r w:rsidRPr="000C4696">
            <w:rPr>
              <w:rFonts w:eastAsiaTheme="minorEastAsia"/>
              <w:i/>
            </w:rPr>
            <w:fldChar w:fldCharType="begin"/>
          </w:r>
          <w:r w:rsidRPr="000C4696">
            <w:rPr>
              <w:rFonts w:eastAsiaTheme="minorEastAsia"/>
              <w:i/>
            </w:rPr>
            <w:instrText xml:space="preserve"> CITATION Kho22 \l 1033 </w:instrText>
          </w:r>
          <w:r w:rsidRPr="000C4696">
            <w:rPr>
              <w:rFonts w:eastAsiaTheme="minorEastAsia"/>
              <w:i/>
            </w:rPr>
            <w:fldChar w:fldCharType="separate"/>
          </w:r>
          <w:r w:rsidR="001A46D1" w:rsidRPr="001A46D1">
            <w:rPr>
              <w:rFonts w:eastAsiaTheme="minorEastAsia"/>
              <w:noProof/>
            </w:rPr>
            <w:t>[2]</w:t>
          </w:r>
          <w:r w:rsidRPr="000C4696">
            <w:rPr>
              <w:rFonts w:eastAsiaTheme="minorEastAsia"/>
              <w:i/>
            </w:rPr>
            <w:fldChar w:fldCharType="end"/>
          </w:r>
        </w:sdtContent>
      </w:sdt>
    </w:p>
    <w:p w14:paraId="67DB3289" w14:textId="7120C9DF" w:rsidR="00F436DD" w:rsidRPr="000C4696" w:rsidRDefault="00F436DD" w:rsidP="00F436DD">
      <w:pPr>
        <w:pStyle w:val="Heading3"/>
      </w:pPr>
      <w:bookmarkStart w:id="194" w:name="_Toc168478728"/>
      <w:r w:rsidRPr="000C4696">
        <w:t>Số nguyên tố cùng nhau và phần tử nghịch đảo</w:t>
      </w:r>
      <w:bookmarkEnd w:id="194"/>
    </w:p>
    <w:p w14:paraId="466E0DA3" w14:textId="77777777" w:rsidR="00F436DD" w:rsidRPr="000C4696" w:rsidRDefault="00F436DD" w:rsidP="00490AA3">
      <w:pPr>
        <w:pStyle w:val="Nidungvnbn"/>
        <w:numPr>
          <w:ilvl w:val="0"/>
          <w:numId w:val="2"/>
        </w:numPr>
        <w:ind w:left="851" w:hanging="284"/>
      </w:pPr>
      <w:r w:rsidRPr="000C4696">
        <w:t xml:space="preserve">Trong phần </w:t>
      </w:r>
      <w:r w:rsidRPr="000C4696">
        <w:fldChar w:fldCharType="begin"/>
      </w:r>
      <w:r w:rsidRPr="000C4696">
        <w:instrText xml:space="preserve"> REF _Ref167973653 \r \h </w:instrText>
      </w:r>
      <w:r w:rsidRPr="000C4696">
        <w:fldChar w:fldCharType="separate"/>
      </w:r>
      <w:r w:rsidRPr="000C4696">
        <w:t>1.1</w:t>
      </w:r>
      <w:r w:rsidRPr="000C4696">
        <w:fldChar w:fldCharType="end"/>
      </w:r>
      <w:r w:rsidRPr="000C4696">
        <w:t xml:space="preserve">, em đã có nhắc đến thuật toán Euclid sử dụng để tìm ƯCLN, </w:t>
      </w:r>
      <w:r w:rsidRPr="000C4696">
        <w:rPr>
          <w:highlight w:val="yellow"/>
        </w:rPr>
        <w:t xml:space="preserve">khi 2 số nguyên tố </w:t>
      </w:r>
      <w:r w:rsidRPr="000C4696">
        <w:rPr>
          <w:i/>
          <w:highlight w:val="yellow"/>
        </w:rPr>
        <w:t>a</w:t>
      </w:r>
      <w:r w:rsidRPr="000C4696">
        <w:rPr>
          <w:highlight w:val="yellow"/>
        </w:rPr>
        <w:t xml:space="preserve"> và </w:t>
      </w:r>
      <w:r w:rsidRPr="000C4696">
        <w:rPr>
          <w:i/>
          <w:highlight w:val="yellow"/>
        </w:rPr>
        <w:t>b</w:t>
      </w:r>
      <w:r w:rsidRPr="000C4696">
        <w:rPr>
          <w:highlight w:val="yellow"/>
        </w:rPr>
        <w:t xml:space="preserve"> có ƯCLN bằng 1 thì </w:t>
      </w:r>
      <w:r w:rsidRPr="000C4696">
        <w:rPr>
          <w:i/>
          <w:highlight w:val="yellow"/>
        </w:rPr>
        <w:t>a</w:t>
      </w:r>
      <w:r w:rsidRPr="000C4696">
        <w:rPr>
          <w:highlight w:val="yellow"/>
        </w:rPr>
        <w:t xml:space="preserve"> và </w:t>
      </w:r>
      <w:r w:rsidRPr="000C4696">
        <w:rPr>
          <w:i/>
          <w:highlight w:val="yellow"/>
        </w:rPr>
        <w:t>b</w:t>
      </w:r>
      <w:r w:rsidRPr="000C4696">
        <w:rPr>
          <w:highlight w:val="yellow"/>
        </w:rPr>
        <w:t xml:space="preserve"> được gọi là hai số nguyên tố cùng nhau.</w:t>
      </w:r>
    </w:p>
    <w:p w14:paraId="070E07B3" w14:textId="26BC7D9E" w:rsidR="00F436DD" w:rsidRPr="000C4696" w:rsidRDefault="00F436DD" w:rsidP="00490AA3">
      <w:pPr>
        <w:pStyle w:val="Nidungvnbn"/>
        <w:numPr>
          <w:ilvl w:val="0"/>
          <w:numId w:val="2"/>
        </w:numPr>
        <w:ind w:left="851" w:hanging="284"/>
        <w:rPr>
          <w:rFonts w:eastAsiaTheme="minorEastAsia"/>
        </w:rPr>
      </w:pPr>
      <w:r w:rsidRPr="000C4696">
        <w:t xml:space="preserve">Trong tập số thực </w:t>
      </w:r>
      <m:oMath>
        <m:r>
          <m:rPr>
            <m:scr m:val="double-struck"/>
          </m:rPr>
          <w:rPr>
            <w:rFonts w:ascii="Cambria Math" w:hAnsi="Cambria Math"/>
          </w:rPr>
          <m:t>R</m:t>
        </m:r>
      </m:oMath>
      <w:r w:rsidRPr="000C4696">
        <w:rPr>
          <w:rFonts w:eastAsiaTheme="minorEastAsia"/>
        </w:rPr>
        <w:t xml:space="preserve">,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rsidRPr="000C4696">
        <w:rPr>
          <w:rFonts w:eastAsiaTheme="minorEastAsia"/>
        </w:rPr>
        <w:t xml:space="preserve"> là số nghịch đảo của </w:t>
      </w:r>
      <m:oMath>
        <m:r>
          <w:rPr>
            <w:rFonts w:ascii="Cambria Math" w:hAnsi="Cambria Math"/>
          </w:rPr>
          <m:t>a</m:t>
        </m:r>
      </m:oMath>
      <w:r w:rsidRPr="000C4696">
        <w:rPr>
          <w:rFonts w:eastAsiaTheme="minorEastAsia"/>
        </w:rPr>
        <w:t xml:space="preserve"> nếu</w:t>
      </w:r>
      <w:r>
        <w:rPr>
          <w:rFonts w:eastAsiaTheme="minorEastAsia"/>
          <w:lang w:val="en-US"/>
        </w:rPr>
        <w:t xml:space="preserve">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rsidR="003239AD" w:rsidRPr="00E50202">
        <w:rPr>
          <w:rFonts w:eastAsiaTheme="minorEastAsia"/>
        </w:rPr>
        <w:t xml:space="preserve"> </w:t>
      </w:r>
      <m:oMath>
        <m:r>
          <m:rPr>
            <m:sty m:val="p"/>
          </m:rPr>
          <w:rPr>
            <w:rFonts w:ascii="Cambria Math" w:hAnsi="Cambria Math"/>
          </w:rPr>
          <m:t>×</m:t>
        </m:r>
        <m:r>
          <w:rPr>
            <w:rFonts w:ascii="Cambria Math" w:hAnsi="Cambria Math"/>
          </w:rPr>
          <m:t xml:space="preserve"> a=1</m:t>
        </m:r>
      </m:oMath>
      <w:r w:rsidRPr="000C4696">
        <w:rPr>
          <w:rFonts w:eastAsiaTheme="minorEastAsia"/>
        </w:rPr>
        <w:t xml:space="preserve">. Nhưng trong modulo </w:t>
      </w:r>
      <m:oMath>
        <m:r>
          <m:rPr>
            <m:scr m:val="double-struck"/>
          </m:rPr>
          <w:rPr>
            <w:rFonts w:ascii="Cambria Math" w:eastAsiaTheme="minorEastAsia" w:hAnsi="Cambria Math"/>
          </w:rPr>
          <m:t>Z/</m:t>
        </m:r>
        <m:r>
          <w:rPr>
            <w:rFonts w:ascii="Cambria Math" w:eastAsiaTheme="minorEastAsia" w:hAnsi="Cambria Math"/>
          </w:rPr>
          <m:t>m</m:t>
        </m:r>
        <m:r>
          <m:rPr>
            <m:scr m:val="double-struck"/>
          </m:rPr>
          <w:rPr>
            <w:rFonts w:ascii="Cambria Math" w:eastAsiaTheme="minorEastAsia" w:hAnsi="Cambria Math"/>
          </w:rPr>
          <m:t>Z</m:t>
        </m:r>
      </m:oMath>
      <w:r w:rsidRPr="000C4696">
        <w:rPr>
          <w:rFonts w:eastAsiaTheme="minorEastAsia"/>
        </w:rPr>
        <w:t xml:space="preserve">,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rsidR="00DB6510" w:rsidRPr="00E50202">
        <w:rPr>
          <w:rFonts w:eastAsiaTheme="minorEastAsia"/>
        </w:rPr>
        <w:t xml:space="preserve"> </w:t>
      </w:r>
      <w:r w:rsidRPr="000C4696">
        <w:rPr>
          <w:rFonts w:eastAsiaTheme="minorEastAsia"/>
        </w:rPr>
        <w:t xml:space="preserve"> là số nghịch đảo của </w:t>
      </w:r>
      <m:oMath>
        <m:r>
          <w:rPr>
            <w:rFonts w:ascii="Cambria Math" w:hAnsi="Cambria Math"/>
          </w:rPr>
          <m:t>a</m:t>
        </m:r>
      </m:oMath>
      <w:r w:rsidRPr="000C4696">
        <w:rPr>
          <w:rFonts w:eastAsiaTheme="minorEastAsia"/>
        </w:rPr>
        <w:t xml:space="preserve"> nếu </w:t>
      </w:r>
      <m:oMath>
        <m:sSup>
          <m:sSupPr>
            <m:ctrlPr>
              <w:rPr>
                <w:rFonts w:ascii="Cambria Math" w:hAnsi="Cambria Math"/>
                <w:i/>
              </w:rPr>
            </m:ctrlPr>
          </m:sSupPr>
          <m:e>
            <m:r>
              <w:rPr>
                <w:rFonts w:ascii="Cambria Math" w:hAnsi="Cambria Math"/>
              </w:rPr>
              <m:t>a</m:t>
            </m:r>
          </m:e>
          <m:sup>
            <m:r>
              <w:rPr>
                <w:rFonts w:ascii="Cambria Math" w:hAnsi="Cambria Math"/>
              </w:rPr>
              <m:t>-1</m:t>
            </m:r>
          </m:sup>
        </m:sSup>
        <m:r>
          <m:rPr>
            <m:sty m:val="p"/>
          </m:rPr>
          <w:rPr>
            <w:rFonts w:ascii="Cambria Math" w:hAnsi="Cambria Math"/>
          </w:rPr>
          <m:t>×</m:t>
        </m:r>
        <m:r>
          <w:rPr>
            <w:rFonts w:ascii="Cambria Math" w:hAnsi="Cambria Math"/>
          </w:rPr>
          <m:t xml:space="preserve"> a=1</m:t>
        </m:r>
        <m:d>
          <m:dPr>
            <m:ctrlPr>
              <w:rPr>
                <w:rFonts w:ascii="Cambria Math" w:hAnsi="Cambria Math"/>
                <w:i/>
              </w:rPr>
            </m:ctrlPr>
          </m:dPr>
          <m:e>
            <m:r>
              <m:rPr>
                <m:sty m:val="p"/>
              </m:rPr>
              <w:rPr>
                <w:rFonts w:ascii="Cambria Math" w:hAnsi="Cambria Math"/>
              </w:rPr>
              <m:t>mod</m:t>
            </m:r>
            <m:r>
              <w:rPr>
                <w:rFonts w:ascii="Cambria Math" w:hAnsi="Cambria Math"/>
              </w:rPr>
              <m:t xml:space="preserve"> m</m:t>
            </m:r>
          </m:e>
        </m:d>
      </m:oMath>
      <w:r w:rsidRPr="000C4696">
        <w:rPr>
          <w:rFonts w:eastAsiaTheme="minorEastAsia"/>
        </w:rPr>
        <w:t xml:space="preserve">. </w:t>
      </w:r>
      <w:sdt>
        <w:sdtPr>
          <w:rPr>
            <w:rFonts w:eastAsiaTheme="minorEastAsia"/>
          </w:rPr>
          <w:id w:val="-1073731786"/>
          <w:citation/>
        </w:sdtPr>
        <w:sdtEndPr/>
        <w:sdtContent>
          <w:r w:rsidRPr="000C4696">
            <w:rPr>
              <w:rFonts w:eastAsiaTheme="minorEastAsia"/>
            </w:rPr>
            <w:fldChar w:fldCharType="begin"/>
          </w:r>
          <w:r w:rsidRPr="000C4696">
            <w:rPr>
              <w:rFonts w:eastAsiaTheme="minorEastAsia"/>
            </w:rPr>
            <w:instrText xml:space="preserve"> CITATION Kho22 \l 1033 </w:instrText>
          </w:r>
          <w:r w:rsidRPr="000C4696">
            <w:rPr>
              <w:rFonts w:eastAsiaTheme="minorEastAsia"/>
            </w:rPr>
            <w:fldChar w:fldCharType="separate"/>
          </w:r>
          <w:r w:rsidR="001A46D1" w:rsidRPr="001A46D1">
            <w:rPr>
              <w:rFonts w:eastAsiaTheme="minorEastAsia"/>
              <w:noProof/>
            </w:rPr>
            <w:t>[2]</w:t>
          </w:r>
          <w:r w:rsidRPr="000C4696">
            <w:rPr>
              <w:rFonts w:eastAsiaTheme="minorEastAsia"/>
            </w:rPr>
            <w:fldChar w:fldCharType="end"/>
          </w:r>
        </w:sdtContent>
      </w:sdt>
    </w:p>
    <w:p w14:paraId="404A1D91" w14:textId="6F01790E" w:rsidR="00F436DD" w:rsidRPr="000C4696" w:rsidRDefault="00F436DD" w:rsidP="00490AA3">
      <w:pPr>
        <w:pStyle w:val="Nidungvnbn"/>
        <w:numPr>
          <w:ilvl w:val="0"/>
          <w:numId w:val="2"/>
        </w:numPr>
        <w:ind w:left="851" w:hanging="284"/>
        <w:rPr>
          <w:rFonts w:eastAsiaTheme="minorEastAsia"/>
        </w:rPr>
      </w:pPr>
      <w:r w:rsidRPr="000C4696">
        <w:rPr>
          <w:rFonts w:eastAsiaTheme="minorEastAsia"/>
        </w:rPr>
        <w:t xml:space="preserve">Ví dụ: </w:t>
      </w:r>
      <m:oMath>
        <m:r>
          <m:rPr>
            <m:sty m:val="p"/>
          </m:rPr>
          <w:rPr>
            <w:rFonts w:ascii="Cambria Math" w:eastAsiaTheme="minorEastAsia" w:hAnsi="Cambria Math"/>
          </w:rPr>
          <m:t xml:space="preserve">1 = 5 </m:t>
        </m:r>
        <m:r>
          <m:rPr>
            <m:sty m:val="p"/>
          </m:rPr>
          <w:rPr>
            <w:rFonts w:ascii="Cambria Math" w:hAnsi="Cambria Math"/>
          </w:rPr>
          <m:t xml:space="preserve">× 3 – 2 × 7 </m:t>
        </m:r>
        <m:r>
          <w:rPr>
            <w:rFonts w:ascii="Cambria Math" w:hAnsi="Cambria Math"/>
          </w:rPr>
          <m:t>⇒</m:t>
        </m:r>
        <m:r>
          <m:rPr>
            <m:sty m:val="p"/>
          </m:rPr>
          <w:rPr>
            <w:rFonts w:ascii="Cambria Math" w:eastAsiaTheme="minorEastAsia" w:hAnsi="Cambria Math"/>
          </w:rPr>
          <m:t xml:space="preserve"> 5 </m:t>
        </m:r>
        <m:r>
          <m:rPr>
            <m:sty m:val="p"/>
          </m:rPr>
          <w:rPr>
            <w:rFonts w:ascii="Cambria Math" w:hAnsi="Cambria Math"/>
          </w:rPr>
          <m:t>× 3</m:t>
        </m:r>
        <m:r>
          <w:rPr>
            <w:rFonts w:ascii="Cambria Math" w:hAnsi="Cambria Math"/>
          </w:rPr>
          <m:t>≡</m:t>
        </m:r>
        <m:r>
          <w:rPr>
            <w:rFonts w:ascii="Cambria Math" w:eastAsiaTheme="minorEastAsia" w:hAnsi="Cambria Math"/>
          </w:rPr>
          <m:t>1</m:t>
        </m:r>
        <m:d>
          <m:dPr>
            <m:ctrlPr>
              <w:rPr>
                <w:rFonts w:ascii="Cambria Math" w:hAnsi="Cambria Math"/>
                <w:i/>
              </w:rPr>
            </m:ctrlPr>
          </m:dPr>
          <m:e>
            <m:r>
              <m:rPr>
                <m:sty m:val="p"/>
              </m:rPr>
              <w:rPr>
                <w:rFonts w:ascii="Cambria Math" w:hAnsi="Cambria Math"/>
              </w:rPr>
              <m:t>mod</m:t>
            </m:r>
            <m:r>
              <w:rPr>
                <w:rFonts w:ascii="Cambria Math" w:hAnsi="Cambria Math"/>
              </w:rPr>
              <m:t xml:space="preserve"> 7</m:t>
            </m:r>
          </m:e>
        </m:d>
      </m:oMath>
      <w:r w:rsidRPr="000C4696">
        <w:rPr>
          <w:rFonts w:eastAsiaTheme="minorEastAsia"/>
        </w:rPr>
        <w:t xml:space="preserve"> </w:t>
      </w:r>
    </w:p>
    <w:p w14:paraId="765D1EB6" w14:textId="77777777" w:rsidR="00F436DD" w:rsidRPr="000C4696" w:rsidRDefault="00F436DD" w:rsidP="00490AA3">
      <w:pPr>
        <w:pStyle w:val="Nidungvnbn"/>
        <w:numPr>
          <w:ilvl w:val="0"/>
          <w:numId w:val="2"/>
        </w:numPr>
        <w:ind w:left="851" w:hanging="284"/>
        <w:rPr>
          <w:rFonts w:eastAsiaTheme="minorEastAsia"/>
        </w:rPr>
      </w:pPr>
      <w:r w:rsidRPr="000C4696">
        <w:rPr>
          <w:rFonts w:eastAsiaTheme="minorEastAsia"/>
        </w:rPr>
        <w:t xml:space="preserve">Suy ra: 5 là phần tử nghịch đảo của 3 trong </w:t>
      </w:r>
      <m:oMath>
        <m:r>
          <m:rPr>
            <m:scr m:val="double-struck"/>
          </m:rPr>
          <w:rPr>
            <w:rFonts w:ascii="Cambria Math" w:eastAsiaTheme="minorEastAsia" w:hAnsi="Cambria Math"/>
          </w:rPr>
          <m:t>Z</m:t>
        </m:r>
        <m:r>
          <w:rPr>
            <w:rFonts w:ascii="Cambria Math" w:eastAsiaTheme="minorEastAsia" w:hAnsi="Cambria Math"/>
          </w:rPr>
          <m:t>/7</m:t>
        </m:r>
        <m:r>
          <m:rPr>
            <m:scr m:val="double-struck"/>
          </m:rPr>
          <w:rPr>
            <w:rFonts w:ascii="Cambria Math" w:eastAsiaTheme="minorEastAsia" w:hAnsi="Cambria Math"/>
          </w:rPr>
          <m:t>Z</m:t>
        </m:r>
      </m:oMath>
    </w:p>
    <w:p w14:paraId="6D70208E" w14:textId="77777777" w:rsidR="00F436DD" w:rsidRPr="000C4696" w:rsidRDefault="00F436DD" w:rsidP="00490AA3">
      <w:pPr>
        <w:pStyle w:val="Nidungvnbn"/>
        <w:numPr>
          <w:ilvl w:val="0"/>
          <w:numId w:val="2"/>
        </w:numPr>
        <w:ind w:left="851" w:hanging="284"/>
      </w:pPr>
      <w:r w:rsidRPr="000C4696">
        <w:t xml:space="preserve">Ngoài ra, ví dụ trên còn được viết như sau: </w:t>
      </w:r>
    </w:p>
    <w:p w14:paraId="019DCBEB" w14:textId="0BD2A3AC" w:rsidR="00F436DD" w:rsidRPr="000C4696" w:rsidRDefault="00F436DD" w:rsidP="00490AA3">
      <w:pPr>
        <w:pStyle w:val="Nidungvnbn"/>
        <w:ind w:firstLine="0"/>
        <w:jc w:val="center"/>
        <w:rPr>
          <w:rFonts w:eastAsiaTheme="minorEastAsia"/>
        </w:rPr>
      </w:pPr>
      <m:oMath>
        <m:r>
          <m:rPr>
            <m:sty m:val="p"/>
          </m:rPr>
          <w:rPr>
            <w:rFonts w:ascii="Cambria Math" w:eastAsiaTheme="minorEastAsia" w:hAnsi="Cambria Math"/>
          </w:rPr>
          <m:t xml:space="preserve">1 = 5 </m:t>
        </m:r>
        <m:r>
          <m:rPr>
            <m:sty m:val="p"/>
          </m:rPr>
          <w:rPr>
            <w:rFonts w:ascii="Cambria Math" w:hAnsi="Cambria Math"/>
          </w:rPr>
          <m:t xml:space="preserve">× 3 – 2 × 7 </m:t>
        </m:r>
        <m:r>
          <w:rPr>
            <w:rFonts w:ascii="Cambria Math" w:hAnsi="Cambria Math"/>
          </w:rPr>
          <m:t>⇒</m:t>
        </m:r>
        <m:r>
          <m:rPr>
            <m:sty m:val="p"/>
          </m:rPr>
          <w:rPr>
            <w:rFonts w:ascii="Cambria Math" w:eastAsiaTheme="minorEastAsia" w:hAnsi="Cambria Math"/>
          </w:rPr>
          <m:t xml:space="preserve"> </m:t>
        </m:r>
        <m:r>
          <m:rPr>
            <m:sty m:val="p"/>
          </m:rPr>
          <w:rPr>
            <w:rFonts w:ascii="Cambria Math" w:hAnsi="Cambria Math"/>
          </w:rPr>
          <m:t xml:space="preserve"> – 2 × 7</m:t>
        </m:r>
        <m:r>
          <w:rPr>
            <w:rFonts w:ascii="Cambria Math" w:hAnsi="Cambria Math"/>
          </w:rPr>
          <m:t>≡</m:t>
        </m:r>
        <m:r>
          <w:rPr>
            <w:rFonts w:ascii="Cambria Math" w:eastAsiaTheme="minorEastAsia" w:hAnsi="Cambria Math"/>
          </w:rPr>
          <m:t>1</m:t>
        </m:r>
        <m:d>
          <m:dPr>
            <m:ctrlPr>
              <w:rPr>
                <w:rFonts w:ascii="Cambria Math" w:hAnsi="Cambria Math"/>
                <w:i/>
              </w:rPr>
            </m:ctrlPr>
          </m:dPr>
          <m:e>
            <m:r>
              <m:rPr>
                <m:sty m:val="p"/>
              </m:rPr>
              <w:rPr>
                <w:rFonts w:ascii="Cambria Math" w:hAnsi="Cambria Math"/>
              </w:rPr>
              <m:t>mod</m:t>
            </m:r>
            <m:r>
              <w:rPr>
                <w:rFonts w:ascii="Cambria Math" w:hAnsi="Cambria Math"/>
              </w:rPr>
              <m:t xml:space="preserve"> 3</m:t>
            </m:r>
          </m:e>
        </m:d>
      </m:oMath>
      <w:r w:rsidRPr="000C4696">
        <w:rPr>
          <w:rFonts w:eastAsiaTheme="minorEastAsia"/>
        </w:rPr>
        <w:t xml:space="preserve">, </w:t>
      </w:r>
      <w:r w:rsidRPr="000C4696">
        <w:t xml:space="preserve">–2 là phần tử nghịch đảo của 7 trong </w:t>
      </w:r>
      <m:oMath>
        <m:r>
          <m:rPr>
            <m:scr m:val="double-struck"/>
          </m:rPr>
          <w:rPr>
            <w:rFonts w:ascii="Cambria Math" w:eastAsiaTheme="minorEastAsia" w:hAnsi="Cambria Math"/>
          </w:rPr>
          <m:t>Z</m:t>
        </m:r>
        <m:r>
          <w:rPr>
            <w:rFonts w:ascii="Cambria Math" w:eastAsiaTheme="minorEastAsia" w:hAnsi="Cambria Math"/>
          </w:rPr>
          <m:t>/3</m:t>
        </m:r>
        <m:r>
          <m:rPr>
            <m:scr m:val="double-struck"/>
          </m:rPr>
          <w:rPr>
            <w:rFonts w:ascii="Cambria Math" w:eastAsiaTheme="minorEastAsia" w:hAnsi="Cambria Math"/>
          </w:rPr>
          <m:t>Z</m:t>
        </m:r>
      </m:oMath>
    </w:p>
    <w:p w14:paraId="1DA4B23E" w14:textId="77777777" w:rsidR="00F436DD" w:rsidRPr="000C4696" w:rsidRDefault="00F436DD" w:rsidP="00490AA3">
      <w:pPr>
        <w:pStyle w:val="Nidungvnbn"/>
        <w:numPr>
          <w:ilvl w:val="0"/>
          <w:numId w:val="2"/>
        </w:numPr>
        <w:ind w:left="851" w:hanging="284"/>
        <w:rPr>
          <w:highlight w:val="yellow"/>
        </w:rPr>
      </w:pPr>
      <w:r w:rsidRPr="000C4696">
        <w:t xml:space="preserve">Từ đó, ta có kết luận: </w:t>
      </w:r>
      <w:r w:rsidRPr="000C4696">
        <w:rPr>
          <w:highlight w:val="yellow"/>
        </w:rPr>
        <w:t>Chỉ những số nguyên tố cùng nhau mới có phần tử nghịch đảo.</w:t>
      </w:r>
    </w:p>
    <w:p w14:paraId="7A28C83C" w14:textId="77777777" w:rsidR="000160DA" w:rsidRPr="000C4696" w:rsidRDefault="000160DA" w:rsidP="000160DA">
      <w:pPr>
        <w:pStyle w:val="Heading3"/>
      </w:pPr>
      <w:bookmarkStart w:id="195" w:name="_Toc168478729"/>
      <w:r w:rsidRPr="000C4696">
        <w:t>Áp dụng thuật toán Euclid mở rộng vào bài toán tìm phần tử nghịch đảo</w:t>
      </w:r>
      <w:bookmarkEnd w:id="195"/>
    </w:p>
    <w:p w14:paraId="4D3AA44F" w14:textId="245A6DF9" w:rsidR="00CA2AAF" w:rsidRPr="000C4696" w:rsidRDefault="000160DA" w:rsidP="00490AA3">
      <w:pPr>
        <w:pStyle w:val="Nidungvnbn"/>
        <w:numPr>
          <w:ilvl w:val="0"/>
          <w:numId w:val="2"/>
        </w:numPr>
        <w:ind w:left="851" w:hanging="284"/>
        <w:rPr>
          <w:rFonts w:eastAsiaTheme="minorEastAsia"/>
        </w:rPr>
      </w:pPr>
      <w:r w:rsidRPr="000C4696">
        <w:lastRenderedPageBreak/>
        <w:t xml:space="preserve">Bổ đề Bézout (Thuyết 4.5.3 </w:t>
      </w:r>
      <w:sdt>
        <w:sdtPr>
          <w:id w:val="1761567781"/>
          <w:citation/>
        </w:sdtPr>
        <w:sdtEndPr/>
        <w:sdtContent>
          <w:r w:rsidRPr="000C4696">
            <w:fldChar w:fldCharType="begin"/>
          </w:r>
          <w:r w:rsidRPr="000C4696">
            <w:instrText xml:space="preserve">CITATION SusannaSEpp \l 1033 </w:instrText>
          </w:r>
          <w:r w:rsidRPr="000C4696">
            <w:fldChar w:fldCharType="separate"/>
          </w:r>
          <w:r w:rsidR="001A46D1" w:rsidRPr="001A46D1">
            <w:rPr>
              <w:noProof/>
            </w:rPr>
            <w:t>[1]</w:t>
          </w:r>
          <w:r w:rsidRPr="000C4696">
            <w:fldChar w:fldCharType="end"/>
          </w:r>
        </w:sdtContent>
      </w:sdt>
      <w:r w:rsidRPr="000C4696">
        <w:t xml:space="preserve">) khẳng định rằng: Với hai số nguyên không âm </w:t>
      </w:r>
      <w:r w:rsidRPr="000C4696">
        <w:rPr>
          <w:i/>
        </w:rPr>
        <w:t>a, m</w:t>
      </w:r>
      <w:r w:rsidRPr="000C4696">
        <w:t xml:space="preserve"> có ƯCLN là </w:t>
      </w:r>
      <w:r w:rsidRPr="000C4696">
        <w:rPr>
          <w:i/>
        </w:rPr>
        <w:t>d</w:t>
      </w:r>
      <w:r w:rsidRPr="000C4696">
        <w:t xml:space="preserve">, tồn tại hai số nguyên x và y sao cho: </w:t>
      </w:r>
      <m:oMath>
        <m:r>
          <m:rPr>
            <m:sty m:val="p"/>
          </m:rPr>
          <w:rPr>
            <w:rFonts w:ascii="Cambria Math" w:hAnsi="Cambria Math"/>
          </w:rPr>
          <w:br/>
        </m:r>
        <m:r>
          <w:rPr>
            <w:rFonts w:ascii="Cambria Math" w:hAnsi="Cambria Math"/>
          </w:rPr>
          <m:t>ax + my = d</m:t>
        </m:r>
      </m:oMath>
      <w:r w:rsidRPr="000C4696">
        <w:rPr>
          <w:rFonts w:eastAsiaTheme="minorEastAsia"/>
        </w:rPr>
        <w:t>.</w:t>
      </w:r>
      <w:r w:rsidR="00350D54" w:rsidRPr="000C4696">
        <w:rPr>
          <w:rFonts w:eastAsiaTheme="minorEastAsia"/>
        </w:rPr>
        <w:t xml:space="preserve"> Phương trình có thể được viết lại: </w:t>
      </w:r>
      <m:oMath>
        <m:f>
          <m:fPr>
            <m:ctrlPr>
              <w:rPr>
                <w:rFonts w:ascii="Cambria Math" w:hAnsi="Cambria Math"/>
                <w:i/>
              </w:rPr>
            </m:ctrlPr>
          </m:fPr>
          <m:num>
            <m:r>
              <w:rPr>
                <w:rFonts w:ascii="Cambria Math" w:hAnsi="Cambria Math"/>
              </w:rPr>
              <m:t>a</m:t>
            </m:r>
          </m:num>
          <m:den>
            <m:r>
              <w:rPr>
                <w:rFonts w:ascii="Cambria Math" w:hAnsi="Cambria Math"/>
              </w:rPr>
              <m:t>d</m:t>
            </m:r>
          </m:den>
        </m:f>
        <m:r>
          <w:rPr>
            <w:rFonts w:ascii="Cambria Math" w:hAnsi="Cambria Math"/>
          </w:rPr>
          <m:t xml:space="preserve"> x +</m:t>
        </m:r>
        <m:f>
          <m:fPr>
            <m:ctrlPr>
              <w:rPr>
                <w:rFonts w:ascii="Cambria Math" w:hAnsi="Cambria Math"/>
                <w:i/>
              </w:rPr>
            </m:ctrlPr>
          </m:fPr>
          <m:num>
            <m:r>
              <w:rPr>
                <w:rFonts w:ascii="Cambria Math" w:hAnsi="Cambria Math"/>
              </w:rPr>
              <m:t>m</m:t>
            </m:r>
          </m:num>
          <m:den>
            <m:r>
              <w:rPr>
                <w:rFonts w:ascii="Cambria Math" w:hAnsi="Cambria Math"/>
              </w:rPr>
              <m:t>d</m:t>
            </m:r>
          </m:den>
        </m:f>
        <m:r>
          <w:rPr>
            <w:rFonts w:ascii="Cambria Math" w:hAnsi="Cambria Math"/>
          </w:rPr>
          <m:t xml:space="preserve"> y = 1</m:t>
        </m:r>
      </m:oMath>
      <w:r w:rsidR="00350D54" w:rsidRPr="000C4696">
        <w:rPr>
          <w:rFonts w:eastAsiaTheme="minorEastAsia"/>
        </w:rPr>
        <w:t>.</w:t>
      </w:r>
    </w:p>
    <w:p w14:paraId="47C2844B" w14:textId="77777777" w:rsidR="004E4BD3" w:rsidRPr="004E4BD3" w:rsidRDefault="000160DA" w:rsidP="004E4BD3">
      <w:pPr>
        <w:pStyle w:val="Nidungvnbn"/>
        <w:numPr>
          <w:ilvl w:val="0"/>
          <w:numId w:val="2"/>
        </w:numPr>
        <w:ind w:left="851" w:hanging="284"/>
        <w:rPr>
          <w:rFonts w:eastAsiaTheme="minorEastAsia"/>
        </w:rPr>
      </w:pPr>
      <w:r w:rsidRPr="000C4696">
        <w:rPr>
          <w:rFonts w:eastAsiaTheme="minorEastAsia"/>
        </w:rPr>
        <w:t xml:space="preserve"> Theo bổ đề Bezout và Phương trình Diophantos, nếu</w:t>
      </w:r>
      <w:r w:rsidR="00490AA3">
        <w:rPr>
          <w:rFonts w:eastAsiaTheme="minorEastAsia"/>
          <w:lang w:val="en-US"/>
        </w:rPr>
        <w:t>:</w:t>
      </w:r>
      <w:r w:rsidR="004E4BD3">
        <w:rPr>
          <w:rFonts w:eastAsiaTheme="minorEastAsia"/>
          <w:lang w:val="en-US"/>
        </w:rPr>
        <w:t xml:space="preserve"> </w:t>
      </w:r>
    </w:p>
    <w:p w14:paraId="3ADE57BD" w14:textId="1AA63A82" w:rsidR="000160DA" w:rsidRPr="004E4BD3" w:rsidRDefault="000160DA" w:rsidP="004E4BD3">
      <w:pPr>
        <w:pStyle w:val="Nidungvnbn"/>
        <w:ind w:left="851" w:firstLine="0"/>
      </w:pPr>
      <m:oMath>
        <m:r>
          <w:rPr>
            <w:rFonts w:ascii="Cambria Math" w:hAnsi="Cambria Math"/>
          </w:rPr>
          <m:t>d</m:t>
        </m:r>
        <m:r>
          <m:rPr>
            <m:sty m:val="p"/>
          </m:rPr>
          <w:rPr>
            <w:rFonts w:ascii="Cambria Math" w:hAnsi="Cambria Math"/>
          </w:rPr>
          <m:t xml:space="preserve"> = </m:t>
        </m:r>
        <m:r>
          <w:rPr>
            <w:rFonts w:ascii="Cambria Math" w:hAnsi="Cambria Math"/>
          </w:rPr>
          <m:t>gcd</m:t>
        </m:r>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m</m:t>
        </m:r>
        <m:r>
          <m:rPr>
            <m:sty m:val="p"/>
          </m:rPr>
          <w:rPr>
            <w:rFonts w:ascii="Cambria Math" w:hAnsi="Cambria Math"/>
          </w:rPr>
          <m:t xml:space="preserve">) = 1 </m:t>
        </m:r>
      </m:oMath>
      <w:r w:rsidRPr="004E4BD3">
        <w:t xml:space="preserve"> thì ta luôn luôn tìm được 2 số nguyên x và y thoả mãn: </w:t>
      </w:r>
      <m:oMath>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y</m:t>
        </m:r>
        <m:r>
          <m:rPr>
            <m:sty m:val="p"/>
          </m:rPr>
          <w:rPr>
            <w:rFonts w:ascii="Cambria Math" w:hAnsi="Cambria Math"/>
          </w:rPr>
          <m:t>=1</m:t>
        </m:r>
      </m:oMath>
      <w:r w:rsidRPr="004E4BD3">
        <w:t xml:space="preserve">. Vì ta đang làm việc trên modulo m , ta có thể bỏ m×y và viết lại đẳng thức trên như sau: </w:t>
      </w:r>
      <m:oMath>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≡1</m:t>
        </m:r>
        <m:d>
          <m:dPr>
            <m:ctrlPr>
              <w:rPr>
                <w:rFonts w:ascii="Cambria Math" w:hAnsi="Cambria Math"/>
              </w:rPr>
            </m:ctrlPr>
          </m:dPr>
          <m:e>
            <m:r>
              <m:rPr>
                <m:sty m:val="p"/>
              </m:rPr>
              <w:rPr>
                <w:rFonts w:ascii="Cambria Math" w:hAnsi="Cambria Math"/>
              </w:rPr>
              <m:t xml:space="preserve">mod </m:t>
            </m:r>
            <m:r>
              <w:rPr>
                <w:rFonts w:ascii="Cambria Math" w:hAnsi="Cambria Math"/>
              </w:rPr>
              <m:t>m</m:t>
            </m:r>
          </m:e>
        </m:d>
      </m:oMath>
    </w:p>
    <w:p w14:paraId="73881251" w14:textId="445B9347" w:rsidR="00350D54" w:rsidRPr="000C4696" w:rsidRDefault="000160DA" w:rsidP="004E4BD3">
      <w:pPr>
        <w:pStyle w:val="Nidungvnbn"/>
        <w:ind w:firstLine="426"/>
        <w:rPr>
          <w:rFonts w:eastAsiaTheme="minorEastAsia"/>
          <w:highlight w:val="yellow"/>
        </w:rPr>
      </w:pPr>
      <w:r w:rsidRPr="000C4696">
        <w:rPr>
          <w:highlight w:val="yellow"/>
        </w:rPr>
        <w:t xml:space="preserve">Do đó, </w:t>
      </w:r>
      <m:oMath>
        <m:r>
          <w:rPr>
            <w:rFonts w:ascii="Cambria Math" w:eastAsiaTheme="minorEastAsia" w:hAnsi="Cambria Math"/>
            <w:highlight w:val="yellow"/>
          </w:rPr>
          <m:t>x</m:t>
        </m:r>
      </m:oMath>
      <w:r w:rsidRPr="000C4696">
        <w:rPr>
          <w:rFonts w:eastAsiaTheme="minorEastAsia"/>
          <w:highlight w:val="yellow"/>
        </w:rPr>
        <w:t xml:space="preserve"> chính là </w:t>
      </w:r>
      <m:oMath>
        <m:sSup>
          <m:sSupPr>
            <m:ctrlPr>
              <w:rPr>
                <w:rFonts w:ascii="Cambria Math" w:hAnsi="Cambria Math"/>
                <w:i/>
                <w:highlight w:val="yellow"/>
              </w:rPr>
            </m:ctrlPr>
          </m:sSupPr>
          <m:e>
            <m:r>
              <w:rPr>
                <w:rFonts w:ascii="Cambria Math" w:hAnsi="Cambria Math"/>
                <w:highlight w:val="yellow"/>
              </w:rPr>
              <m:t>a</m:t>
            </m:r>
          </m:e>
          <m:sup>
            <m:r>
              <w:rPr>
                <w:rFonts w:ascii="Cambria Math" w:hAnsi="Cambria Math"/>
                <w:highlight w:val="yellow"/>
              </w:rPr>
              <m:t>-1</m:t>
            </m:r>
          </m:sup>
        </m:sSup>
      </m:oMath>
      <w:r w:rsidRPr="000C4696">
        <w:rPr>
          <w:rFonts w:eastAsiaTheme="minorEastAsia"/>
          <w:highlight w:val="yellow"/>
        </w:rPr>
        <w:t xml:space="preserve"> hay còn gọi là phần tử nghịch đảo của </w:t>
      </w:r>
      <m:oMath>
        <m:r>
          <w:rPr>
            <w:rFonts w:ascii="Cambria Math" w:hAnsi="Cambria Math"/>
            <w:highlight w:val="yellow"/>
          </w:rPr>
          <m:t>a</m:t>
        </m:r>
      </m:oMath>
      <w:r w:rsidR="00350D54" w:rsidRPr="000C4696">
        <w:rPr>
          <w:rFonts w:eastAsiaTheme="minorEastAsia"/>
          <w:highlight w:val="yellow"/>
        </w:rPr>
        <w:t>.</w:t>
      </w:r>
    </w:p>
    <w:p w14:paraId="7E0112C2" w14:textId="04249B2D" w:rsidR="000160DA" w:rsidRPr="000C4696" w:rsidRDefault="000160DA" w:rsidP="000160DA">
      <w:pPr>
        <w:pStyle w:val="Heading3"/>
      </w:pPr>
      <w:bookmarkStart w:id="196" w:name="_Ref168185854"/>
      <w:bookmarkStart w:id="197" w:name="_Toc168478730"/>
      <w:r w:rsidRPr="000C4696">
        <w:t>Ví dụ áp dụng</w:t>
      </w:r>
      <w:bookmarkEnd w:id="196"/>
      <w:bookmarkEnd w:id="197"/>
    </w:p>
    <w:p w14:paraId="64AE7E54" w14:textId="411E53AD" w:rsidR="00783A23" w:rsidRPr="000C4696" w:rsidRDefault="00444557" w:rsidP="000160DA">
      <w:pPr>
        <w:pStyle w:val="Nidungvnbn"/>
        <w:rPr>
          <w:rFonts w:eastAsiaTheme="minorEastAsia"/>
        </w:rPr>
      </w:pPr>
      <w:r w:rsidRPr="000C4696">
        <w:t xml:space="preserve">Cho 2 số nguyên tố cùng nhau là </w:t>
      </w:r>
      <w:r w:rsidR="00AE5C03" w:rsidRPr="000C4696">
        <w:t>97</w:t>
      </w:r>
      <w:r w:rsidRPr="000C4696">
        <w:t xml:space="preserve"> và 13. Tìm </w:t>
      </w:r>
      <m:oMath>
        <m:sSup>
          <m:sSupPr>
            <m:ctrlPr>
              <w:rPr>
                <w:rFonts w:ascii="Cambria Math" w:hAnsi="Cambria Math"/>
                <w:i/>
              </w:rPr>
            </m:ctrlPr>
          </m:sSupPr>
          <m:e>
            <m:r>
              <w:rPr>
                <w:rFonts w:ascii="Cambria Math" w:hAnsi="Cambria Math"/>
              </w:rPr>
              <m:t>13</m:t>
            </m:r>
          </m:e>
          <m:sup>
            <m:r>
              <w:rPr>
                <w:rFonts w:ascii="Cambria Math" w:hAnsi="Cambria Math"/>
              </w:rPr>
              <m:t>-1</m:t>
            </m:r>
          </m:sup>
        </m:sSup>
        <m:r>
          <w:rPr>
            <w:rFonts w:ascii="Cambria Math" w:hAnsi="Cambria Math"/>
          </w:rPr>
          <m:t xml:space="preserve"> </m:t>
        </m:r>
        <m:r>
          <m:rPr>
            <m:sty m:val="p"/>
          </m:rPr>
          <w:rPr>
            <w:rFonts w:ascii="Cambria Math" w:hAnsi="Cambria Math"/>
          </w:rPr>
          <m:t>mod</m:t>
        </m:r>
        <m:r>
          <w:rPr>
            <w:rFonts w:ascii="Cambria Math" w:hAnsi="Cambria Math"/>
          </w:rPr>
          <m:t xml:space="preserve"> 97 </m:t>
        </m:r>
      </m:oMath>
    </w:p>
    <w:p w14:paraId="63B9CFDA" w14:textId="77777777" w:rsidR="00343003" w:rsidRPr="000C4696" w:rsidRDefault="00343003" w:rsidP="000160DA">
      <w:pPr>
        <w:pStyle w:val="Nidungvnbn"/>
        <w:rPr>
          <w:b/>
          <w:u w:val="single"/>
        </w:rPr>
      </w:pPr>
      <w:r w:rsidRPr="000C4696">
        <w:rPr>
          <w:b/>
          <w:u w:val="single"/>
        </w:rPr>
        <w:t>Giải:</w:t>
      </w:r>
    </w:p>
    <w:p w14:paraId="0BEA3A97" w14:textId="22E63391" w:rsidR="00306ABD" w:rsidRPr="000C4696" w:rsidRDefault="00343003" w:rsidP="00B91079">
      <w:pPr>
        <w:pStyle w:val="Nidungvnbn"/>
        <w:numPr>
          <w:ilvl w:val="0"/>
          <w:numId w:val="2"/>
        </w:numPr>
        <w:ind w:left="900" w:hanging="180"/>
        <w:rPr>
          <w:b/>
          <w:i/>
        </w:rPr>
      </w:pPr>
      <w:r w:rsidRPr="000C4696">
        <w:rPr>
          <w:b/>
          <w:i/>
        </w:rPr>
        <w:t xml:space="preserve">Áp dụng thuật toán Euclid </w:t>
      </w:r>
      <w:r w:rsidR="00306ABD" w:rsidRPr="000C4696">
        <w:rPr>
          <w:b/>
          <w:i/>
        </w:rPr>
        <w:t xml:space="preserve">để tìm ƯCLN của 13 và </w:t>
      </w:r>
      <w:r w:rsidR="00AE5C03" w:rsidRPr="000C4696">
        <w:rPr>
          <w:b/>
          <w:i/>
        </w:rPr>
        <w:t>97</w:t>
      </w:r>
      <w:r w:rsidR="00A233F3" w:rsidRPr="000C4696">
        <w:rPr>
          <w:b/>
          <w:i/>
        </w:rPr>
        <w:t>:</w:t>
      </w:r>
    </w:p>
    <w:p w14:paraId="1AF4A39B" w14:textId="55E30635" w:rsidR="00444557" w:rsidRPr="000C4696" w:rsidRDefault="00AE5C03" w:rsidP="00B91079">
      <w:pPr>
        <w:pStyle w:val="Nidungvnbn"/>
        <w:numPr>
          <w:ilvl w:val="0"/>
          <w:numId w:val="4"/>
        </w:numPr>
      </w:pPr>
      <w:r w:rsidRPr="000C4696">
        <w:t>97</w:t>
      </w:r>
      <w:r w:rsidR="00E56023" w:rsidRPr="000C4696">
        <w:t xml:space="preserve"> = 13 × </w:t>
      </w:r>
      <w:r w:rsidRPr="000C4696">
        <w:t>7</w:t>
      </w:r>
      <w:r w:rsidR="00E56023" w:rsidRPr="000C4696">
        <w:t xml:space="preserve"> + </w:t>
      </w:r>
      <w:r w:rsidRPr="000C4696">
        <w:rPr>
          <w:highlight w:val="yellow"/>
        </w:rPr>
        <w:t>6</w:t>
      </w:r>
    </w:p>
    <w:p w14:paraId="76B52D3D" w14:textId="49EC28EB" w:rsidR="00E56023" w:rsidRPr="000C4696" w:rsidRDefault="00E56023" w:rsidP="00B91079">
      <w:pPr>
        <w:pStyle w:val="Nidungvnbn"/>
        <w:numPr>
          <w:ilvl w:val="0"/>
          <w:numId w:val="4"/>
        </w:numPr>
      </w:pPr>
      <w:r w:rsidRPr="000C4696">
        <w:t xml:space="preserve">13 = </w:t>
      </w:r>
      <w:r w:rsidR="00AE5C03" w:rsidRPr="000C4696">
        <w:t>6</w:t>
      </w:r>
      <w:r w:rsidRPr="000C4696">
        <w:t xml:space="preserve"> × </w:t>
      </w:r>
      <w:r w:rsidR="00AE5C03" w:rsidRPr="000C4696">
        <w:t>2</w:t>
      </w:r>
      <w:r w:rsidRPr="000C4696">
        <w:t xml:space="preserve"> + </w:t>
      </w:r>
      <w:r w:rsidR="00AE5C03" w:rsidRPr="000C4696">
        <w:rPr>
          <w:highlight w:val="yellow"/>
        </w:rPr>
        <w:t>1</w:t>
      </w:r>
    </w:p>
    <w:p w14:paraId="00AB8C62" w14:textId="34D0169E" w:rsidR="00AE5C03" w:rsidRPr="000C4696" w:rsidRDefault="00AE5C03" w:rsidP="00B91079">
      <w:pPr>
        <w:pStyle w:val="Nidungvnbn"/>
        <w:numPr>
          <w:ilvl w:val="0"/>
          <w:numId w:val="4"/>
        </w:numPr>
      </w:pPr>
      <w:r w:rsidRPr="000C4696">
        <w:t>6 = 1 × 6 + 0</w:t>
      </w:r>
    </w:p>
    <w:p w14:paraId="2E007893" w14:textId="6B1F5977" w:rsidR="00B96562" w:rsidRPr="000C4696" w:rsidRDefault="00B96562" w:rsidP="00B91079">
      <w:pPr>
        <w:pStyle w:val="Nidungvnbn"/>
        <w:numPr>
          <w:ilvl w:val="0"/>
          <w:numId w:val="4"/>
        </w:numPr>
      </w:pPr>
      <w:r w:rsidRPr="000C4696">
        <w:t>Vậy gcd(13, 97) = 1</w:t>
      </w:r>
    </w:p>
    <w:p w14:paraId="77A6534A" w14:textId="5D3AD846" w:rsidR="00E56023" w:rsidRPr="000C4696" w:rsidRDefault="00B96562" w:rsidP="00B91079">
      <w:pPr>
        <w:pStyle w:val="Nidungvnbn"/>
        <w:numPr>
          <w:ilvl w:val="0"/>
          <w:numId w:val="2"/>
        </w:numPr>
        <w:tabs>
          <w:tab w:val="left" w:pos="900"/>
        </w:tabs>
        <w:ind w:left="1080"/>
        <w:rPr>
          <w:b/>
          <w:i/>
        </w:rPr>
      </w:pPr>
      <w:r w:rsidRPr="000C4696">
        <w:rPr>
          <w:b/>
          <w:i/>
        </w:rPr>
        <w:t>Áp dụng Thuật toán Euclid Mở rộng để Tìm Hệ số Bézout:</w:t>
      </w:r>
    </w:p>
    <w:p w14:paraId="515920B2" w14:textId="61C3EC81" w:rsidR="00B96562" w:rsidRPr="000C4696" w:rsidRDefault="00B96562" w:rsidP="004E4BD3">
      <w:pPr>
        <w:pStyle w:val="Nidungvnbn"/>
        <w:numPr>
          <w:ilvl w:val="1"/>
          <w:numId w:val="2"/>
        </w:numPr>
      </w:pPr>
      <w:r w:rsidRPr="000C4696">
        <w:t xml:space="preserve">Ở bước này, em sẽ áp dụng thuật toán Euclid mở rộng để tìm hệ số </w:t>
      </w:r>
      <w:r w:rsidRPr="000C4696">
        <w:rPr>
          <w:rFonts w:ascii="Cambria Math" w:hAnsi="Cambria Math" w:cs="Cambria Math"/>
        </w:rPr>
        <w:t>𝑥</w:t>
      </w:r>
      <w:r w:rsidRPr="000C4696">
        <w:t xml:space="preserve"> và </w:t>
      </w:r>
      <w:r w:rsidRPr="000C4696">
        <w:rPr>
          <w:rFonts w:cs="Times New Roman"/>
          <w:i/>
        </w:rPr>
        <w:t>m</w:t>
      </w:r>
      <w:r w:rsidRPr="000C4696">
        <w:t xml:space="preserve"> sao cho: 13</w:t>
      </w:r>
      <w:r w:rsidRPr="000C4696">
        <w:rPr>
          <w:rFonts w:ascii="Cambria Math" w:hAnsi="Cambria Math" w:cs="Cambria Math"/>
        </w:rPr>
        <w:t>𝑥</w:t>
      </w:r>
      <w:r w:rsidRPr="000C4696">
        <w:t xml:space="preserve"> + 97</w:t>
      </w:r>
      <w:r w:rsidRPr="000C4696">
        <w:rPr>
          <w:i/>
        </w:rPr>
        <w:t>m</w:t>
      </w:r>
      <w:r w:rsidRPr="000C4696">
        <w:t xml:space="preserve"> = 1 </w:t>
      </w:r>
    </w:p>
    <w:p w14:paraId="4F590BCF" w14:textId="321E4D44" w:rsidR="00B96562" w:rsidRPr="000C4696" w:rsidRDefault="00B96562" w:rsidP="004E4BD3">
      <w:pPr>
        <w:pStyle w:val="Nidungvnbn"/>
        <w:numPr>
          <w:ilvl w:val="1"/>
          <w:numId w:val="2"/>
        </w:numPr>
      </w:pPr>
      <w:r w:rsidRPr="000C4696">
        <w:t>Các bước ngược lại của thuật toán Euclid:</w:t>
      </w:r>
    </w:p>
    <w:p w14:paraId="73D54571" w14:textId="03055AAE" w:rsidR="00AE5C03" w:rsidRPr="000C4696" w:rsidRDefault="00B96562" w:rsidP="00B91079">
      <w:pPr>
        <w:pStyle w:val="Nidungvnbn"/>
        <w:numPr>
          <w:ilvl w:val="0"/>
          <w:numId w:val="5"/>
        </w:numPr>
      </w:pPr>
      <w:r w:rsidRPr="000C4696">
        <w:t>1 = 13 – 6 × 2</w:t>
      </w:r>
      <w:r w:rsidR="006A2008" w:rsidRPr="000C4696">
        <w:t xml:space="preserve"> (1)</w:t>
      </w:r>
    </w:p>
    <w:p w14:paraId="594CCCB8" w14:textId="6BE0794B" w:rsidR="00A233F3" w:rsidRPr="000C4696" w:rsidRDefault="00B96562" w:rsidP="00B91079">
      <w:pPr>
        <w:pStyle w:val="Nidungvnbn"/>
        <w:numPr>
          <w:ilvl w:val="0"/>
          <w:numId w:val="5"/>
        </w:numPr>
      </w:pPr>
      <w:r w:rsidRPr="000C4696">
        <w:t>6 = 97 – 13 × 7</w:t>
      </w:r>
    </w:p>
    <w:p w14:paraId="156CB6EB" w14:textId="77777777" w:rsidR="006A2008" w:rsidRPr="000C4696" w:rsidRDefault="006A2008" w:rsidP="004E4BD3">
      <w:pPr>
        <w:pStyle w:val="Nidungvnbn"/>
        <w:numPr>
          <w:ilvl w:val="1"/>
          <w:numId w:val="2"/>
        </w:numPr>
      </w:pPr>
      <w:r w:rsidRPr="000C4696">
        <w:t>Thay thế giá trị của 6 từ phương trình thứ hai vào phương trình (1):</w:t>
      </w:r>
    </w:p>
    <w:p w14:paraId="4FCDBEBD" w14:textId="492CEA15" w:rsidR="00B96562" w:rsidRPr="000C4696" w:rsidRDefault="00B96562" w:rsidP="006A2008">
      <w:pPr>
        <w:pStyle w:val="Nidungvnbn"/>
        <w:ind w:firstLine="0"/>
      </w:pPr>
      <w:r w:rsidRPr="000C4696">
        <w:rPr>
          <w:rFonts w:eastAsiaTheme="minorEastAsia"/>
        </w:rPr>
        <w:t xml:space="preserve">1 = </w:t>
      </w:r>
      <w:r w:rsidR="006A2008" w:rsidRPr="000C4696">
        <w:t xml:space="preserve">3 − (97 − 13×7) × 2 = </w:t>
      </w:r>
      <w:r w:rsidR="008E7ADE" w:rsidRPr="000C4696">
        <w:t>13 − 2×97 + 13×14 = 13×15 − 97×2</w:t>
      </w:r>
    </w:p>
    <w:p w14:paraId="7D8CF13D" w14:textId="77777777" w:rsidR="006A2008" w:rsidRPr="000C4696" w:rsidRDefault="006A2008" w:rsidP="006A2008">
      <w:pPr>
        <w:pStyle w:val="Nidungvnbn"/>
      </w:pPr>
    </w:p>
    <w:p w14:paraId="31157445" w14:textId="77777777" w:rsidR="00B96562" w:rsidRPr="000C4696" w:rsidRDefault="00B96562" w:rsidP="00B96562">
      <w:pPr>
        <w:pStyle w:val="Nidungvnbn"/>
      </w:pPr>
    </w:p>
    <w:p w14:paraId="436F8BD9" w14:textId="25195481" w:rsidR="008E7ADE" w:rsidRPr="000C4696" w:rsidRDefault="008E7ADE" w:rsidP="004E4BD3">
      <w:pPr>
        <w:pStyle w:val="Nidungvnbn"/>
        <w:numPr>
          <w:ilvl w:val="1"/>
          <w:numId w:val="2"/>
        </w:numPr>
      </w:pPr>
      <w:r w:rsidRPr="000C4696">
        <w:t xml:space="preserve">Như vậy, ta có: 13×15 − 97×2 = 1. </w:t>
      </w:r>
    </w:p>
    <w:p w14:paraId="05A220E4" w14:textId="5F64B291" w:rsidR="00E56023" w:rsidRPr="000C4696" w:rsidRDefault="008E7ADE" w:rsidP="007A2A6F">
      <w:pPr>
        <w:pStyle w:val="Nidungvnbn"/>
        <w:rPr>
          <w:rFonts w:eastAsiaTheme="minorEastAsia"/>
          <w:highlight w:val="yellow"/>
        </w:rPr>
      </w:pPr>
      <w:r w:rsidRPr="000C4696">
        <w:rPr>
          <w:highlight w:val="yellow"/>
        </w:rPr>
        <w:t xml:space="preserve">Do đó, hệ số </w:t>
      </w:r>
      <w:r w:rsidRPr="000C4696">
        <w:rPr>
          <w:rFonts w:ascii="Cambria Math" w:hAnsi="Cambria Math" w:cs="Cambria Math"/>
          <w:highlight w:val="yellow"/>
        </w:rPr>
        <w:t>𝑥</w:t>
      </w:r>
      <w:r w:rsidRPr="000C4696">
        <w:rPr>
          <w:highlight w:val="yellow"/>
        </w:rPr>
        <w:t xml:space="preserve"> là 15 và hệ số</w:t>
      </w:r>
      <w:r w:rsidR="00F41D84" w:rsidRPr="000C4696">
        <w:rPr>
          <w:highlight w:val="yellow"/>
        </w:rPr>
        <w:t xml:space="preserve"> </w:t>
      </w:r>
      <w:r w:rsidR="00F41D84" w:rsidRPr="000C4696">
        <w:rPr>
          <w:i/>
          <w:highlight w:val="yellow"/>
        </w:rPr>
        <w:t>m</w:t>
      </w:r>
      <w:r w:rsidRPr="000C4696">
        <w:rPr>
          <w:highlight w:val="yellow"/>
        </w:rPr>
        <w:t xml:space="preserve"> là −2.</w:t>
      </w:r>
    </w:p>
    <w:p w14:paraId="72BE1C42" w14:textId="352344F6" w:rsidR="008E7ADE" w:rsidRPr="000C4696" w:rsidRDefault="008E7ADE" w:rsidP="00B91079">
      <w:pPr>
        <w:pStyle w:val="Nidungvnbn"/>
        <w:numPr>
          <w:ilvl w:val="0"/>
          <w:numId w:val="2"/>
        </w:numPr>
        <w:ind w:left="900" w:hanging="180"/>
        <w:rPr>
          <w:b/>
          <w:i/>
        </w:rPr>
      </w:pPr>
      <w:r w:rsidRPr="000C4696">
        <w:rPr>
          <w:b/>
          <w:i/>
        </w:rPr>
        <w:lastRenderedPageBreak/>
        <w:t>Tìm nghịch đảo modulo</w:t>
      </w:r>
      <w:r w:rsidR="00F41D84" w:rsidRPr="000C4696">
        <w:rPr>
          <w:b/>
          <w:i/>
        </w:rPr>
        <w:t>:</w:t>
      </w:r>
    </w:p>
    <w:p w14:paraId="63DC98EE" w14:textId="79B7EC9B" w:rsidR="008E7ADE" w:rsidRPr="000C4696" w:rsidRDefault="00F41D84" w:rsidP="007A2A6F">
      <w:pPr>
        <w:pStyle w:val="Nidungvnbn"/>
        <w:rPr>
          <w:rFonts w:eastAsiaTheme="minorEastAsia"/>
          <w:highlight w:val="yellow"/>
        </w:rPr>
      </w:pPr>
      <w:r w:rsidRPr="000C4696">
        <w:rPr>
          <w:rFonts w:eastAsiaTheme="minorEastAsia"/>
        </w:rPr>
        <w:t xml:space="preserve">Hệ số </w:t>
      </w:r>
      <w:r w:rsidRPr="000C4696">
        <w:rPr>
          <w:rFonts w:ascii="Cambria Math" w:eastAsiaTheme="minorEastAsia" w:hAnsi="Cambria Math" w:cs="Cambria Math"/>
        </w:rPr>
        <w:t>𝑥</w:t>
      </w:r>
      <w:r w:rsidRPr="000C4696">
        <w:rPr>
          <w:rFonts w:eastAsiaTheme="minorEastAsia"/>
        </w:rPr>
        <w:t xml:space="preserve"> mà em tìm được là 15. Vì 15 thỏa mãn phương trình 13</w:t>
      </w:r>
      <w:r w:rsidRPr="000C4696">
        <w:rPr>
          <w:rFonts w:ascii="Cambria Math" w:eastAsiaTheme="minorEastAsia" w:hAnsi="Cambria Math" w:cs="Cambria Math"/>
        </w:rPr>
        <w:t>𝑥</w:t>
      </w:r>
      <w:r w:rsidRPr="000C4696">
        <w:rPr>
          <w:rFonts w:eastAsiaTheme="minorEastAsia"/>
        </w:rPr>
        <w:t xml:space="preserve"> + 97</w:t>
      </w:r>
      <w:r w:rsidRPr="000C4696">
        <w:rPr>
          <w:rFonts w:eastAsiaTheme="minorEastAsia"/>
          <w:i/>
        </w:rPr>
        <w:t>m</w:t>
      </w:r>
      <w:r w:rsidRPr="000C4696">
        <w:rPr>
          <w:rFonts w:eastAsiaTheme="minorEastAsia"/>
        </w:rPr>
        <w:t xml:space="preserve">  = 1, ta có: 13×15 ≡ 1 (mod 97) </w:t>
      </w:r>
    </w:p>
    <w:p w14:paraId="2637EF1E" w14:textId="3DBFFE21" w:rsidR="007A2A6F" w:rsidRPr="000C4696" w:rsidRDefault="007A2A6F" w:rsidP="007A2A6F">
      <w:pPr>
        <w:pStyle w:val="Nidungvnbn"/>
        <w:rPr>
          <w:rFonts w:eastAsiaTheme="minorEastAsia"/>
          <w:i/>
        </w:rPr>
      </w:pPr>
      <w:r w:rsidRPr="000C4696">
        <w:rPr>
          <w:rFonts w:eastAsiaTheme="minorEastAsia"/>
          <w:highlight w:val="yellow"/>
        </w:rPr>
        <w:t xml:space="preserve">Vậy </w:t>
      </w:r>
      <m:oMath>
        <m:sSup>
          <m:sSupPr>
            <m:ctrlPr>
              <w:rPr>
                <w:rFonts w:ascii="Cambria Math" w:hAnsi="Cambria Math"/>
                <w:i/>
                <w:highlight w:val="yellow"/>
              </w:rPr>
            </m:ctrlPr>
          </m:sSupPr>
          <m:e>
            <m:r>
              <w:rPr>
                <w:rFonts w:ascii="Cambria Math" w:hAnsi="Cambria Math"/>
                <w:highlight w:val="yellow"/>
              </w:rPr>
              <m:t>13</m:t>
            </m:r>
          </m:e>
          <m:sup>
            <m:r>
              <w:rPr>
                <w:rFonts w:ascii="Cambria Math" w:hAnsi="Cambria Math"/>
                <w:highlight w:val="yellow"/>
              </w:rPr>
              <m:t>-1</m:t>
            </m:r>
          </m:sup>
        </m:sSup>
        <m:r>
          <w:rPr>
            <w:rFonts w:ascii="Cambria Math" w:hAnsi="Cambria Math"/>
            <w:highlight w:val="yellow"/>
          </w:rPr>
          <m:t xml:space="preserve"> </m:t>
        </m:r>
        <m:r>
          <m:rPr>
            <m:sty m:val="p"/>
          </m:rPr>
          <w:rPr>
            <w:rFonts w:ascii="Cambria Math" w:hAnsi="Cambria Math"/>
            <w:highlight w:val="yellow"/>
          </w:rPr>
          <m:t>mod</m:t>
        </m:r>
        <m:r>
          <w:rPr>
            <w:rFonts w:ascii="Cambria Math" w:hAnsi="Cambria Math"/>
            <w:highlight w:val="yellow"/>
          </w:rPr>
          <m:t xml:space="preserve"> 97=15</m:t>
        </m:r>
      </m:oMath>
    </w:p>
    <w:p w14:paraId="521161F3" w14:textId="3CCC6ABA" w:rsidR="000B76C1" w:rsidRPr="000C4696" w:rsidRDefault="006355C6" w:rsidP="006355C6">
      <w:pPr>
        <w:pStyle w:val="Heading2"/>
        <w:rPr>
          <w:noProof w:val="0"/>
        </w:rPr>
      </w:pPr>
      <w:bookmarkStart w:id="198" w:name="_Toc168478731"/>
      <w:r w:rsidRPr="000C4696">
        <mc:AlternateContent>
          <mc:Choice Requires="wps">
            <w:drawing>
              <wp:anchor distT="0" distB="0" distL="114300" distR="114300" simplePos="0" relativeHeight="251658241" behindDoc="0" locked="0" layoutInCell="1" allowOverlap="1" wp14:anchorId="630B4CC3" wp14:editId="725DB90D">
                <wp:simplePos x="0" y="0"/>
                <wp:positionH relativeFrom="column">
                  <wp:posOffset>-11723</wp:posOffset>
                </wp:positionH>
                <wp:positionV relativeFrom="paragraph">
                  <wp:posOffset>3030384</wp:posOffset>
                </wp:positionV>
                <wp:extent cx="557974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28656A4" w14:textId="2AC9C900" w:rsidR="00C82911" w:rsidRPr="00EA584A" w:rsidRDefault="00C82911" w:rsidP="008A43B2">
                            <w:pPr>
                              <w:pStyle w:val="Caption"/>
                              <w:rPr>
                                <w:b/>
                                <w:i/>
                                <w:sz w:val="28"/>
                                <w:szCs w:val="26"/>
                                <w:lang w:val="en-US"/>
                              </w:rPr>
                            </w:pPr>
                            <w:bookmarkStart w:id="199" w:name="_Toc168417019"/>
                            <w:bookmarkStart w:id="200" w:name="_Toc168479032"/>
                            <w:r w:rsidRPr="004A4AEB">
                              <w:t xml:space="preserve">Hình </w:t>
                            </w:r>
                            <w:r w:rsidR="000748C7">
                              <w:fldChar w:fldCharType="begin"/>
                            </w:r>
                            <w:r w:rsidR="000748C7">
                              <w:instrText xml:space="preserve"> STYLEREF 1 \s </w:instrText>
                            </w:r>
                            <w:r w:rsidR="000748C7">
                              <w:fldChar w:fldCharType="separate"/>
                            </w:r>
                            <w:r w:rsidR="000748C7">
                              <w:rPr>
                                <w:noProof/>
                              </w:rPr>
                              <w:t>8</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w:t>
                            </w:r>
                            <w:r w:rsidR="000748C7">
                              <w:fldChar w:fldCharType="end"/>
                            </w:r>
                            <w:r w:rsidRPr="00250A64">
                              <w:rPr>
                                <w:lang w:val="en-US"/>
                              </w:rPr>
                              <w:t xml:space="preserve"> </w:t>
                            </w:r>
                            <w:ins w:id="201" w:author="Microsoft Word" w:date="2024-06-04T16:36:00Z">
                              <w:r>
                                <w:rPr>
                                  <w:lang w:val="en-US"/>
                                </w:rPr>
                                <w:t>–</w:t>
                              </w:r>
                            </w:ins>
                            <w:r w:rsidRPr="004A4AEB">
                              <w:t xml:space="preserve"> Code hiện thực tìm modulo nghịch đảo n</w:t>
                            </w:r>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B4CC3" id="Text Box 3" o:spid="_x0000_s1058" type="#_x0000_t202" style="position:absolute;left:0;text-align:left;margin-left:-.9pt;margin-top:238.6pt;width:439.3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" stroked="f">
                <v:textbox style="mso-fit-shape-to-text:t" inset="0,0,0,0">
                  <w:txbxContent>
                    <w:p w14:paraId="628656A4" w14:textId="2AC9C900" w:rsidR="00C82911" w:rsidRPr="00EA584A" w:rsidRDefault="00C82911" w:rsidP="008A43B2">
                      <w:pPr>
                        <w:pStyle w:val="Caption"/>
                        <w:rPr>
                          <w:b/>
                          <w:i/>
                          <w:sz w:val="28"/>
                          <w:szCs w:val="26"/>
                          <w:lang w:val="en-US"/>
                        </w:rPr>
                      </w:pPr>
                      <w:bookmarkStart w:id="202" w:name="_Toc168417019"/>
                      <w:bookmarkStart w:id="203" w:name="_Toc168479032"/>
                      <w:r w:rsidRPr="004A4AEB">
                        <w:t xml:space="preserve">Hình </w:t>
                      </w:r>
                      <w:r w:rsidR="000748C7">
                        <w:fldChar w:fldCharType="begin"/>
                      </w:r>
                      <w:r w:rsidR="000748C7">
                        <w:instrText xml:space="preserve"> STYLEREF 1 \s </w:instrText>
                      </w:r>
                      <w:r w:rsidR="000748C7">
                        <w:fldChar w:fldCharType="separate"/>
                      </w:r>
                      <w:r w:rsidR="000748C7">
                        <w:rPr>
                          <w:noProof/>
                        </w:rPr>
                        <w:t>8</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w:t>
                      </w:r>
                      <w:r w:rsidR="000748C7">
                        <w:fldChar w:fldCharType="end"/>
                      </w:r>
                      <w:r w:rsidRPr="00250A64">
                        <w:rPr>
                          <w:lang w:val="en-US"/>
                        </w:rPr>
                        <w:t xml:space="preserve"> </w:t>
                      </w:r>
                      <w:ins w:id="204" w:author="Microsoft Word" w:date="2024-06-04T16:36:00Z">
                        <w:r>
                          <w:rPr>
                            <w:lang w:val="en-US"/>
                          </w:rPr>
                          <w:t>–</w:t>
                        </w:r>
                      </w:ins>
                      <w:r w:rsidRPr="004A4AEB">
                        <w:t xml:space="preserve"> Code hiện thực tìm modulo nghịch đảo n</w:t>
                      </w:r>
                      <w:bookmarkEnd w:id="202"/>
                      <w:bookmarkEnd w:id="203"/>
                    </w:p>
                  </w:txbxContent>
                </v:textbox>
                <w10:wrap type="topAndBottom"/>
              </v:shape>
            </w:pict>
          </mc:Fallback>
        </mc:AlternateContent>
      </w:r>
      <w:r w:rsidRPr="000C4696">
        <w:drawing>
          <wp:anchor distT="0" distB="0" distL="114300" distR="114300" simplePos="0" relativeHeight="251658240" behindDoc="0" locked="0" layoutInCell="1" allowOverlap="1" wp14:anchorId="636F3878" wp14:editId="0810863F">
            <wp:simplePos x="0" y="0"/>
            <wp:positionH relativeFrom="margin">
              <wp:align>right</wp:align>
            </wp:positionH>
            <wp:positionV relativeFrom="paragraph">
              <wp:posOffset>295910</wp:posOffset>
            </wp:positionV>
            <wp:extent cx="5579745" cy="2698750"/>
            <wp:effectExtent l="0" t="0" r="1905"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79745" cy="2698750"/>
                    </a:xfrm>
                    <a:prstGeom prst="rect">
                      <a:avLst/>
                    </a:prstGeom>
                  </pic:spPr>
                </pic:pic>
              </a:graphicData>
            </a:graphic>
            <wp14:sizeRelH relativeFrom="margin">
              <wp14:pctWidth>0</wp14:pctWidth>
            </wp14:sizeRelH>
            <wp14:sizeRelV relativeFrom="margin">
              <wp14:pctHeight>0</wp14:pctHeight>
            </wp14:sizeRelV>
          </wp:anchor>
        </w:drawing>
      </w:r>
      <w:r w:rsidR="000B76C1" w:rsidRPr="000C4696">
        <w:rPr>
          <w:noProof w:val="0"/>
        </w:rPr>
        <w:t>Hiện thực chương trình</w:t>
      </w:r>
      <w:bookmarkEnd w:id="198"/>
    </w:p>
    <w:p w14:paraId="733E7C3C" w14:textId="03BEE3D6" w:rsidR="000B76C1" w:rsidRPr="000C4696" w:rsidRDefault="009F6C18" w:rsidP="00B91079">
      <w:pPr>
        <w:pStyle w:val="Nidungvnbn"/>
        <w:numPr>
          <w:ilvl w:val="0"/>
          <w:numId w:val="2"/>
        </w:numPr>
        <w:ind w:left="1260" w:hanging="180"/>
        <w:rPr>
          <w:i/>
        </w:rPr>
      </w:pPr>
      <w:r w:rsidRPr="000C4696">
        <w:rPr>
          <w:i/>
        </w:rPr>
        <w:t>Hàm extended_gcd:</w:t>
      </w:r>
    </w:p>
    <w:p w14:paraId="26C8C8C6" w14:textId="1EAD2BDF" w:rsidR="009F6C18" w:rsidRPr="000C4696" w:rsidRDefault="009F6C18" w:rsidP="00B91079">
      <w:pPr>
        <w:pStyle w:val="Nidungvnbn"/>
        <w:numPr>
          <w:ilvl w:val="1"/>
          <w:numId w:val="2"/>
        </w:numPr>
        <w:ind w:left="1620" w:hanging="270"/>
        <w:rPr>
          <w:i/>
        </w:rPr>
      </w:pPr>
      <w:r w:rsidRPr="000C4696">
        <w:rPr>
          <w:i/>
        </w:rPr>
        <w:t>Hàm này hiện thực thuật toán Euclid mở rộng.</w:t>
      </w:r>
    </w:p>
    <w:p w14:paraId="54DB5075" w14:textId="54A93EB8" w:rsidR="000B76C1" w:rsidRPr="000C4696" w:rsidRDefault="009F6C18" w:rsidP="00B91079">
      <w:pPr>
        <w:pStyle w:val="Nidungvnbn"/>
        <w:numPr>
          <w:ilvl w:val="1"/>
          <w:numId w:val="2"/>
        </w:numPr>
        <w:ind w:left="1620" w:hanging="270"/>
        <w:rPr>
          <w:i/>
        </w:rPr>
      </w:pPr>
      <w:r w:rsidRPr="000C4696">
        <w:rPr>
          <w:i/>
        </w:rPr>
        <w:t xml:space="preserve">Nó đệ quy tìm ƯCLN  của a và b, cũng như các hệ số x và y sao cho </w:t>
      </w:r>
      <m:oMath>
        <m:r>
          <w:rPr>
            <w:rFonts w:ascii="Cambria Math" w:eastAsiaTheme="minorEastAsia" w:hAnsi="Cambria Math"/>
          </w:rPr>
          <m:t>ax+by=1</m:t>
        </m:r>
      </m:oMath>
    </w:p>
    <w:p w14:paraId="3918550C" w14:textId="747913A3" w:rsidR="009F6C18" w:rsidRPr="000C4696" w:rsidRDefault="009F6C18" w:rsidP="00B91079">
      <w:pPr>
        <w:pStyle w:val="Nidungvnbn"/>
        <w:numPr>
          <w:ilvl w:val="0"/>
          <w:numId w:val="2"/>
        </w:numPr>
        <w:ind w:left="1260" w:hanging="180"/>
      </w:pPr>
      <w:r w:rsidRPr="000C4696">
        <w:t xml:space="preserve">Hàm </w:t>
      </w:r>
      <w:r w:rsidRPr="000C4696">
        <w:rPr>
          <w:i/>
        </w:rPr>
        <w:t>mod_inverse</w:t>
      </w:r>
      <w:r w:rsidRPr="000C4696">
        <w:t>:</w:t>
      </w:r>
    </w:p>
    <w:p w14:paraId="75838805" w14:textId="5839AEDA" w:rsidR="009F6C18" w:rsidRPr="000C4696" w:rsidRDefault="00CF37F5" w:rsidP="00B91079">
      <w:pPr>
        <w:pStyle w:val="Nidungvnbn"/>
        <w:numPr>
          <w:ilvl w:val="1"/>
          <w:numId w:val="2"/>
        </w:numPr>
        <w:ind w:left="1620" w:hanging="270"/>
      </w:pPr>
      <w:r w:rsidRPr="000C4696">
        <w:t xml:space="preserve">Hàm này sử dụng </w:t>
      </w:r>
      <w:r w:rsidRPr="000C4696">
        <w:rPr>
          <w:i/>
        </w:rPr>
        <w:t>extended_gcd</w:t>
      </w:r>
      <w:r w:rsidRPr="000C4696">
        <w:t xml:space="preserve"> để tìm nghịch đảo modulo</w:t>
      </w:r>
      <w:r w:rsidR="009F6C18" w:rsidRPr="000C4696">
        <w:t>.</w:t>
      </w:r>
    </w:p>
    <w:p w14:paraId="52061FC7" w14:textId="19AB0FC7" w:rsidR="009F6C18" w:rsidRPr="000C4696" w:rsidRDefault="004D2335" w:rsidP="00B91079">
      <w:pPr>
        <w:pStyle w:val="Nidungvnbn"/>
        <w:numPr>
          <w:ilvl w:val="1"/>
          <w:numId w:val="2"/>
        </w:numPr>
        <w:ind w:left="1620" w:hanging="270"/>
      </w:pPr>
      <w:r w:rsidRPr="000C4696">
        <w:t xml:space="preserve">Nếu ƯCLN của a và n không phải là 1, nó sẽ ném ra lỗi </w:t>
      </w:r>
      <w:r w:rsidRPr="000C4696">
        <w:rPr>
          <w:i/>
        </w:rPr>
        <w:t>ValueError</w:t>
      </w:r>
      <w:r w:rsidRPr="000C4696">
        <w:t xml:space="preserve"> vì nghịch đảo modulo không tồn tại.</w:t>
      </w:r>
    </w:p>
    <w:p w14:paraId="5289061B" w14:textId="18CAB95A" w:rsidR="004D2335" w:rsidRPr="000C4696" w:rsidRDefault="004D2335" w:rsidP="00B91079">
      <w:pPr>
        <w:pStyle w:val="Nidungvnbn"/>
        <w:numPr>
          <w:ilvl w:val="1"/>
          <w:numId w:val="2"/>
        </w:numPr>
        <w:ind w:left="1620" w:hanging="270"/>
      </w:pPr>
      <w:r w:rsidRPr="000C4696">
        <w:t xml:space="preserve">Ngược lại, nó trả về </w:t>
      </w:r>
      <w:r w:rsidRPr="000C4696">
        <w:rPr>
          <w:rFonts w:ascii="Cambria Math" w:hAnsi="Cambria Math" w:cs="Cambria Math"/>
        </w:rPr>
        <w:t>𝑥</w:t>
      </w:r>
      <w:r w:rsidRPr="000C4696">
        <w:t xml:space="preserve"> modulo n, đảm bảo kết quả là một số nguyên dương.</w:t>
      </w:r>
    </w:p>
    <w:p w14:paraId="309998C0" w14:textId="77777777" w:rsidR="006355C6" w:rsidRPr="000C4696" w:rsidRDefault="006355C6" w:rsidP="006355C6">
      <w:pPr>
        <w:pStyle w:val="Nidungvnbn"/>
        <w:ind w:left="1620" w:firstLine="0"/>
      </w:pPr>
    </w:p>
    <w:p w14:paraId="3758077F" w14:textId="40677455" w:rsidR="006355C6" w:rsidRPr="000C4696" w:rsidRDefault="009673D5" w:rsidP="006355C6">
      <w:pPr>
        <w:pStyle w:val="Heading2"/>
        <w:rPr>
          <w:noProof w:val="0"/>
        </w:rPr>
      </w:pPr>
      <w:bookmarkStart w:id="205" w:name="_Toc168478732"/>
      <w:r w:rsidRPr="000C4696">
        <w:rPr>
          <w:noProof w:val="0"/>
        </w:rPr>
        <w:t>Kiểm thử &amp; xác thực</w:t>
      </w:r>
      <w:bookmarkEnd w:id="205"/>
    </w:p>
    <w:p w14:paraId="7306D666" w14:textId="3BA4F6C2" w:rsidR="000B76C1" w:rsidRPr="000C4696" w:rsidRDefault="006355C6" w:rsidP="001C6FE5">
      <w:pPr>
        <w:pStyle w:val="Heading3"/>
      </w:pPr>
      <w:bookmarkStart w:id="206" w:name="_Toc168478733"/>
      <w:r w:rsidRPr="000C4696">
        <w:rPr>
          <w:noProof/>
        </w:rPr>
        <w:lastRenderedPageBreak/>
        <mc:AlternateContent>
          <mc:Choice Requires="wps">
            <w:drawing>
              <wp:anchor distT="0" distB="0" distL="114300" distR="114300" simplePos="0" relativeHeight="251658242" behindDoc="0" locked="0" layoutInCell="1" allowOverlap="1" wp14:anchorId="50859CC9" wp14:editId="429B4FC9">
                <wp:simplePos x="0" y="0"/>
                <wp:positionH relativeFrom="margin">
                  <wp:align>right</wp:align>
                </wp:positionH>
                <wp:positionV relativeFrom="paragraph">
                  <wp:posOffset>2153463</wp:posOffset>
                </wp:positionV>
                <wp:extent cx="5568315" cy="635"/>
                <wp:effectExtent l="0" t="0" r="0" b="635"/>
                <wp:wrapTopAndBottom/>
                <wp:docPr id="8" name="Text Box 8"/>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14:paraId="5F20D427" w14:textId="42251483" w:rsidR="00C82911" w:rsidRPr="00052827" w:rsidRDefault="00C82911" w:rsidP="008A43B2">
                            <w:pPr>
                              <w:pStyle w:val="Caption"/>
                              <w:rPr>
                                <w:b/>
                                <w:i/>
                                <w:sz w:val="28"/>
                                <w:szCs w:val="26"/>
                                <w:lang w:val="en-US"/>
                              </w:rPr>
                            </w:pPr>
                            <w:bookmarkStart w:id="207" w:name="_Toc168417020"/>
                            <w:bookmarkStart w:id="208" w:name="_Toc168479033"/>
                            <w:r w:rsidRPr="004A4AEB">
                              <w:t xml:space="preserve">Hình </w:t>
                            </w:r>
                            <w:r w:rsidR="000748C7">
                              <w:fldChar w:fldCharType="begin"/>
                            </w:r>
                            <w:r w:rsidR="000748C7">
                              <w:instrText xml:space="preserve"> STYLEREF 1 \s </w:instrText>
                            </w:r>
                            <w:r w:rsidR="000748C7">
                              <w:fldChar w:fldCharType="separate"/>
                            </w:r>
                            <w:r w:rsidR="000748C7">
                              <w:rPr>
                                <w:noProof/>
                              </w:rPr>
                              <w:t>8</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w:t>
                            </w:r>
                            <w:r w:rsidR="000748C7">
                              <w:fldChar w:fldCharType="end"/>
                            </w:r>
                            <w:r w:rsidRPr="00250A64">
                              <w:rPr>
                                <w:lang w:val="en-US"/>
                              </w:rPr>
                              <w:t xml:space="preserve"> </w:t>
                            </w:r>
                            <w:ins w:id="209" w:author="Microsoft Word" w:date="2024-06-04T16:36:00Z">
                              <w:r>
                                <w:rPr>
                                  <w:lang w:val="en-US"/>
                                </w:rPr>
                                <w:t>–</w:t>
                              </w:r>
                            </w:ins>
                            <w:r w:rsidRPr="004A4AEB">
                              <w:t xml:space="preserve"> Code kiểm  tra chương trình bằng dữ liệu mẫu</w:t>
                            </w:r>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59CC9" id="Text Box 8" o:spid="_x0000_s1059" type="#_x0000_t202" style="position:absolute;left:0;text-align:left;margin-left:387.25pt;margin-top:169.55pt;width:438.45pt;height:.05pt;z-index:25165824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" stroked="f">
                <v:textbox style="mso-fit-shape-to-text:t" inset="0,0,0,0">
                  <w:txbxContent>
                    <w:p w14:paraId="5F20D427" w14:textId="42251483" w:rsidR="00C82911" w:rsidRPr="00052827" w:rsidRDefault="00C82911" w:rsidP="008A43B2">
                      <w:pPr>
                        <w:pStyle w:val="Caption"/>
                        <w:rPr>
                          <w:b/>
                          <w:i/>
                          <w:sz w:val="28"/>
                          <w:szCs w:val="26"/>
                          <w:lang w:val="en-US"/>
                        </w:rPr>
                      </w:pPr>
                      <w:bookmarkStart w:id="210" w:name="_Toc168417020"/>
                      <w:bookmarkStart w:id="211" w:name="_Toc168479033"/>
                      <w:r w:rsidRPr="004A4AEB">
                        <w:t xml:space="preserve">Hình </w:t>
                      </w:r>
                      <w:r w:rsidR="000748C7">
                        <w:fldChar w:fldCharType="begin"/>
                      </w:r>
                      <w:r w:rsidR="000748C7">
                        <w:instrText xml:space="preserve"> STYLEREF 1 \s </w:instrText>
                      </w:r>
                      <w:r w:rsidR="000748C7">
                        <w:fldChar w:fldCharType="separate"/>
                      </w:r>
                      <w:r w:rsidR="000748C7">
                        <w:rPr>
                          <w:noProof/>
                        </w:rPr>
                        <w:t>8</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w:t>
                      </w:r>
                      <w:r w:rsidR="000748C7">
                        <w:fldChar w:fldCharType="end"/>
                      </w:r>
                      <w:r w:rsidRPr="00250A64">
                        <w:rPr>
                          <w:lang w:val="en-US"/>
                        </w:rPr>
                        <w:t xml:space="preserve"> </w:t>
                      </w:r>
                      <w:ins w:id="212" w:author="Microsoft Word" w:date="2024-06-04T16:36:00Z">
                        <w:r>
                          <w:rPr>
                            <w:lang w:val="en-US"/>
                          </w:rPr>
                          <w:t>–</w:t>
                        </w:r>
                      </w:ins>
                      <w:r w:rsidRPr="004A4AEB">
                        <w:t xml:space="preserve"> Code kiểm  tra chương trình bằng dữ liệu mẫu</w:t>
                      </w:r>
                      <w:bookmarkEnd w:id="210"/>
                      <w:bookmarkEnd w:id="211"/>
                    </w:p>
                  </w:txbxContent>
                </v:textbox>
                <w10:wrap type="topAndBottom" anchorx="margin"/>
              </v:shape>
            </w:pict>
          </mc:Fallback>
        </mc:AlternateContent>
      </w:r>
      <w:r w:rsidRPr="000C4696">
        <w:rPr>
          <w:noProof/>
        </w:rPr>
        <w:drawing>
          <wp:anchor distT="0" distB="0" distL="114300" distR="114300" simplePos="0" relativeHeight="251658262" behindDoc="0" locked="0" layoutInCell="1" allowOverlap="1" wp14:anchorId="493371E2" wp14:editId="50D15B2A">
            <wp:simplePos x="0" y="0"/>
            <wp:positionH relativeFrom="margin">
              <wp:align>right</wp:align>
            </wp:positionH>
            <wp:positionV relativeFrom="paragraph">
              <wp:posOffset>247436</wp:posOffset>
            </wp:positionV>
            <wp:extent cx="5568315" cy="18897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cstate="print">
                      <a:extLst>
                        <a:ext uri="{28A0092B-C50C-407E-A947-70E740481C1C}">
                          <a14:useLocalDpi xmlns:a14="http://schemas.microsoft.com/office/drawing/2010/main" val="0"/>
                        </a:ext>
                      </a:extLst>
                    </a:blip>
                    <a:stretch>
                      <a:fillRect/>
                    </a:stretch>
                  </pic:blipFill>
                  <pic:spPr bwMode="auto">
                    <a:xfrm>
                      <a:off x="0" y="0"/>
                      <a:ext cx="5568315" cy="1890090"/>
                    </a:xfrm>
                    <a:prstGeom prst="rect">
                      <a:avLst/>
                    </a:prstGeom>
                    <a:noFill/>
                    <a:ln>
                      <a:noFill/>
                    </a:ln>
                  </pic:spPr>
                </pic:pic>
              </a:graphicData>
            </a:graphic>
          </wp:anchor>
        </w:drawing>
      </w:r>
      <w:r w:rsidRPr="000C4696">
        <w:t>Kiểm tra chương trình bằng dữ liệu mẫu</w:t>
      </w:r>
      <w:bookmarkEnd w:id="206"/>
    </w:p>
    <w:p w14:paraId="2C758DD8" w14:textId="747FE873" w:rsidR="001C6FE5" w:rsidRPr="000C4696" w:rsidRDefault="001C6FE5" w:rsidP="00B91079">
      <w:pPr>
        <w:pStyle w:val="Nidungvnbn"/>
        <w:numPr>
          <w:ilvl w:val="0"/>
          <w:numId w:val="2"/>
        </w:numPr>
        <w:ind w:left="1260" w:hanging="180"/>
      </w:pPr>
      <w:r w:rsidRPr="000C4696">
        <w:t xml:space="preserve">Biến </w:t>
      </w:r>
      <w:r w:rsidRPr="000C4696">
        <w:rPr>
          <w:i/>
        </w:rPr>
        <w:t>sample_a</w:t>
      </w:r>
      <w:r w:rsidRPr="000C4696">
        <w:t xml:space="preserve"> là giá trị cần tìm </w:t>
      </w:r>
      <w:r w:rsidR="000B2785" w:rsidRPr="000C4696">
        <w:t xml:space="preserve">nghịch đảo modulo của nó modulo biến </w:t>
      </w:r>
      <w:r w:rsidR="000B2785" w:rsidRPr="000C4696">
        <w:rPr>
          <w:i/>
        </w:rPr>
        <w:t>sample_b</w:t>
      </w:r>
    </w:p>
    <w:p w14:paraId="6AC57E2D" w14:textId="2FD79D57" w:rsidR="001C6FE5" w:rsidRPr="000C4696" w:rsidRDefault="000B2785" w:rsidP="00B91079">
      <w:pPr>
        <w:pStyle w:val="Nidungvnbn"/>
        <w:numPr>
          <w:ilvl w:val="0"/>
          <w:numId w:val="2"/>
        </w:numPr>
        <w:ind w:left="1260" w:hanging="180"/>
      </w:pPr>
      <w:r w:rsidRPr="000C4696">
        <w:t xml:space="preserve">Biến </w:t>
      </w:r>
      <w:r w:rsidRPr="000C4696">
        <w:rPr>
          <w:i/>
        </w:rPr>
        <w:t>inverse</w:t>
      </w:r>
      <w:r w:rsidRPr="000C4696">
        <w:t xml:space="preserve"> là giá trị nghịch đảo của </w:t>
      </w:r>
      <w:r w:rsidRPr="000C4696">
        <w:rPr>
          <w:i/>
        </w:rPr>
        <w:t>sample_a</w:t>
      </w:r>
      <w:r w:rsidRPr="000C4696">
        <w:t xml:space="preserve"> modulo </w:t>
      </w:r>
      <w:r w:rsidRPr="000C4696">
        <w:rPr>
          <w:i/>
        </w:rPr>
        <w:t>sample_b</w:t>
      </w:r>
    </w:p>
    <w:p w14:paraId="7DBBEAA5" w14:textId="44E5EE61" w:rsidR="00B7471F" w:rsidRPr="000C4696" w:rsidRDefault="00B7471F" w:rsidP="00B91079">
      <w:pPr>
        <w:pStyle w:val="Nidungvnbn"/>
        <w:numPr>
          <w:ilvl w:val="0"/>
          <w:numId w:val="2"/>
        </w:numPr>
        <w:ind w:left="1260" w:hanging="180"/>
      </w:pPr>
      <w:r w:rsidRPr="000C4696">
        <w:t xml:space="preserve">Ở đây dữ liệu em test là </w:t>
      </w:r>
      <w:r w:rsidR="00581D05" w:rsidRPr="000C4696">
        <w:t xml:space="preserve">2 số nguyên tố đã được tính trong phần </w:t>
      </w:r>
      <w:r w:rsidR="00581D05" w:rsidRPr="000C4696">
        <w:fldChar w:fldCharType="begin"/>
      </w:r>
      <w:r w:rsidR="00581D05" w:rsidRPr="000C4696">
        <w:instrText xml:space="preserve"> REF _Ref168185854 \r \h </w:instrText>
      </w:r>
      <w:r w:rsidR="00581D05" w:rsidRPr="000C4696">
        <w:fldChar w:fldCharType="separate"/>
      </w:r>
      <w:r w:rsidR="00581D05" w:rsidRPr="000C4696">
        <w:t>8.1.4</w:t>
      </w:r>
      <w:r w:rsidR="00581D05" w:rsidRPr="000C4696">
        <w:fldChar w:fldCharType="end"/>
      </w:r>
      <w:r w:rsidR="00581D05" w:rsidRPr="000C4696">
        <w:t xml:space="preserve"> để dễ kiểm tra lại kết quả.</w:t>
      </w:r>
    </w:p>
    <w:p w14:paraId="514D4F7D" w14:textId="4151950B" w:rsidR="000B2785" w:rsidRPr="000C4696" w:rsidRDefault="00581D05" w:rsidP="000B2785">
      <w:pPr>
        <w:pStyle w:val="Heading3"/>
      </w:pPr>
      <w:bookmarkStart w:id="213" w:name="_Toc168478734"/>
      <w:r w:rsidRPr="000C4696">
        <w:rPr>
          <w:noProof/>
        </w:rPr>
        <mc:AlternateContent>
          <mc:Choice Requires="wps">
            <w:drawing>
              <wp:anchor distT="0" distB="0" distL="114300" distR="114300" simplePos="0" relativeHeight="251658244" behindDoc="0" locked="0" layoutInCell="1" allowOverlap="1" wp14:anchorId="71CF9EE2" wp14:editId="7DF6D7F6">
                <wp:simplePos x="0" y="0"/>
                <wp:positionH relativeFrom="column">
                  <wp:posOffset>-1905</wp:posOffset>
                </wp:positionH>
                <wp:positionV relativeFrom="paragraph">
                  <wp:posOffset>862965</wp:posOffset>
                </wp:positionV>
                <wp:extent cx="557974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0B02A3F" w14:textId="71F83E13" w:rsidR="00C82911" w:rsidRPr="00EA584A" w:rsidRDefault="00C82911" w:rsidP="008A43B2">
                            <w:pPr>
                              <w:pStyle w:val="Caption"/>
                              <w:rPr>
                                <w:b/>
                                <w:i/>
                                <w:sz w:val="28"/>
                                <w:szCs w:val="26"/>
                                <w:lang w:val="en-US"/>
                              </w:rPr>
                            </w:pPr>
                            <w:bookmarkStart w:id="214" w:name="_Toc168417021"/>
                            <w:bookmarkStart w:id="215" w:name="_Toc168479034"/>
                            <w:r w:rsidRPr="004A4AEB">
                              <w:t xml:space="preserve">Hình </w:t>
                            </w:r>
                            <w:r w:rsidR="000748C7">
                              <w:fldChar w:fldCharType="begin"/>
                            </w:r>
                            <w:r w:rsidR="000748C7">
                              <w:instrText xml:space="preserve"> STYLEREF 1 \s </w:instrText>
                            </w:r>
                            <w:r w:rsidR="000748C7">
                              <w:fldChar w:fldCharType="separate"/>
                            </w:r>
                            <w:r w:rsidR="000748C7">
                              <w:rPr>
                                <w:noProof/>
                              </w:rPr>
                              <w:t>8</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3</w:t>
                            </w:r>
                            <w:r w:rsidR="000748C7">
                              <w:fldChar w:fldCharType="end"/>
                            </w:r>
                            <w:r w:rsidRPr="00250A64">
                              <w:rPr>
                                <w:lang w:val="en-US"/>
                              </w:rPr>
                              <w:t xml:space="preserve"> </w:t>
                            </w:r>
                            <w:ins w:id="216" w:author="Microsoft Word" w:date="2024-06-04T16:36:00Z">
                              <w:r>
                                <w:rPr>
                                  <w:lang w:val="en-US"/>
                                </w:rPr>
                                <w:t>–</w:t>
                              </w:r>
                            </w:ins>
                            <w:r w:rsidRPr="004A4AEB">
                              <w:t xml:space="preserve"> Kết quả chạy của bài toán 13</w:t>
                            </w:r>
                            <w:r w:rsidRPr="004A4AEB">
                              <w:rPr>
                                <w:vertAlign w:val="superscript"/>
                              </w:rPr>
                              <w:t>-1</w:t>
                            </w:r>
                            <w:r w:rsidRPr="004A4AEB">
                              <w:t xml:space="preserve"> mod 97</w:t>
                            </w:r>
                            <w:bookmarkEnd w:id="214"/>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F9EE2" id="Text Box 10" o:spid="_x0000_s1060" type="#_x0000_t202" style="position:absolute;left:0;text-align:left;margin-left:-.15pt;margin-top:67.95pt;width:439.35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" stroked="f">
                <v:textbox style="mso-fit-shape-to-text:t" inset="0,0,0,0">
                  <w:txbxContent>
                    <w:p w14:paraId="40B02A3F" w14:textId="71F83E13" w:rsidR="00C82911" w:rsidRPr="00EA584A" w:rsidRDefault="00C82911" w:rsidP="008A43B2">
                      <w:pPr>
                        <w:pStyle w:val="Caption"/>
                        <w:rPr>
                          <w:b/>
                          <w:i/>
                          <w:sz w:val="28"/>
                          <w:szCs w:val="26"/>
                          <w:lang w:val="en-US"/>
                        </w:rPr>
                      </w:pPr>
                      <w:bookmarkStart w:id="217" w:name="_Toc168417021"/>
                      <w:bookmarkStart w:id="218" w:name="_Toc168479034"/>
                      <w:r w:rsidRPr="004A4AEB">
                        <w:t xml:space="preserve">Hình </w:t>
                      </w:r>
                      <w:r w:rsidR="000748C7">
                        <w:fldChar w:fldCharType="begin"/>
                      </w:r>
                      <w:r w:rsidR="000748C7">
                        <w:instrText xml:space="preserve"> STYLEREF 1 \s </w:instrText>
                      </w:r>
                      <w:r w:rsidR="000748C7">
                        <w:fldChar w:fldCharType="separate"/>
                      </w:r>
                      <w:r w:rsidR="000748C7">
                        <w:rPr>
                          <w:noProof/>
                        </w:rPr>
                        <w:t>8</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3</w:t>
                      </w:r>
                      <w:r w:rsidR="000748C7">
                        <w:fldChar w:fldCharType="end"/>
                      </w:r>
                      <w:r w:rsidRPr="00250A64">
                        <w:rPr>
                          <w:lang w:val="en-US"/>
                        </w:rPr>
                        <w:t xml:space="preserve"> </w:t>
                      </w:r>
                      <w:ins w:id="219" w:author="Microsoft Word" w:date="2024-06-04T16:36:00Z">
                        <w:r>
                          <w:rPr>
                            <w:lang w:val="en-US"/>
                          </w:rPr>
                          <w:t>–</w:t>
                        </w:r>
                      </w:ins>
                      <w:r w:rsidRPr="004A4AEB">
                        <w:t xml:space="preserve"> Kết quả chạy của bài toán 13</w:t>
                      </w:r>
                      <w:r w:rsidRPr="004A4AEB">
                        <w:rPr>
                          <w:vertAlign w:val="superscript"/>
                        </w:rPr>
                        <w:t>-1</w:t>
                      </w:r>
                      <w:r w:rsidRPr="004A4AEB">
                        <w:t xml:space="preserve"> mod 97</w:t>
                      </w:r>
                      <w:bookmarkEnd w:id="217"/>
                      <w:bookmarkEnd w:id="218"/>
                    </w:p>
                  </w:txbxContent>
                </v:textbox>
                <w10:wrap type="topAndBottom"/>
              </v:shape>
            </w:pict>
          </mc:Fallback>
        </mc:AlternateContent>
      </w:r>
      <w:r w:rsidR="00B7471F" w:rsidRPr="000C4696">
        <w:rPr>
          <w:noProof/>
        </w:rPr>
        <w:drawing>
          <wp:anchor distT="0" distB="0" distL="114300" distR="114300" simplePos="0" relativeHeight="251658243" behindDoc="0" locked="0" layoutInCell="1" allowOverlap="1" wp14:anchorId="3E100BD1" wp14:editId="713F98D8">
            <wp:simplePos x="0" y="0"/>
            <wp:positionH relativeFrom="margin">
              <wp:align>right</wp:align>
            </wp:positionH>
            <wp:positionV relativeFrom="paragraph">
              <wp:posOffset>369177</wp:posOffset>
            </wp:positionV>
            <wp:extent cx="5579745" cy="436880"/>
            <wp:effectExtent l="0" t="0" r="190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579745" cy="436880"/>
                    </a:xfrm>
                    <a:prstGeom prst="rect">
                      <a:avLst/>
                    </a:prstGeom>
                  </pic:spPr>
                </pic:pic>
              </a:graphicData>
            </a:graphic>
          </wp:anchor>
        </w:drawing>
      </w:r>
      <w:r w:rsidR="000B2785" w:rsidRPr="000C4696">
        <w:t>Kết quả chạy</w:t>
      </w:r>
      <w:bookmarkEnd w:id="213"/>
    </w:p>
    <w:p w14:paraId="7A46F47B" w14:textId="29CDCBB8" w:rsidR="00783A23" w:rsidRPr="000C4696" w:rsidRDefault="00C67C96" w:rsidP="00C67C96">
      <w:pPr>
        <w:pStyle w:val="Nidungvnbn"/>
      </w:pPr>
      <w:r w:rsidRPr="000C4696">
        <w:t xml:space="preserve">Kết quả chạy trùng khớp với làm tay ở phần </w:t>
      </w:r>
      <w:r w:rsidRPr="000C4696">
        <w:fldChar w:fldCharType="begin"/>
      </w:r>
      <w:r w:rsidRPr="000C4696">
        <w:instrText xml:space="preserve"> REF _Ref168185854 \r \h </w:instrText>
      </w:r>
      <w:r w:rsidRPr="000C4696">
        <w:fldChar w:fldCharType="separate"/>
      </w:r>
      <w:r w:rsidRPr="000C4696">
        <w:t>8.1.4</w:t>
      </w:r>
      <w:r w:rsidRPr="000C4696">
        <w:fldChar w:fldCharType="end"/>
      </w:r>
      <w:r w:rsidRPr="000C4696">
        <w:t>.</w:t>
      </w:r>
    </w:p>
    <w:p w14:paraId="41DC8EE3" w14:textId="621F05DD" w:rsidR="00581D05" w:rsidRPr="000C4696" w:rsidRDefault="00581D05" w:rsidP="00581D05">
      <w:pPr>
        <w:pStyle w:val="Heading3"/>
      </w:pPr>
      <w:bookmarkStart w:id="220" w:name="_Toc168478735"/>
      <w:r w:rsidRPr="000C4696">
        <w:t>Hậu kiểm kết quả</w:t>
      </w:r>
      <w:bookmarkEnd w:id="220"/>
    </w:p>
    <w:p w14:paraId="37FEB9FA" w14:textId="0E0D62D4" w:rsidR="00F002B5" w:rsidRPr="000C4696" w:rsidRDefault="00C67C96" w:rsidP="004E4BD3">
      <w:pPr>
        <w:pStyle w:val="Nidungvnbn"/>
        <w:numPr>
          <w:ilvl w:val="0"/>
          <w:numId w:val="2"/>
        </w:numPr>
        <w:ind w:left="1260" w:hanging="180"/>
      </w:pPr>
      <w:r w:rsidRPr="000C4696">
        <w:rPr>
          <w:noProof/>
        </w:rPr>
        <w:drawing>
          <wp:anchor distT="0" distB="0" distL="114300" distR="114300" simplePos="0" relativeHeight="251658245" behindDoc="0" locked="0" layoutInCell="1" allowOverlap="1" wp14:anchorId="0F81C688" wp14:editId="188076E4">
            <wp:simplePos x="0" y="0"/>
            <wp:positionH relativeFrom="margin">
              <wp:posOffset>-7620</wp:posOffset>
            </wp:positionH>
            <wp:positionV relativeFrom="paragraph">
              <wp:posOffset>390525</wp:posOffset>
            </wp:positionV>
            <wp:extent cx="5579110" cy="991235"/>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tretch>
                      <a:fillRect/>
                    </a:stretch>
                  </pic:blipFill>
                  <pic:spPr bwMode="auto">
                    <a:xfrm>
                      <a:off x="0" y="0"/>
                      <a:ext cx="5579110" cy="991235"/>
                    </a:xfrm>
                    <a:prstGeom prst="rect">
                      <a:avLst/>
                    </a:prstGeom>
                    <a:noFill/>
                    <a:ln>
                      <a:noFill/>
                    </a:ln>
                  </pic:spPr>
                </pic:pic>
              </a:graphicData>
            </a:graphic>
            <wp14:sizeRelV relativeFrom="margin">
              <wp14:pctHeight>0</wp14:pctHeight>
            </wp14:sizeRelV>
          </wp:anchor>
        </w:drawing>
      </w:r>
      <w:r w:rsidR="00F002B5" w:rsidRPr="000C4696">
        <w:t>Code hậu kiểm:</w:t>
      </w:r>
    </w:p>
    <w:p w14:paraId="5B30D0C4" w14:textId="019A0DBB" w:rsidR="00F002B5" w:rsidRPr="000C4696" w:rsidRDefault="00C67C96" w:rsidP="00C67C96">
      <w:pPr>
        <w:pStyle w:val="Nidungvnbn"/>
        <w:ind w:firstLine="0"/>
      </w:pPr>
      <w:r w:rsidRPr="000C4696">
        <w:rPr>
          <w:noProof/>
        </w:rPr>
        <mc:AlternateContent>
          <mc:Choice Requires="wps">
            <w:drawing>
              <wp:anchor distT="0" distB="0" distL="114300" distR="114300" simplePos="0" relativeHeight="251658246" behindDoc="0" locked="0" layoutInCell="1" allowOverlap="1" wp14:anchorId="376B6B88" wp14:editId="329512B8">
                <wp:simplePos x="0" y="0"/>
                <wp:positionH relativeFrom="column">
                  <wp:posOffset>-1905</wp:posOffset>
                </wp:positionH>
                <wp:positionV relativeFrom="paragraph">
                  <wp:posOffset>1259840</wp:posOffset>
                </wp:positionV>
                <wp:extent cx="55791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5DACBBD" w14:textId="5AAA5750" w:rsidR="00C82911" w:rsidRPr="00052827" w:rsidRDefault="00C82911" w:rsidP="008A43B2">
                            <w:pPr>
                              <w:pStyle w:val="Caption"/>
                              <w:rPr>
                                <w:szCs w:val="26"/>
                                <w:lang w:val="en-US"/>
                              </w:rPr>
                            </w:pPr>
                            <w:bookmarkStart w:id="221" w:name="_Toc168417022"/>
                            <w:bookmarkStart w:id="222" w:name="_Toc168479035"/>
                            <w:r w:rsidRPr="004A4AEB">
                              <w:t xml:space="preserve">Hình </w:t>
                            </w:r>
                            <w:r w:rsidR="000748C7">
                              <w:fldChar w:fldCharType="begin"/>
                            </w:r>
                            <w:r w:rsidR="000748C7">
                              <w:instrText xml:space="preserve"> STYLEREF 1 \s </w:instrText>
                            </w:r>
                            <w:r w:rsidR="000748C7">
                              <w:fldChar w:fldCharType="separate"/>
                            </w:r>
                            <w:r w:rsidR="000748C7">
                              <w:rPr>
                                <w:noProof/>
                              </w:rPr>
                              <w:t>8</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4</w:t>
                            </w:r>
                            <w:r w:rsidR="000748C7">
                              <w:fldChar w:fldCharType="end"/>
                            </w:r>
                            <w:r w:rsidRPr="00250A64">
                              <w:rPr>
                                <w:lang w:val="en-US"/>
                              </w:rPr>
                              <w:t xml:space="preserve"> </w:t>
                            </w:r>
                            <w:ins w:id="223" w:author="Microsoft Word" w:date="2024-06-04T16:36:00Z">
                              <w:r>
                                <w:rPr>
                                  <w:lang w:val="en-US"/>
                                </w:rPr>
                                <w:t>–</w:t>
                              </w:r>
                            </w:ins>
                            <w:r w:rsidRPr="004A4AEB">
                              <w:t xml:space="preserve"> Code hậu kiểm kết quả thực thi</w:t>
                            </w:r>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B6B88" id="Text Box 14" o:spid="_x0000_s1061" type="#_x0000_t202" style="position:absolute;left:0;text-align:left;margin-left:-.15pt;margin-top:99.2pt;width:439.3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" stroked="f">
                <v:textbox style="mso-fit-shape-to-text:t" inset="0,0,0,0">
                  <w:txbxContent>
                    <w:p w14:paraId="15DACBBD" w14:textId="5AAA5750" w:rsidR="00C82911" w:rsidRPr="00052827" w:rsidRDefault="00C82911" w:rsidP="008A43B2">
                      <w:pPr>
                        <w:pStyle w:val="Caption"/>
                        <w:rPr>
                          <w:szCs w:val="26"/>
                          <w:lang w:val="en-US"/>
                        </w:rPr>
                      </w:pPr>
                      <w:bookmarkStart w:id="224" w:name="_Toc168417022"/>
                      <w:bookmarkStart w:id="225" w:name="_Toc168479035"/>
                      <w:r w:rsidRPr="004A4AEB">
                        <w:t xml:space="preserve">Hình </w:t>
                      </w:r>
                      <w:r w:rsidR="000748C7">
                        <w:fldChar w:fldCharType="begin"/>
                      </w:r>
                      <w:r w:rsidR="000748C7">
                        <w:instrText xml:space="preserve"> STYLEREF 1 \s </w:instrText>
                      </w:r>
                      <w:r w:rsidR="000748C7">
                        <w:fldChar w:fldCharType="separate"/>
                      </w:r>
                      <w:r w:rsidR="000748C7">
                        <w:rPr>
                          <w:noProof/>
                        </w:rPr>
                        <w:t>8</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4</w:t>
                      </w:r>
                      <w:r w:rsidR="000748C7">
                        <w:fldChar w:fldCharType="end"/>
                      </w:r>
                      <w:r w:rsidRPr="00250A64">
                        <w:rPr>
                          <w:lang w:val="en-US"/>
                        </w:rPr>
                        <w:t xml:space="preserve"> </w:t>
                      </w:r>
                      <w:ins w:id="226" w:author="Microsoft Word" w:date="2024-06-04T16:36:00Z">
                        <w:r>
                          <w:rPr>
                            <w:lang w:val="en-US"/>
                          </w:rPr>
                          <w:t>–</w:t>
                        </w:r>
                      </w:ins>
                      <w:r w:rsidRPr="004A4AEB">
                        <w:t xml:space="preserve"> Code hậu kiểm kết quả thực thi</w:t>
                      </w:r>
                      <w:bookmarkEnd w:id="224"/>
                      <w:bookmarkEnd w:id="225"/>
                    </w:p>
                  </w:txbxContent>
                </v:textbox>
                <w10:wrap type="topAndBottom"/>
              </v:shape>
            </w:pict>
          </mc:Fallback>
        </mc:AlternateContent>
      </w:r>
    </w:p>
    <w:p w14:paraId="0883700B" w14:textId="014FB0A4" w:rsidR="00F002B5" w:rsidRPr="000C4696" w:rsidRDefault="00E5025E" w:rsidP="004E4BD3">
      <w:pPr>
        <w:pStyle w:val="Nidungvnbn"/>
        <w:numPr>
          <w:ilvl w:val="0"/>
          <w:numId w:val="2"/>
        </w:numPr>
        <w:ind w:left="1260" w:hanging="180"/>
      </w:pPr>
      <w:r w:rsidRPr="000C4696">
        <w:lastRenderedPageBreak/>
        <w:t>Để kiểm tra xem kết quả tìm được có đúng hay không, ta thực hiện phép tính: (</w:t>
      </w:r>
      <w:r w:rsidRPr="000C4696">
        <w:rPr>
          <w:rFonts w:ascii="Cambria Math" w:hAnsi="Cambria Math" w:cs="Cambria Math"/>
        </w:rPr>
        <w:t>𝑎</w:t>
      </w:r>
      <w:r w:rsidRPr="000C4696">
        <w:t xml:space="preserve"> × </w:t>
      </w:r>
      <w:r w:rsidRPr="000C4696">
        <w:rPr>
          <w:i/>
        </w:rPr>
        <w:t>inverse</w:t>
      </w:r>
      <w:r w:rsidRPr="000C4696">
        <w:t xml:space="preserve">) % </w:t>
      </w:r>
      <w:r w:rsidRPr="000C4696">
        <w:rPr>
          <w:rFonts w:ascii="Cambria Math" w:hAnsi="Cambria Math" w:cs="Cambria Math"/>
        </w:rPr>
        <w:t>𝑛.</w:t>
      </w:r>
      <w:r w:rsidRPr="000C4696">
        <w:t xml:space="preserve"> Nếu kết quả của phép tính này bằng 1, nghĩa là </w:t>
      </w:r>
      <w:r w:rsidRPr="000C4696">
        <w:rPr>
          <w:i/>
        </w:rPr>
        <w:t>inverse</w:t>
      </w:r>
      <w:r w:rsidRPr="000C4696">
        <w:t xml:space="preserve"> thực sự là nghịch đảo modulo của </w:t>
      </w:r>
      <w:r w:rsidRPr="000C4696">
        <w:rPr>
          <w:rFonts w:ascii="Cambria Math" w:hAnsi="Cambria Math" w:cs="Cambria Math"/>
        </w:rPr>
        <w:t>𝑎</w:t>
      </w:r>
      <w:r w:rsidRPr="000C4696">
        <w:t xml:space="preserve"> mod </w:t>
      </w:r>
      <w:r w:rsidRPr="000C4696">
        <w:rPr>
          <w:rFonts w:ascii="Cambria Math" w:hAnsi="Cambria Math" w:cs="Cambria Math"/>
        </w:rPr>
        <w:t>𝑛</w:t>
      </w:r>
      <w:r w:rsidRPr="000C4696">
        <w:t xml:space="preserve">. Theo định nghĩa, nghịch đảo modulo của </w:t>
      </w:r>
      <w:r w:rsidRPr="000C4696">
        <w:rPr>
          <w:rFonts w:ascii="Cambria Math" w:hAnsi="Cambria Math" w:cs="Cambria Math"/>
        </w:rPr>
        <w:t>𝑎</w:t>
      </w:r>
      <w:r w:rsidRPr="000C4696">
        <w:t xml:space="preserve"> mod </w:t>
      </w:r>
      <w:r w:rsidRPr="000C4696">
        <w:rPr>
          <w:rFonts w:ascii="Cambria Math" w:hAnsi="Cambria Math" w:cs="Cambria Math"/>
        </w:rPr>
        <w:t>𝑛</w:t>
      </w:r>
      <w:r w:rsidRPr="000C4696">
        <w:t xml:space="preserve">  là một số </w:t>
      </w:r>
      <w:r w:rsidRPr="000C4696">
        <w:rPr>
          <w:rFonts w:ascii="Cambria Math" w:hAnsi="Cambria Math" w:cs="Cambria Math"/>
        </w:rPr>
        <w:t>𝑥</w:t>
      </w:r>
      <w:r w:rsidRPr="000C4696">
        <w:t xml:space="preserve"> sao cho </w:t>
      </w:r>
      <m:oMath>
        <m:r>
          <w:rPr>
            <w:rFonts w:ascii="Cambria Math" w:eastAsiaTheme="minorEastAsia" w:hAnsi="Cambria Math"/>
          </w:rPr>
          <m:t>a</m:t>
        </m:r>
        <m:r>
          <m:rPr>
            <m:sty m:val="p"/>
          </m:rPr>
          <w:rPr>
            <w:rFonts w:ascii="Cambria Math" w:hAnsi="Cambria Math"/>
          </w:rPr>
          <m:t>×</m:t>
        </m:r>
        <m:r>
          <w:rPr>
            <w:rFonts w:ascii="Cambria Math" w:eastAsiaTheme="minorEastAsia" w:hAnsi="Cambria Math"/>
          </w:rPr>
          <m:t>x≡1</m:t>
        </m:r>
        <m:d>
          <m:dPr>
            <m:ctrlPr>
              <w:rPr>
                <w:rFonts w:ascii="Cambria Math" w:eastAsiaTheme="minorEastAsia" w:hAnsi="Cambria Math"/>
                <w:i/>
              </w:rPr>
            </m:ctrlPr>
          </m:dPr>
          <m:e>
            <m:r>
              <m:rPr>
                <m:sty m:val="p"/>
              </m:rPr>
              <w:rPr>
                <w:rFonts w:ascii="Cambria Math" w:eastAsiaTheme="minorEastAsia" w:hAnsi="Cambria Math"/>
              </w:rPr>
              <m:t>mod</m:t>
            </m:r>
            <m:r>
              <w:rPr>
                <w:rFonts w:ascii="Cambria Math" w:eastAsiaTheme="minorEastAsia" w:hAnsi="Cambria Math"/>
              </w:rPr>
              <m:t xml:space="preserve"> m</m:t>
            </m:r>
          </m:e>
        </m:d>
      </m:oMath>
      <w:r w:rsidRPr="000C4696">
        <w:rPr>
          <w:rFonts w:eastAsiaTheme="minorEastAsia"/>
        </w:rPr>
        <w:t>.</w:t>
      </w:r>
      <w:r w:rsidRPr="000C4696">
        <w:t xml:space="preserve"> Nếu kiểm tra này đúng, điều đó chứng tỏ kết quả của em đáp ứng đúng định nghĩa này.</w:t>
      </w:r>
    </w:p>
    <w:p w14:paraId="007D1974" w14:textId="143163F1" w:rsidR="00447758" w:rsidRPr="004E4BD3" w:rsidRDefault="004E4BD3" w:rsidP="004E4BD3">
      <w:pPr>
        <w:pStyle w:val="Nidungvnbn"/>
        <w:numPr>
          <w:ilvl w:val="0"/>
          <w:numId w:val="2"/>
        </w:numPr>
        <w:ind w:left="1260" w:hanging="180"/>
      </w:pPr>
      <w:r w:rsidRPr="000C4696">
        <w:rPr>
          <w:noProof/>
        </w:rPr>
        <mc:AlternateContent>
          <mc:Choice Requires="wps">
            <w:drawing>
              <wp:anchor distT="0" distB="0" distL="114300" distR="114300" simplePos="0" relativeHeight="251658250" behindDoc="0" locked="0" layoutInCell="1" allowOverlap="1" wp14:anchorId="1DF27879" wp14:editId="45D3D24B">
                <wp:simplePos x="0" y="0"/>
                <wp:positionH relativeFrom="margin">
                  <wp:align>right</wp:align>
                </wp:positionH>
                <wp:positionV relativeFrom="paragraph">
                  <wp:posOffset>3970443</wp:posOffset>
                </wp:positionV>
                <wp:extent cx="5579745" cy="635"/>
                <wp:effectExtent l="0" t="0" r="1905" b="635"/>
                <wp:wrapTopAndBottom/>
                <wp:docPr id="18" name="Text Box 1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4CBDF28" w14:textId="7A567E21" w:rsidR="00C82911" w:rsidRPr="00EA584A" w:rsidRDefault="00C82911" w:rsidP="008A43B2">
                            <w:pPr>
                              <w:pStyle w:val="Caption"/>
                              <w:rPr>
                                <w:sz w:val="24"/>
                                <w:lang w:val="en-US"/>
                              </w:rPr>
                            </w:pPr>
                            <w:bookmarkStart w:id="227" w:name="_Ref168187610"/>
                            <w:bookmarkStart w:id="228" w:name="_Toc168417025"/>
                            <w:bookmarkStart w:id="229" w:name="_Toc168479036"/>
                            <w:r w:rsidRPr="004A4AEB">
                              <w:t xml:space="preserve">Hình </w:t>
                            </w:r>
                            <w:r w:rsidR="000748C7">
                              <w:fldChar w:fldCharType="begin"/>
                            </w:r>
                            <w:r w:rsidR="000748C7">
                              <w:instrText xml:space="preserve"> STYLEREF 1 \s </w:instrText>
                            </w:r>
                            <w:r w:rsidR="000748C7">
                              <w:fldChar w:fldCharType="separate"/>
                            </w:r>
                            <w:r w:rsidR="000748C7">
                              <w:rPr>
                                <w:noProof/>
                              </w:rPr>
                              <w:t>8</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5</w:t>
                            </w:r>
                            <w:r w:rsidR="000748C7">
                              <w:fldChar w:fldCharType="end"/>
                            </w:r>
                            <w:r w:rsidRPr="00250A64">
                              <w:rPr>
                                <w:lang w:val="en-US"/>
                              </w:rPr>
                              <w:t xml:space="preserve"> </w:t>
                            </w:r>
                            <w:ins w:id="230" w:author="Microsoft Word" w:date="2024-06-04T16:36:00Z">
                              <w:r>
                                <w:rPr>
                                  <w:lang w:val="en-US"/>
                                </w:rPr>
                                <w:t>–</w:t>
                              </w:r>
                            </w:ins>
                            <w:r w:rsidRPr="004A4AEB">
                              <w:t xml:space="preserve"> Kết quả chạy hậu kiểm của bài toán 13</w:t>
                            </w:r>
                            <w:r w:rsidRPr="004A4AEB">
                              <w:rPr>
                                <w:vertAlign w:val="superscript"/>
                              </w:rPr>
                              <w:t>-1</w:t>
                            </w:r>
                            <w:r w:rsidRPr="004A4AEB">
                              <w:t xml:space="preserve"> mod 13</w:t>
                            </w:r>
                            <w:bookmarkEnd w:id="227"/>
                            <w:bookmarkEnd w:id="228"/>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27879" id="Text Box 18" o:spid="_x0000_s1062" type="#_x0000_t202" style="position:absolute;left:0;text-align:left;margin-left:388.15pt;margin-top:312.65pt;width:439.35pt;height:.05pt;z-index:25165825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" stroked="f">
                <v:textbox style="mso-fit-shape-to-text:t" inset="0,0,0,0">
                  <w:txbxContent>
                    <w:p w14:paraId="24CBDF28" w14:textId="7A567E21" w:rsidR="00C82911" w:rsidRPr="00EA584A" w:rsidRDefault="00C82911" w:rsidP="008A43B2">
                      <w:pPr>
                        <w:pStyle w:val="Caption"/>
                        <w:rPr>
                          <w:sz w:val="24"/>
                          <w:lang w:val="en-US"/>
                        </w:rPr>
                      </w:pPr>
                      <w:bookmarkStart w:id="231" w:name="_Ref168187610"/>
                      <w:bookmarkStart w:id="232" w:name="_Toc168417025"/>
                      <w:bookmarkStart w:id="233" w:name="_Toc168479036"/>
                      <w:r w:rsidRPr="004A4AEB">
                        <w:t xml:space="preserve">Hình </w:t>
                      </w:r>
                      <w:r w:rsidR="000748C7">
                        <w:fldChar w:fldCharType="begin"/>
                      </w:r>
                      <w:r w:rsidR="000748C7">
                        <w:instrText xml:space="preserve"> STYLEREF 1 \s </w:instrText>
                      </w:r>
                      <w:r w:rsidR="000748C7">
                        <w:fldChar w:fldCharType="separate"/>
                      </w:r>
                      <w:r w:rsidR="000748C7">
                        <w:rPr>
                          <w:noProof/>
                        </w:rPr>
                        <w:t>8</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5</w:t>
                      </w:r>
                      <w:r w:rsidR="000748C7">
                        <w:fldChar w:fldCharType="end"/>
                      </w:r>
                      <w:r w:rsidRPr="00250A64">
                        <w:rPr>
                          <w:lang w:val="en-US"/>
                        </w:rPr>
                        <w:t xml:space="preserve"> </w:t>
                      </w:r>
                      <w:ins w:id="234" w:author="Microsoft Word" w:date="2024-06-04T16:36:00Z">
                        <w:r>
                          <w:rPr>
                            <w:lang w:val="en-US"/>
                          </w:rPr>
                          <w:t>–</w:t>
                        </w:r>
                      </w:ins>
                      <w:r w:rsidRPr="004A4AEB">
                        <w:t xml:space="preserve"> Kết quả chạy hậu kiểm của bài toán 13</w:t>
                      </w:r>
                      <w:r w:rsidRPr="004A4AEB">
                        <w:rPr>
                          <w:vertAlign w:val="superscript"/>
                        </w:rPr>
                        <w:t>-1</w:t>
                      </w:r>
                      <w:r w:rsidRPr="004A4AEB">
                        <w:t xml:space="preserve"> mod 13</w:t>
                      </w:r>
                      <w:bookmarkEnd w:id="231"/>
                      <w:bookmarkEnd w:id="232"/>
                      <w:bookmarkEnd w:id="233"/>
                    </w:p>
                  </w:txbxContent>
                </v:textbox>
                <w10:wrap type="topAndBottom" anchorx="margin"/>
              </v:shape>
            </w:pict>
          </mc:Fallback>
        </mc:AlternateContent>
      </w:r>
      <w:r w:rsidRPr="000C4696">
        <w:rPr>
          <w:noProof/>
        </w:rPr>
        <w:drawing>
          <wp:anchor distT="0" distB="0" distL="114300" distR="114300" simplePos="0" relativeHeight="251658249" behindDoc="0" locked="0" layoutInCell="1" allowOverlap="1" wp14:anchorId="171DAA8B" wp14:editId="6D3A61B1">
            <wp:simplePos x="0" y="0"/>
            <wp:positionH relativeFrom="margin">
              <wp:align>right</wp:align>
            </wp:positionH>
            <wp:positionV relativeFrom="paragraph">
              <wp:posOffset>2928408</wp:posOffset>
            </wp:positionV>
            <wp:extent cx="5579745" cy="1008380"/>
            <wp:effectExtent l="0" t="0" r="1905"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579745" cy="1008380"/>
                    </a:xfrm>
                    <a:prstGeom prst="rect">
                      <a:avLst/>
                    </a:prstGeom>
                  </pic:spPr>
                </pic:pic>
              </a:graphicData>
            </a:graphic>
          </wp:anchor>
        </w:drawing>
      </w:r>
      <w:r w:rsidRPr="000C4696">
        <w:rPr>
          <w:noProof/>
        </w:rPr>
        <mc:AlternateContent>
          <mc:Choice Requires="wps">
            <w:drawing>
              <wp:anchor distT="0" distB="0" distL="114300" distR="114300" simplePos="0" relativeHeight="251658252" behindDoc="0" locked="0" layoutInCell="1" allowOverlap="1" wp14:anchorId="4F33A60E" wp14:editId="04CDFCDA">
                <wp:simplePos x="0" y="0"/>
                <wp:positionH relativeFrom="margin">
                  <wp:align>right</wp:align>
                </wp:positionH>
                <wp:positionV relativeFrom="paragraph">
                  <wp:posOffset>2568151</wp:posOffset>
                </wp:positionV>
                <wp:extent cx="5579745" cy="635"/>
                <wp:effectExtent l="0" t="0" r="1905" b="635"/>
                <wp:wrapTopAndBottom/>
                <wp:docPr id="20" name="Text Box 2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11B0642" w14:textId="07F94CC5" w:rsidR="00C82911" w:rsidRPr="00EA584A" w:rsidRDefault="00C82911" w:rsidP="008A43B2">
                            <w:pPr>
                              <w:pStyle w:val="Caption"/>
                              <w:rPr>
                                <w:sz w:val="24"/>
                                <w:lang w:val="en-US"/>
                              </w:rPr>
                            </w:pPr>
                            <w:bookmarkStart w:id="235" w:name="_Ref168187605"/>
                            <w:bookmarkStart w:id="236" w:name="_Toc168417024"/>
                            <w:bookmarkStart w:id="237" w:name="_Toc168479037"/>
                            <w:r w:rsidRPr="004A4AEB">
                              <w:t xml:space="preserve">Hình </w:t>
                            </w:r>
                            <w:r w:rsidR="000748C7">
                              <w:fldChar w:fldCharType="begin"/>
                            </w:r>
                            <w:r w:rsidR="000748C7">
                              <w:instrText xml:space="preserve"> STYLEREF 1 \s </w:instrText>
                            </w:r>
                            <w:r w:rsidR="000748C7">
                              <w:fldChar w:fldCharType="separate"/>
                            </w:r>
                            <w:r w:rsidR="000748C7">
                              <w:rPr>
                                <w:noProof/>
                              </w:rPr>
                              <w:t>8</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6</w:t>
                            </w:r>
                            <w:r w:rsidR="000748C7">
                              <w:fldChar w:fldCharType="end"/>
                            </w:r>
                            <w:r w:rsidRPr="00250A64">
                              <w:rPr>
                                <w:lang w:val="en-US"/>
                              </w:rPr>
                              <w:t xml:space="preserve"> </w:t>
                            </w:r>
                            <w:ins w:id="238" w:author="Microsoft Word" w:date="2024-06-04T16:36:00Z">
                              <w:r>
                                <w:rPr>
                                  <w:lang w:val="en-US"/>
                                </w:rPr>
                                <w:t>–</w:t>
                              </w:r>
                            </w:ins>
                            <w:r w:rsidRPr="004A4AEB">
                              <w:t xml:space="preserve"> Kết quả chạy hậu kiểm của bài toán 8</w:t>
                            </w:r>
                            <w:r w:rsidRPr="004A4AEB">
                              <w:rPr>
                                <w:vertAlign w:val="superscript"/>
                              </w:rPr>
                              <w:t>-1</w:t>
                            </w:r>
                            <w:r w:rsidRPr="004A4AEB">
                              <w:t xml:space="preserve"> mod 12</w:t>
                            </w:r>
                            <w:bookmarkEnd w:id="235"/>
                            <w:bookmarkEnd w:id="236"/>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3A60E" id="Text Box 20" o:spid="_x0000_s1063" type="#_x0000_t202" style="position:absolute;left:0;text-align:left;margin-left:388.15pt;margin-top:202.2pt;width:439.35pt;height:.05pt;z-index:2516582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" stroked="f">
                <v:textbox style="mso-fit-shape-to-text:t" inset="0,0,0,0">
                  <w:txbxContent>
                    <w:p w14:paraId="211B0642" w14:textId="07F94CC5" w:rsidR="00C82911" w:rsidRPr="00EA584A" w:rsidRDefault="00C82911" w:rsidP="008A43B2">
                      <w:pPr>
                        <w:pStyle w:val="Caption"/>
                        <w:rPr>
                          <w:sz w:val="24"/>
                          <w:lang w:val="en-US"/>
                        </w:rPr>
                      </w:pPr>
                      <w:bookmarkStart w:id="239" w:name="_Ref168187605"/>
                      <w:bookmarkStart w:id="240" w:name="_Toc168417024"/>
                      <w:bookmarkStart w:id="241" w:name="_Toc168479037"/>
                      <w:r w:rsidRPr="004A4AEB">
                        <w:t xml:space="preserve">Hình </w:t>
                      </w:r>
                      <w:r w:rsidR="000748C7">
                        <w:fldChar w:fldCharType="begin"/>
                      </w:r>
                      <w:r w:rsidR="000748C7">
                        <w:instrText xml:space="preserve"> STYLEREF 1 \s </w:instrText>
                      </w:r>
                      <w:r w:rsidR="000748C7">
                        <w:fldChar w:fldCharType="separate"/>
                      </w:r>
                      <w:r w:rsidR="000748C7">
                        <w:rPr>
                          <w:noProof/>
                        </w:rPr>
                        <w:t>8</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6</w:t>
                      </w:r>
                      <w:r w:rsidR="000748C7">
                        <w:fldChar w:fldCharType="end"/>
                      </w:r>
                      <w:r w:rsidRPr="00250A64">
                        <w:rPr>
                          <w:lang w:val="en-US"/>
                        </w:rPr>
                        <w:t xml:space="preserve"> </w:t>
                      </w:r>
                      <w:ins w:id="242" w:author="Microsoft Word" w:date="2024-06-04T16:36:00Z">
                        <w:r>
                          <w:rPr>
                            <w:lang w:val="en-US"/>
                          </w:rPr>
                          <w:t>–</w:t>
                        </w:r>
                      </w:ins>
                      <w:r w:rsidRPr="004A4AEB">
                        <w:t xml:space="preserve"> Kết quả chạy hậu kiểm của bài toán 8</w:t>
                      </w:r>
                      <w:r w:rsidRPr="004A4AEB">
                        <w:rPr>
                          <w:vertAlign w:val="superscript"/>
                        </w:rPr>
                        <w:t>-1</w:t>
                      </w:r>
                      <w:r w:rsidRPr="004A4AEB">
                        <w:t xml:space="preserve"> mod 12</w:t>
                      </w:r>
                      <w:bookmarkEnd w:id="239"/>
                      <w:bookmarkEnd w:id="240"/>
                      <w:bookmarkEnd w:id="241"/>
                    </w:p>
                  </w:txbxContent>
                </v:textbox>
                <w10:wrap type="topAndBottom" anchorx="margin"/>
              </v:shape>
            </w:pict>
          </mc:Fallback>
        </mc:AlternateContent>
      </w:r>
      <w:r w:rsidRPr="000C4696">
        <w:rPr>
          <w:noProof/>
        </w:rPr>
        <mc:AlternateContent>
          <mc:Choice Requires="wps">
            <w:drawing>
              <wp:anchor distT="0" distB="0" distL="114300" distR="114300" simplePos="0" relativeHeight="251658248" behindDoc="0" locked="0" layoutInCell="1" allowOverlap="1" wp14:anchorId="5122BDF8" wp14:editId="52261AA9">
                <wp:simplePos x="0" y="0"/>
                <wp:positionH relativeFrom="margin">
                  <wp:align>right</wp:align>
                </wp:positionH>
                <wp:positionV relativeFrom="paragraph">
                  <wp:posOffset>1068282</wp:posOffset>
                </wp:positionV>
                <wp:extent cx="5579745" cy="635"/>
                <wp:effectExtent l="0" t="0" r="1905" b="635"/>
                <wp:wrapTopAndBottom/>
                <wp:docPr id="16" name="Text Box 1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51F6965" w14:textId="3DF257F9" w:rsidR="00C82911" w:rsidRPr="00052827" w:rsidRDefault="00C82911" w:rsidP="008A43B2">
                            <w:pPr>
                              <w:pStyle w:val="Caption"/>
                              <w:rPr>
                                <w:szCs w:val="26"/>
                                <w:lang w:val="en-US"/>
                              </w:rPr>
                            </w:pPr>
                            <w:bookmarkStart w:id="243" w:name="_Toc168417023"/>
                            <w:bookmarkStart w:id="244" w:name="_Toc168479038"/>
                            <w:r w:rsidRPr="004A4AEB">
                              <w:t xml:space="preserve">Hình </w:t>
                            </w:r>
                            <w:r w:rsidR="000748C7">
                              <w:fldChar w:fldCharType="begin"/>
                            </w:r>
                            <w:r w:rsidR="000748C7">
                              <w:instrText xml:space="preserve"> STYLEREF 1 \s </w:instrText>
                            </w:r>
                            <w:r w:rsidR="000748C7">
                              <w:fldChar w:fldCharType="separate"/>
                            </w:r>
                            <w:r w:rsidR="000748C7">
                              <w:rPr>
                                <w:noProof/>
                              </w:rPr>
                              <w:t>8</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7</w:t>
                            </w:r>
                            <w:r w:rsidR="000748C7">
                              <w:fldChar w:fldCharType="end"/>
                            </w:r>
                            <w:r w:rsidRPr="00250A64">
                              <w:rPr>
                                <w:lang w:val="en-US"/>
                              </w:rPr>
                              <w:t xml:space="preserve"> </w:t>
                            </w:r>
                            <w:ins w:id="245" w:author="Microsoft Word" w:date="2024-06-04T16:36:00Z">
                              <w:r>
                                <w:rPr>
                                  <w:lang w:val="en-US"/>
                                </w:rPr>
                                <w:t>–</w:t>
                              </w:r>
                            </w:ins>
                            <w:r w:rsidRPr="004A4AEB">
                              <w:t xml:space="preserve"> Kết quả chạy hậu kiểm của bài toán 13</w:t>
                            </w:r>
                            <w:r w:rsidRPr="004A4AEB">
                              <w:rPr>
                                <w:vertAlign w:val="superscript"/>
                              </w:rPr>
                              <w:t>-1</w:t>
                            </w:r>
                            <w:r w:rsidRPr="004A4AEB">
                              <w:t xml:space="preserve"> mod 97</w:t>
                            </w:r>
                            <w:bookmarkEnd w:id="243"/>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2BDF8" id="Text Box 16" o:spid="_x0000_s1064" type="#_x0000_t202" style="position:absolute;left:0;text-align:left;margin-left:388.15pt;margin-top:84.1pt;width:439.35pt;height:.05pt;z-index:251658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" stroked="f">
                <v:textbox style="mso-fit-shape-to-text:t" inset="0,0,0,0">
                  <w:txbxContent>
                    <w:p w14:paraId="051F6965" w14:textId="3DF257F9" w:rsidR="00C82911" w:rsidRPr="00052827" w:rsidRDefault="00C82911" w:rsidP="008A43B2">
                      <w:pPr>
                        <w:pStyle w:val="Caption"/>
                        <w:rPr>
                          <w:szCs w:val="26"/>
                          <w:lang w:val="en-US"/>
                        </w:rPr>
                      </w:pPr>
                      <w:bookmarkStart w:id="246" w:name="_Toc168417023"/>
                      <w:bookmarkStart w:id="247" w:name="_Toc168479038"/>
                      <w:r w:rsidRPr="004A4AEB">
                        <w:t xml:space="preserve">Hình </w:t>
                      </w:r>
                      <w:r w:rsidR="000748C7">
                        <w:fldChar w:fldCharType="begin"/>
                      </w:r>
                      <w:r w:rsidR="000748C7">
                        <w:instrText xml:space="preserve"> STYLEREF 1 \s </w:instrText>
                      </w:r>
                      <w:r w:rsidR="000748C7">
                        <w:fldChar w:fldCharType="separate"/>
                      </w:r>
                      <w:r w:rsidR="000748C7">
                        <w:rPr>
                          <w:noProof/>
                        </w:rPr>
                        <w:t>8</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7</w:t>
                      </w:r>
                      <w:r w:rsidR="000748C7">
                        <w:fldChar w:fldCharType="end"/>
                      </w:r>
                      <w:r w:rsidRPr="00250A64">
                        <w:rPr>
                          <w:lang w:val="en-US"/>
                        </w:rPr>
                        <w:t xml:space="preserve"> </w:t>
                      </w:r>
                      <w:ins w:id="248" w:author="Microsoft Word" w:date="2024-06-04T16:36:00Z">
                        <w:r>
                          <w:rPr>
                            <w:lang w:val="en-US"/>
                          </w:rPr>
                          <w:t>–</w:t>
                        </w:r>
                      </w:ins>
                      <w:r w:rsidRPr="004A4AEB">
                        <w:t xml:space="preserve"> Kết quả chạy hậu kiểm của bài toán 13</w:t>
                      </w:r>
                      <w:r w:rsidRPr="004A4AEB">
                        <w:rPr>
                          <w:vertAlign w:val="superscript"/>
                        </w:rPr>
                        <w:t>-1</w:t>
                      </w:r>
                      <w:r w:rsidRPr="004A4AEB">
                        <w:t xml:space="preserve"> mod 97</w:t>
                      </w:r>
                      <w:bookmarkEnd w:id="246"/>
                      <w:bookmarkEnd w:id="247"/>
                    </w:p>
                  </w:txbxContent>
                </v:textbox>
                <w10:wrap type="topAndBottom" anchorx="margin"/>
              </v:shape>
            </w:pict>
          </mc:Fallback>
        </mc:AlternateContent>
      </w:r>
      <w:r w:rsidRPr="000C4696">
        <w:rPr>
          <w:noProof/>
        </w:rPr>
        <w:drawing>
          <wp:anchor distT="0" distB="0" distL="114300" distR="114300" simplePos="0" relativeHeight="251658247" behindDoc="0" locked="0" layoutInCell="1" allowOverlap="1" wp14:anchorId="43F0D1C4" wp14:editId="73692D6F">
            <wp:simplePos x="0" y="0"/>
            <wp:positionH relativeFrom="margin">
              <wp:align>right</wp:align>
            </wp:positionH>
            <wp:positionV relativeFrom="paragraph">
              <wp:posOffset>274744</wp:posOffset>
            </wp:positionV>
            <wp:extent cx="5579745" cy="744855"/>
            <wp:effectExtent l="0" t="0" r="190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579745" cy="744855"/>
                    </a:xfrm>
                    <a:prstGeom prst="rect">
                      <a:avLst/>
                    </a:prstGeom>
                  </pic:spPr>
                </pic:pic>
              </a:graphicData>
            </a:graphic>
          </wp:anchor>
        </w:drawing>
      </w:r>
      <w:r w:rsidRPr="00E50202">
        <w:rPr>
          <w:noProof/>
        </w:rPr>
        <w:drawing>
          <wp:anchor distT="0" distB="0" distL="114300" distR="114300" simplePos="0" relativeHeight="251658251" behindDoc="0" locked="0" layoutInCell="1" allowOverlap="1" wp14:anchorId="546EA135" wp14:editId="00924B3D">
            <wp:simplePos x="0" y="0"/>
            <wp:positionH relativeFrom="margin">
              <wp:align>right</wp:align>
            </wp:positionH>
            <wp:positionV relativeFrom="paragraph">
              <wp:posOffset>1470660</wp:posOffset>
            </wp:positionV>
            <wp:extent cx="5579745" cy="1054100"/>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579745" cy="1054100"/>
                    </a:xfrm>
                    <a:prstGeom prst="rect">
                      <a:avLst/>
                    </a:prstGeom>
                  </pic:spPr>
                </pic:pic>
              </a:graphicData>
            </a:graphic>
          </wp:anchor>
        </w:drawing>
      </w:r>
      <w:r w:rsidR="00C67C96" w:rsidRPr="000C4696">
        <w:t>Các trường hợp chạy của cả đoạn code, có cả hợp lệ lẫn không hợp lệ:</w:t>
      </w:r>
    </w:p>
    <w:p w14:paraId="5A462C6A" w14:textId="7C91D9FE" w:rsidR="00447758" w:rsidRPr="000C4696" w:rsidRDefault="00447758" w:rsidP="004E4BD3">
      <w:pPr>
        <w:pStyle w:val="Nidungvnbn"/>
        <w:numPr>
          <w:ilvl w:val="0"/>
          <w:numId w:val="2"/>
        </w:numPr>
        <w:ind w:left="1260" w:hanging="180"/>
      </w:pPr>
      <w:r w:rsidRPr="000C4696">
        <w:t xml:space="preserve">Ở </w:t>
      </w:r>
      <w:r w:rsidRPr="000C4696">
        <w:fldChar w:fldCharType="begin"/>
      </w:r>
      <w:r w:rsidRPr="000C4696">
        <w:instrText xml:space="preserve"> REF _Ref168187605 \h </w:instrText>
      </w:r>
      <w:r w:rsidRPr="000C4696">
        <w:fldChar w:fldCharType="separate"/>
      </w:r>
      <w:r w:rsidRPr="000C4696">
        <w:t>Hình 8.6</w:t>
      </w:r>
      <w:r w:rsidRPr="000C4696">
        <w:fldChar w:fldCharType="end"/>
      </w:r>
      <w:r w:rsidRPr="000C4696">
        <w:t xml:space="preserve"> và </w:t>
      </w:r>
      <w:r w:rsidRPr="000C4696">
        <w:fldChar w:fldCharType="begin"/>
      </w:r>
      <w:r w:rsidRPr="000C4696">
        <w:instrText xml:space="preserve"> REF _Ref168187610 \h </w:instrText>
      </w:r>
      <w:r w:rsidRPr="000C4696">
        <w:fldChar w:fldCharType="separate"/>
      </w:r>
      <w:r w:rsidRPr="000C4696">
        <w:t>Hình 8.7</w:t>
      </w:r>
      <w:r w:rsidRPr="000C4696">
        <w:fldChar w:fldCharType="end"/>
      </w:r>
      <w:r w:rsidRPr="000C4696">
        <w:t xml:space="preserve">, vì dữ liệu đầu vào (2 số truyền vào) không nguyên tố cùng nhau nên </w:t>
      </w:r>
      <w:r w:rsidR="003D76E5" w:rsidRPr="000C4696">
        <w:t>chúng không có nghịch đảo modulo, chương trình sẽ văng ra lỗi để người dùng hậu kiểm.</w:t>
      </w:r>
      <w:r w:rsidRPr="000C4696">
        <w:br w:type="page"/>
      </w:r>
    </w:p>
    <w:p w14:paraId="6EC85F05" w14:textId="17F243B2" w:rsidR="00447758" w:rsidRPr="000C4696" w:rsidRDefault="00447758" w:rsidP="0010014E">
      <w:pPr>
        <w:pStyle w:val="Nidungvnbn"/>
      </w:pPr>
    </w:p>
    <w:p w14:paraId="1AD28439" w14:textId="089F883D" w:rsidR="00783A23" w:rsidRPr="000C4696" w:rsidRDefault="00A41C85" w:rsidP="0091100B">
      <w:pPr>
        <w:pStyle w:val="Heading1"/>
      </w:pPr>
      <w:bookmarkStart w:id="249" w:name="_Toc168478736"/>
      <w:r w:rsidRPr="000C4696">
        <w:t>RSA CRYPTOSYSTEM</w:t>
      </w:r>
      <w:bookmarkEnd w:id="249"/>
    </w:p>
    <w:p w14:paraId="19274A9D" w14:textId="34C2952F" w:rsidR="00783A23" w:rsidRPr="000C4696" w:rsidRDefault="001777EE" w:rsidP="0091100B">
      <w:pPr>
        <w:pStyle w:val="Heading2"/>
        <w:rPr>
          <w:noProof w:val="0"/>
        </w:rPr>
      </w:pPr>
      <w:bookmarkStart w:id="250" w:name="_Toc168478737"/>
      <w:r w:rsidRPr="000C4696">
        <w:rPr>
          <w:noProof w:val="0"/>
        </w:rPr>
        <w:t>Hệ thống mã hóa RSA</w:t>
      </w:r>
      <w:bookmarkEnd w:id="250"/>
    </w:p>
    <w:p w14:paraId="18C25B8F" w14:textId="12DEDEE5" w:rsidR="003B43EE" w:rsidRPr="000C4696" w:rsidRDefault="000B235C" w:rsidP="004E4BD3">
      <w:pPr>
        <w:pStyle w:val="Nidungvnbn"/>
        <w:numPr>
          <w:ilvl w:val="0"/>
          <w:numId w:val="2"/>
        </w:numPr>
      </w:pPr>
      <w:r w:rsidRPr="000C4696">
        <w:t xml:space="preserve">RSA (Rivest–Shamir–Adleman) là một hệ thống mật mã khóa công khai, một trong những hệ thống lâu đời nhất được sử dụng rộng rãi để truyền dữ liệu an toàn. </w:t>
      </w:r>
      <w:sdt>
        <w:sdtPr>
          <w:id w:val="-1701396039"/>
          <w:citation/>
        </w:sdtPr>
        <w:sdtEndPr/>
        <w:sdtContent>
          <w:r w:rsidR="00A84DE7" w:rsidRPr="000C4696">
            <w:fldChar w:fldCharType="begin"/>
          </w:r>
          <w:r w:rsidR="00A84DE7" w:rsidRPr="000C4696">
            <w:instrText xml:space="preserve"> CITATION Wik24 \l 1033 </w:instrText>
          </w:r>
          <w:r w:rsidR="00A84DE7" w:rsidRPr="000C4696">
            <w:fldChar w:fldCharType="separate"/>
          </w:r>
          <w:r w:rsidR="001A46D1" w:rsidRPr="001A46D1">
            <w:rPr>
              <w:noProof/>
            </w:rPr>
            <w:t>[3]</w:t>
          </w:r>
          <w:r w:rsidR="00A84DE7" w:rsidRPr="000C4696">
            <w:fldChar w:fldCharType="end"/>
          </w:r>
        </w:sdtContent>
      </w:sdt>
    </w:p>
    <w:p w14:paraId="109A5D50" w14:textId="031093E1" w:rsidR="009277EB" w:rsidRPr="000C4696" w:rsidRDefault="002E6067" w:rsidP="004E4BD3">
      <w:pPr>
        <w:pStyle w:val="Nidungvnbn"/>
        <w:numPr>
          <w:ilvl w:val="0"/>
          <w:numId w:val="2"/>
        </w:numPr>
      </w:pPr>
      <w:r w:rsidRPr="000C4696">
        <w:t>Thuật toán RSA hoạt động bằng cách sử dụng hai loại khóa: khóa công khai và khóa bí mật. Khóa công khai được công bố rộng rãi và dùng để mã hóa thông tin, trong khi khóa bí mật được giữ bí mật và chỉ dùng để giải mã thông tin đã được mã hóa bằng khóa công khai tương ứng.</w:t>
      </w:r>
    </w:p>
    <w:p w14:paraId="2E33929E" w14:textId="0520790D" w:rsidR="00536D44" w:rsidRPr="000C4696" w:rsidRDefault="00536D44" w:rsidP="00536D44">
      <w:pPr>
        <w:pStyle w:val="Heading3"/>
      </w:pPr>
      <w:bookmarkStart w:id="251" w:name="_Toc168478738"/>
      <w:r w:rsidRPr="000C4696">
        <w:t>Các khái niệm toán học cơ bản</w:t>
      </w:r>
      <w:bookmarkEnd w:id="251"/>
    </w:p>
    <w:p w14:paraId="623C50E4" w14:textId="50759461" w:rsidR="00536D44" w:rsidRPr="000C4696" w:rsidRDefault="00536D44" w:rsidP="00B91079">
      <w:pPr>
        <w:pStyle w:val="Nidungvnbn"/>
        <w:numPr>
          <w:ilvl w:val="0"/>
          <w:numId w:val="2"/>
        </w:numPr>
      </w:pPr>
      <w:r w:rsidRPr="000C4696">
        <w:t>Số nguyên tố: Các số nguyên tố lớn là cơ bản trong RSA. Chúng được sử dụng để tạo ra các khóa.</w:t>
      </w:r>
    </w:p>
    <w:p w14:paraId="3EF81E09" w14:textId="77777777" w:rsidR="00536D44" w:rsidRPr="000C4696" w:rsidRDefault="00536D44" w:rsidP="00B91079">
      <w:pPr>
        <w:pStyle w:val="Nidungvnbn"/>
        <w:numPr>
          <w:ilvl w:val="0"/>
          <w:numId w:val="2"/>
        </w:numPr>
      </w:pPr>
      <w:r w:rsidRPr="000C4696">
        <w:t>Số học modulo: Liên quan đến các phép toán với số dư và là trung tâm của quá trình mã hóa và giải mã.</w:t>
      </w:r>
    </w:p>
    <w:p w14:paraId="4FA505A0" w14:textId="77777777" w:rsidR="00536D44" w:rsidRPr="000C4696" w:rsidRDefault="00536D44" w:rsidP="00B91079">
      <w:pPr>
        <w:pStyle w:val="Nidungvnbn"/>
        <w:numPr>
          <w:ilvl w:val="0"/>
          <w:numId w:val="2"/>
        </w:numPr>
      </w:pPr>
      <w:r w:rsidRPr="000C4696">
        <w:t>Thuật toán Euclid mở rộng: Được sử dụng để tìm ước chung lớn nhất (GCD) của hai số và cần thiết để tính toán nghịch đảo modulo.</w:t>
      </w:r>
    </w:p>
    <w:p w14:paraId="2E05C3C1" w14:textId="40E5D581" w:rsidR="00536D44" w:rsidRPr="000C4696" w:rsidRDefault="00536D44" w:rsidP="00B91079">
      <w:pPr>
        <w:pStyle w:val="Nidungvnbn"/>
        <w:numPr>
          <w:ilvl w:val="0"/>
          <w:numId w:val="2"/>
        </w:numPr>
      </w:pPr>
      <w:r w:rsidRPr="000C4696">
        <w:t>Phân tích số nguyên tố: Bảo mật của RSA dựa trên độ khó của việc phân tích tích của hai số nguyên tố lớn.</w:t>
      </w:r>
    </w:p>
    <w:p w14:paraId="56EDE142" w14:textId="06FDF005" w:rsidR="00E55BBA" w:rsidRPr="000C4696" w:rsidRDefault="00F73683" w:rsidP="00E55BBA">
      <w:pPr>
        <w:pStyle w:val="Heading3"/>
      </w:pPr>
      <w:bookmarkStart w:id="252" w:name="_Toc168478739"/>
      <w:r w:rsidRPr="000C4696">
        <w:t>Cơ bản về mã RSA</w:t>
      </w:r>
      <w:bookmarkEnd w:id="252"/>
    </w:p>
    <w:p w14:paraId="56EDA4CA" w14:textId="55938965" w:rsidR="008410E8" w:rsidRPr="000C4696" w:rsidRDefault="008410E8" w:rsidP="008410E8">
      <w:pPr>
        <w:pStyle w:val="Nidungvnbn"/>
      </w:pPr>
      <w:r w:rsidRPr="000C4696">
        <w:t xml:space="preserve">Giả sử </w:t>
      </w:r>
      <w:r w:rsidR="005E3FE1" w:rsidRPr="000C4696">
        <w:t>A</w:t>
      </w:r>
      <w:r w:rsidRPr="000C4696">
        <w:t xml:space="preserve"> và </w:t>
      </w:r>
      <w:r w:rsidR="005E3FE1" w:rsidRPr="000C4696">
        <w:t>B</w:t>
      </w:r>
      <w:r w:rsidRPr="000C4696">
        <w:t xml:space="preserve"> đang muốn trao đổi thông tin bí mật thông qua Internet. </w:t>
      </w:r>
      <w:r w:rsidR="005E3FE1" w:rsidRPr="000C4696">
        <w:t xml:space="preserve">Với thuật toán RSA, A </w:t>
      </w:r>
      <w:r w:rsidR="00DE57CD" w:rsidRPr="000C4696">
        <w:t>và B đều tạo ra</w:t>
      </w:r>
      <w:r w:rsidR="005E3FE1" w:rsidRPr="000C4696">
        <w:t xml:space="preserve"> cặp khóa gồm khóa công khai và khóa bí mật thông qua các trình tự sau:</w:t>
      </w:r>
    </w:p>
    <w:p w14:paraId="4126A8AA" w14:textId="7060465E" w:rsidR="00E55BBA" w:rsidRPr="000C4696" w:rsidRDefault="00FD2095" w:rsidP="00B91079">
      <w:pPr>
        <w:pStyle w:val="Nidungvnbn"/>
        <w:numPr>
          <w:ilvl w:val="0"/>
          <w:numId w:val="6"/>
        </w:numPr>
        <w:ind w:firstLine="242"/>
        <w:rPr>
          <w:i/>
        </w:rPr>
      </w:pPr>
      <w:r w:rsidRPr="000C4696">
        <w:t xml:space="preserve">Chọn 2 số nguyên tố </w:t>
      </w:r>
      <w:r w:rsidRPr="000C4696">
        <w:rPr>
          <w:i/>
        </w:rPr>
        <w:t>p</w:t>
      </w:r>
      <w:r w:rsidRPr="000C4696">
        <w:t xml:space="preserve"> và </w:t>
      </w:r>
      <w:r w:rsidRPr="000C4696">
        <w:rPr>
          <w:i/>
        </w:rPr>
        <w:t>q</w:t>
      </w:r>
      <w:r w:rsidRPr="000C4696">
        <w:t xml:space="preserve">, biết rằng </w:t>
      </w:r>
      <w:r w:rsidRPr="000C4696">
        <w:rPr>
          <w:i/>
        </w:rPr>
        <w:t>p, q</w:t>
      </w:r>
      <w:r w:rsidRPr="000C4696">
        <w:t xml:space="preserve"> rất lớn và </w:t>
      </w:r>
      <m:oMath>
        <m:r>
          <w:rPr>
            <w:rFonts w:ascii="Cambria Math" w:hAnsi="Cambria Math"/>
          </w:rPr>
          <m:t>p≠q</m:t>
        </m:r>
      </m:oMath>
    </w:p>
    <w:p w14:paraId="3878840D" w14:textId="39351CF1" w:rsidR="00FD2095" w:rsidRPr="000C4696" w:rsidRDefault="00FD2095" w:rsidP="00B91079">
      <w:pPr>
        <w:pStyle w:val="Nidungvnbn"/>
        <w:numPr>
          <w:ilvl w:val="0"/>
          <w:numId w:val="6"/>
        </w:numPr>
        <w:ind w:firstLine="242"/>
        <w:rPr>
          <w:i/>
        </w:rPr>
      </w:pPr>
      <w:r w:rsidRPr="000C4696">
        <w:t xml:space="preserve">Tính </w:t>
      </w:r>
      <m:oMath>
        <m:r>
          <w:rPr>
            <w:rFonts w:ascii="Cambria Math" w:hAnsi="Cambria Math"/>
          </w:rPr>
          <m:t>n=p</m:t>
        </m:r>
        <m:r>
          <m:rPr>
            <m:sty m:val="p"/>
          </m:rPr>
          <w:rPr>
            <w:rFonts w:ascii="Cambria Math" w:hAnsi="Cambria Math"/>
          </w:rPr>
          <m:t>×</m:t>
        </m:r>
        <m:r>
          <w:rPr>
            <w:rFonts w:ascii="Cambria Math" w:hAnsi="Cambria Math"/>
          </w:rPr>
          <m:t>q</m:t>
        </m:r>
      </m:oMath>
    </w:p>
    <w:p w14:paraId="6A495AB0" w14:textId="78E5DFE3" w:rsidR="008410E8" w:rsidRPr="000C4696" w:rsidRDefault="008410E8" w:rsidP="00B91079">
      <w:pPr>
        <w:pStyle w:val="Nidungvnbn"/>
        <w:numPr>
          <w:ilvl w:val="0"/>
          <w:numId w:val="6"/>
        </w:numPr>
        <w:ind w:firstLine="242"/>
        <w:rPr>
          <w:i/>
        </w:rPr>
      </w:pPr>
      <w:r w:rsidRPr="000C4696">
        <w:t>Tính</w:t>
      </w:r>
      <w:r w:rsidR="005E3FE1" w:rsidRPr="000C4696">
        <w:t xml:space="preserve"> giá trị của</w:t>
      </w:r>
      <w:r w:rsidRPr="000C4696">
        <w:t xml:space="preserve"> hàm số Euler: </w:t>
      </w:r>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p-1</m:t>
            </m:r>
          </m:e>
        </m:d>
        <m:r>
          <m:rPr>
            <m:sty m:val="p"/>
          </m:rPr>
          <w:rPr>
            <w:rFonts w:ascii="Cambria Math" w:hAnsi="Cambria Math"/>
          </w:rPr>
          <m:t>×</m:t>
        </m:r>
        <m:d>
          <m:dPr>
            <m:ctrlPr>
              <w:rPr>
                <w:rFonts w:ascii="Cambria Math" w:eastAsiaTheme="minorEastAsia" w:hAnsi="Cambria Math"/>
                <w:i/>
              </w:rPr>
            </m:ctrlPr>
          </m:dPr>
          <m:e>
            <m:r>
              <w:rPr>
                <w:rFonts w:ascii="Cambria Math" w:eastAsiaTheme="minorEastAsia" w:hAnsi="Cambria Math"/>
              </w:rPr>
              <m:t>q-1</m:t>
            </m:r>
          </m:e>
        </m:d>
      </m:oMath>
    </w:p>
    <w:p w14:paraId="39009056" w14:textId="4363C699" w:rsidR="00FD2095" w:rsidRPr="000C4696" w:rsidRDefault="00FD2095" w:rsidP="00B91079">
      <w:pPr>
        <w:pStyle w:val="Nidungvnbn"/>
        <w:numPr>
          <w:ilvl w:val="0"/>
          <w:numId w:val="6"/>
        </w:numPr>
        <w:ind w:firstLine="242"/>
        <w:rPr>
          <w:i/>
        </w:rPr>
      </w:pPr>
      <w:r w:rsidRPr="000C4696">
        <w:t xml:space="preserve">Chọn </w:t>
      </w:r>
      <m:oMath>
        <m:r>
          <w:rPr>
            <w:rFonts w:ascii="Cambria Math" w:hAnsi="Cambria Math"/>
          </w:rPr>
          <m:t>e</m:t>
        </m:r>
        <m:r>
          <m:rPr>
            <m:scr m:val="double-struck"/>
          </m:rPr>
          <w:rPr>
            <w:rFonts w:ascii="Cambria Math" w:hAnsi="Cambria Math"/>
          </w:rPr>
          <m:t>∈N</m:t>
        </m:r>
      </m:oMath>
      <w:r w:rsidRPr="000C4696">
        <w:rPr>
          <w:rFonts w:eastAsiaTheme="minorEastAsia"/>
        </w:rPr>
        <w:t xml:space="preserve"> sao cho</w:t>
      </w:r>
      <w:r w:rsidR="005E3FE1" w:rsidRPr="000C4696">
        <w:rPr>
          <w:rFonts w:eastAsiaTheme="minorEastAsia"/>
        </w:rPr>
        <w:t xml:space="preserve"> </w:t>
      </w:r>
      <m:oMath>
        <m:r>
          <w:rPr>
            <w:rFonts w:ascii="Cambria Math" w:eastAsiaTheme="minorEastAsia" w:hAnsi="Cambria Math"/>
          </w:rPr>
          <m:t>1&lt;e&lt;</m:t>
        </m:r>
        <m:r>
          <m:rPr>
            <m:sty m:val="p"/>
          </m:rPr>
          <w:rPr>
            <w:rFonts w:ascii="Cambria Math" w:hAnsi="Cambria Math"/>
          </w:rPr>
          <m:t>Φ</m:t>
        </m:r>
        <m:d>
          <m:dPr>
            <m:ctrlPr>
              <w:rPr>
                <w:rFonts w:ascii="Cambria Math" w:hAnsi="Cambria Math"/>
                <w:i/>
              </w:rPr>
            </m:ctrlPr>
          </m:dPr>
          <m:e>
            <m:r>
              <w:rPr>
                <w:rFonts w:ascii="Cambria Math" w:hAnsi="Cambria Math"/>
              </w:rPr>
              <m:t>n</m:t>
            </m:r>
          </m:e>
        </m:d>
      </m:oMath>
      <w:r w:rsidR="005E3FE1" w:rsidRPr="000C4696">
        <w:rPr>
          <w:rFonts w:eastAsiaTheme="minorEastAsia"/>
        </w:rPr>
        <w:t xml:space="preserve"> và</w:t>
      </w:r>
      <w:r w:rsidRPr="000C4696">
        <w:rPr>
          <w:rFonts w:eastAsiaTheme="minorEastAsia"/>
        </w:rPr>
        <w:t xml:space="preserve"> </w:t>
      </w:r>
      <w:r w:rsidR="007E47F6" w:rsidRPr="000C4696">
        <w:rPr>
          <w:rFonts w:eastAsiaTheme="minorEastAsia"/>
        </w:rPr>
        <w:t xml:space="preserve">ƯCLN </w:t>
      </w:r>
      <m:oMath>
        <m:d>
          <m:dPr>
            <m:ctrlPr>
              <w:rPr>
                <w:rFonts w:ascii="Cambria Math" w:eastAsiaTheme="minorEastAsia"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eastAsiaTheme="minorEastAsia" w:hAnsi="Cambria Math"/>
              </w:rPr>
              <m:t>, e</m:t>
            </m:r>
          </m:e>
        </m:d>
        <m:r>
          <w:rPr>
            <w:rFonts w:ascii="Cambria Math" w:eastAsiaTheme="minorEastAsia" w:hAnsi="Cambria Math"/>
          </w:rPr>
          <m:t>=1</m:t>
        </m:r>
      </m:oMath>
    </w:p>
    <w:p w14:paraId="56910E46" w14:textId="666BE5A2" w:rsidR="007E47F6" w:rsidRPr="000C4696" w:rsidRDefault="007E47F6" w:rsidP="00B91079">
      <w:pPr>
        <w:pStyle w:val="Nidungvnbn"/>
        <w:numPr>
          <w:ilvl w:val="0"/>
          <w:numId w:val="6"/>
        </w:numPr>
        <w:ind w:firstLine="242"/>
        <w:rPr>
          <w:i/>
        </w:rPr>
      </w:pPr>
      <w:r w:rsidRPr="000C4696">
        <w:lastRenderedPageBreak/>
        <w:t xml:space="preserve">Tính </w:t>
      </w:r>
      <w:r w:rsidRPr="000C4696">
        <w:rPr>
          <w:i/>
        </w:rPr>
        <w:t>d</w:t>
      </w:r>
      <w:r w:rsidRPr="000C4696">
        <w:t xml:space="preserve"> với </w:t>
      </w:r>
      <m:oMath>
        <m:r>
          <w:rPr>
            <w:rFonts w:ascii="Cambria Math" w:hAnsi="Cambria Math"/>
          </w:rPr>
          <m:t>e</m:t>
        </m:r>
        <m:r>
          <m:rPr>
            <m:sty m:val="p"/>
          </m:rPr>
          <w:rPr>
            <w:rFonts w:ascii="Cambria Math" w:hAnsi="Cambria Math"/>
          </w:rPr>
          <m:t>×</m:t>
        </m:r>
        <m:r>
          <w:rPr>
            <w:rFonts w:ascii="Cambria Math" w:hAnsi="Cambria Math"/>
          </w:rPr>
          <m:t>d=1</m:t>
        </m:r>
        <m:d>
          <m:dPr>
            <m:ctrlPr>
              <w:rPr>
                <w:rFonts w:ascii="Cambria Math" w:hAnsi="Cambria Math"/>
                <w:i/>
              </w:rPr>
            </m:ctrlPr>
          </m:dPr>
          <m:e>
            <m:r>
              <m:rPr>
                <m:sty m:val="p"/>
              </m:rPr>
              <w:rPr>
                <w:rFonts w:ascii="Cambria Math" w:hAnsi="Cambria Math"/>
              </w:rPr>
              <m:t>mod</m:t>
            </m:r>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n</m:t>
                </m:r>
              </m:e>
            </m:d>
          </m:e>
        </m:d>
      </m:oMath>
      <w:r w:rsidR="00C83FF1" w:rsidRPr="000C4696">
        <w:rPr>
          <w:rFonts w:eastAsiaTheme="minorEastAsia"/>
        </w:rPr>
        <w:t xml:space="preserve"> </w:t>
      </w:r>
      <w:r w:rsidRPr="000C4696">
        <w:rPr>
          <w:rFonts w:eastAsiaTheme="minorEastAsia"/>
        </w:rPr>
        <w:t xml:space="preserve"> </w:t>
      </w:r>
    </w:p>
    <w:p w14:paraId="07E997AE" w14:textId="6125286A" w:rsidR="007E47F6" w:rsidRPr="000C4696" w:rsidRDefault="006F4B79" w:rsidP="007E47F6">
      <w:pPr>
        <w:pStyle w:val="Nidungvnbn"/>
      </w:pPr>
      <w:r w:rsidRPr="000C4696">
        <w:t xml:space="preserve">Trong đó: </w:t>
      </w:r>
      <m:oMath>
        <m:d>
          <m:dPr>
            <m:ctrlPr>
              <w:rPr>
                <w:rFonts w:ascii="Cambria Math" w:hAnsi="Cambria Math"/>
                <w:i/>
              </w:rPr>
            </m:ctrlPr>
          </m:dPr>
          <m:e>
            <m:r>
              <w:rPr>
                <w:rFonts w:ascii="Cambria Math" w:hAnsi="Cambria Math"/>
              </w:rPr>
              <m:t>n,e</m:t>
            </m:r>
          </m:e>
        </m:d>
      </m:oMath>
      <w:r w:rsidRPr="000C4696">
        <w:t xml:space="preserve"> là khóa công khai </w:t>
      </w:r>
      <w:r w:rsidR="008E5FAB" w:rsidRPr="000C4696">
        <w:t>và</w:t>
      </w:r>
      <w:r w:rsidRPr="000C4696">
        <w:t xml:space="preserve"> </w:t>
      </w:r>
      <m:oMath>
        <m:r>
          <w:rPr>
            <w:rFonts w:ascii="Cambria Math" w:hAnsi="Cambria Math"/>
          </w:rPr>
          <m:t>d</m:t>
        </m:r>
      </m:oMath>
      <w:r w:rsidRPr="000C4696">
        <w:t xml:space="preserve"> là khóa bí mật</w:t>
      </w:r>
    </w:p>
    <w:p w14:paraId="18173D60" w14:textId="75686EF3" w:rsidR="003A7D03" w:rsidRPr="000C4696" w:rsidRDefault="008E5FAB" w:rsidP="007E47F6">
      <w:pPr>
        <w:pStyle w:val="Nidungvnbn"/>
      </w:pPr>
      <w:r w:rsidRPr="000C4696">
        <w:rPr>
          <w:b/>
        </w:rPr>
        <w:t xml:space="preserve">A gửi thông tin </w:t>
      </w:r>
      <w:r w:rsidRPr="000C4696">
        <w:rPr>
          <w:b/>
          <w:i/>
        </w:rPr>
        <w:t xml:space="preserve">x </w:t>
      </w:r>
      <w:r w:rsidRPr="000C4696">
        <w:rPr>
          <w:b/>
        </w:rPr>
        <w:t>cho B</w:t>
      </w:r>
      <w:r w:rsidRPr="000C4696">
        <w:t xml:space="preserve">, trước khi gửi, thông tin </w:t>
      </w:r>
      <w:r w:rsidRPr="000C4696">
        <w:rPr>
          <w:i/>
        </w:rPr>
        <w:t xml:space="preserve">x </w:t>
      </w:r>
      <w:r w:rsidRPr="000C4696">
        <w:t xml:space="preserve">sẽ được </w:t>
      </w:r>
      <w:r w:rsidRPr="000C4696">
        <w:rPr>
          <w:b/>
        </w:rPr>
        <w:t>biến đổi thành</w:t>
      </w:r>
      <w:r w:rsidRPr="000C4696">
        <w:rPr>
          <w:b/>
          <w:i/>
        </w:rPr>
        <w:t xml:space="preserve"> y</w:t>
      </w:r>
      <w:r w:rsidRPr="000C4696">
        <w:t xml:space="preserve"> thông qua thuật toán RSA</w:t>
      </w:r>
      <w:r w:rsidR="007B1741" w:rsidRPr="000C4696">
        <w:t xml:space="preserve"> </w:t>
      </w:r>
      <w:r w:rsidR="007B1741" w:rsidRPr="000C4696">
        <w:rPr>
          <w:b/>
        </w:rPr>
        <w:t>bằng khóa công khai của B</w:t>
      </w:r>
      <w:r w:rsidRPr="000C4696">
        <w:t>:</w:t>
      </w:r>
    </w:p>
    <w:p w14:paraId="17B8F1E6" w14:textId="1116F4A0" w:rsidR="003A7D03" w:rsidRPr="000C4696" w:rsidRDefault="003A7D03" w:rsidP="00B91079">
      <w:pPr>
        <w:pStyle w:val="Nidungvnbn"/>
        <w:numPr>
          <w:ilvl w:val="0"/>
          <w:numId w:val="2"/>
        </w:numPr>
        <w:rPr>
          <w:i/>
        </w:rPr>
      </w:pPr>
      <w:r w:rsidRPr="000C4696">
        <w:t>Mã</w:t>
      </w:r>
      <w:r w:rsidR="004F030E" w:rsidRPr="000C4696">
        <w:t xml:space="preserve"> hóa</w:t>
      </w:r>
      <w:r w:rsidRPr="000C4696">
        <w:t xml:space="preserve">: </w:t>
      </w:r>
      <m:oMath>
        <m:sSup>
          <m:sSupPr>
            <m:ctrlPr>
              <w:rPr>
                <w:rFonts w:ascii="Cambria Math" w:hAnsi="Cambria Math"/>
                <w:i/>
              </w:rPr>
            </m:ctrlPr>
          </m:sSupPr>
          <m:e>
            <m:r>
              <w:rPr>
                <w:rFonts w:ascii="Cambria Math" w:hAnsi="Cambria Math"/>
              </w:rPr>
              <m:t>x</m:t>
            </m:r>
          </m:e>
          <m:sup>
            <m:r>
              <w:rPr>
                <w:rFonts w:ascii="Cambria Math" w:hAnsi="Cambria Math"/>
              </w:rPr>
              <m:t>e</m:t>
            </m:r>
          </m:sup>
        </m:sSup>
        <m:d>
          <m:dPr>
            <m:ctrlPr>
              <w:rPr>
                <w:rFonts w:ascii="Cambria Math" w:hAnsi="Cambria Math"/>
                <w:i/>
              </w:rPr>
            </m:ctrlPr>
          </m:dPr>
          <m:e>
            <m:r>
              <m:rPr>
                <m:sty m:val="p"/>
              </m:rPr>
              <w:rPr>
                <w:rFonts w:ascii="Cambria Math" w:hAnsi="Cambria Math"/>
              </w:rPr>
              <m:t>mod</m:t>
            </m:r>
            <m:r>
              <w:rPr>
                <w:rFonts w:ascii="Cambria Math" w:hAnsi="Cambria Math"/>
              </w:rPr>
              <m:t xml:space="preserve"> </m:t>
            </m:r>
            <m:r>
              <m:rPr>
                <m:sty m:val="p"/>
              </m:rPr>
              <w:rPr>
                <w:rFonts w:ascii="Cambria Math" w:hAnsi="Cambria Math"/>
              </w:rPr>
              <m:t>n</m:t>
            </m:r>
          </m:e>
        </m:d>
        <m:r>
          <m:rPr>
            <m:sty m:val="p"/>
          </m:rPr>
          <w:rPr>
            <w:rFonts w:ascii="Cambria Math" w:eastAsiaTheme="minorEastAsia" w:hAnsi="Cambria Math"/>
          </w:rPr>
          <m:t xml:space="preserve"> </m:t>
        </m:r>
        <m:r>
          <w:rPr>
            <w:rFonts w:ascii="Cambria Math" w:hAnsi="Cambria Math"/>
          </w:rPr>
          <m:t>=y</m:t>
        </m:r>
      </m:oMath>
    </w:p>
    <w:p w14:paraId="395A7945" w14:textId="679CD964" w:rsidR="008E5FAB" w:rsidRPr="000C4696" w:rsidRDefault="008E5FAB" w:rsidP="008E5FAB">
      <w:pPr>
        <w:pStyle w:val="Nidungvnbn"/>
        <w:rPr>
          <w:i/>
        </w:rPr>
      </w:pPr>
      <w:r w:rsidRPr="000C4696">
        <w:t xml:space="preserve">B </w:t>
      </w:r>
      <w:r w:rsidR="007B1741" w:rsidRPr="000C4696">
        <w:t>nhận</w:t>
      </w:r>
      <w:r w:rsidRPr="000C4696">
        <w:t xml:space="preserve"> được thông tin </w:t>
      </w:r>
      <w:r w:rsidRPr="000C4696">
        <w:rPr>
          <w:i/>
        </w:rPr>
        <w:t xml:space="preserve">y </w:t>
      </w:r>
      <w:r w:rsidRPr="000C4696">
        <w:t xml:space="preserve">từ A, sử dụng khóa bí mật của mình để tìm ra thông tin gốc là </w:t>
      </w:r>
      <w:r w:rsidRPr="000C4696">
        <w:rPr>
          <w:i/>
        </w:rPr>
        <w:t>x:</w:t>
      </w:r>
    </w:p>
    <w:p w14:paraId="418A8267" w14:textId="100AE4E3" w:rsidR="003D76E5" w:rsidRPr="000C4696" w:rsidRDefault="003A7D03" w:rsidP="00B91079">
      <w:pPr>
        <w:pStyle w:val="Nidungvnbn"/>
        <w:numPr>
          <w:ilvl w:val="0"/>
          <w:numId w:val="2"/>
        </w:numPr>
        <w:rPr>
          <w:i/>
        </w:rPr>
      </w:pPr>
      <w:r w:rsidRPr="000C4696">
        <w:t xml:space="preserve">Giải mã: </w:t>
      </w:r>
      <m:oMath>
        <m:sSup>
          <m:sSupPr>
            <m:ctrlPr>
              <w:rPr>
                <w:rFonts w:ascii="Cambria Math" w:hAnsi="Cambria Math"/>
                <w:i/>
              </w:rPr>
            </m:ctrlPr>
          </m:sSupPr>
          <m:e>
            <m:r>
              <w:rPr>
                <w:rFonts w:ascii="Cambria Math" w:hAnsi="Cambria Math"/>
              </w:rPr>
              <m:t>y</m:t>
            </m:r>
          </m:e>
          <m:sup>
            <m:r>
              <w:rPr>
                <w:rFonts w:ascii="Cambria Math" w:hAnsi="Cambria Math"/>
              </w:rPr>
              <m:t>d</m:t>
            </m:r>
          </m:sup>
        </m:sSup>
        <m:d>
          <m:dPr>
            <m:ctrlPr>
              <w:rPr>
                <w:rFonts w:ascii="Cambria Math" w:hAnsi="Cambria Math"/>
                <w:i/>
              </w:rPr>
            </m:ctrlPr>
          </m:dPr>
          <m:e>
            <m:r>
              <m:rPr>
                <m:sty m:val="p"/>
              </m:rPr>
              <w:rPr>
                <w:rFonts w:ascii="Cambria Math" w:hAnsi="Cambria Math"/>
              </w:rPr>
              <m:t>mod</m:t>
            </m:r>
            <m:r>
              <w:rPr>
                <w:rFonts w:ascii="Cambria Math" w:hAnsi="Cambria Math"/>
              </w:rPr>
              <m:t xml:space="preserve"> </m:t>
            </m:r>
            <m:r>
              <m:rPr>
                <m:sty m:val="p"/>
              </m:rPr>
              <w:rPr>
                <w:rFonts w:ascii="Cambria Math" w:hAnsi="Cambria Math"/>
              </w:rPr>
              <m:t>n</m:t>
            </m:r>
          </m:e>
        </m:d>
        <m:r>
          <m:rPr>
            <m:sty m:val="p"/>
          </m:rPr>
          <w:rPr>
            <w:rFonts w:ascii="Cambria Math" w:eastAsiaTheme="minorEastAsia" w:hAnsi="Cambria Math"/>
          </w:rPr>
          <m:t xml:space="preserve"> </m:t>
        </m:r>
        <m:r>
          <w:rPr>
            <w:rFonts w:ascii="Cambria Math" w:hAnsi="Cambria Math"/>
          </w:rPr>
          <m:t>=x</m:t>
        </m:r>
      </m:oMath>
    </w:p>
    <w:p w14:paraId="287CD520" w14:textId="61D86AE7" w:rsidR="00DE57CD" w:rsidRPr="000C4696" w:rsidRDefault="00DE57CD" w:rsidP="00DE57CD">
      <w:pPr>
        <w:pStyle w:val="Heading3"/>
      </w:pPr>
      <w:bookmarkStart w:id="253" w:name="_Toc168478740"/>
      <w:r w:rsidRPr="000C4696">
        <w:t>Vận hành RSA</w:t>
      </w:r>
      <w:bookmarkEnd w:id="253"/>
    </w:p>
    <w:p w14:paraId="5808FF1F" w14:textId="27AD8FFD" w:rsidR="00DE57CD" w:rsidRPr="000C4696" w:rsidRDefault="00DE57CD" w:rsidP="00DE57CD">
      <w:pPr>
        <w:pStyle w:val="Nidungvnbn"/>
      </w:pPr>
      <w:r w:rsidRPr="000C4696">
        <w:t xml:space="preserve">Giả sử A và B đang muốn trao đổi thông tin bí mật thông qua Internet. </w:t>
      </w:r>
    </w:p>
    <w:p w14:paraId="24EB51A5" w14:textId="77A858B6" w:rsidR="002155B5" w:rsidRPr="000C4696" w:rsidRDefault="007B1741" w:rsidP="002155B5">
      <w:pPr>
        <w:pStyle w:val="Nidungvnbn"/>
      </w:pPr>
      <w:r w:rsidRPr="000C4696">
        <w:t xml:space="preserve">A </w:t>
      </w:r>
      <w:r w:rsidR="002155B5" w:rsidRPr="000C4696">
        <w:t xml:space="preserve">chọn: </w:t>
      </w:r>
    </w:p>
    <w:p w14:paraId="1F41035A" w14:textId="1A245FE7" w:rsidR="002155B5" w:rsidRPr="000C4696" w:rsidRDefault="002155B5" w:rsidP="00B91079">
      <w:pPr>
        <w:pStyle w:val="Nidungvnbn"/>
        <w:numPr>
          <w:ilvl w:val="0"/>
          <w:numId w:val="7"/>
        </w:numPr>
        <w:rPr>
          <w:i/>
        </w:rPr>
      </w:pPr>
      <w:r w:rsidRPr="000C4696">
        <w:t xml:space="preserve">Chọn </w:t>
      </w:r>
      <m:oMath>
        <m:r>
          <w:rPr>
            <w:rFonts w:ascii="Cambria Math" w:hAnsi="Cambria Math"/>
          </w:rPr>
          <m:t>p=7</m:t>
        </m:r>
      </m:oMath>
      <w:r w:rsidRPr="000C4696">
        <w:rPr>
          <w:rFonts w:eastAsiaTheme="minorEastAsia"/>
        </w:rPr>
        <w:t xml:space="preserve">, </w:t>
      </w:r>
      <m:oMath>
        <m:r>
          <w:rPr>
            <w:rFonts w:ascii="Cambria Math" w:hAnsi="Cambria Math"/>
          </w:rPr>
          <m:t>q=13</m:t>
        </m:r>
      </m:oMath>
    </w:p>
    <w:p w14:paraId="3E390298" w14:textId="08126F8D" w:rsidR="00701727" w:rsidRPr="000C4696" w:rsidRDefault="002155B5" w:rsidP="00B91079">
      <w:pPr>
        <w:pStyle w:val="Nidungvnbn"/>
        <w:numPr>
          <w:ilvl w:val="0"/>
          <w:numId w:val="7"/>
        </w:numPr>
        <w:rPr>
          <w:i/>
        </w:rPr>
      </w:pPr>
      <w:r w:rsidRPr="000C4696">
        <w:rPr>
          <w:rFonts w:eastAsiaTheme="minorEastAsia"/>
        </w:rPr>
        <w:t xml:space="preserve"> </w:t>
      </w:r>
      <m:oMath>
        <m:r>
          <w:rPr>
            <w:rFonts w:ascii="Cambria Math" w:eastAsiaTheme="minorEastAsia" w:hAnsi="Cambria Math"/>
          </w:rPr>
          <m:t>n=</m:t>
        </m:r>
        <m:r>
          <w:rPr>
            <w:rFonts w:ascii="Cambria Math" w:hAnsi="Cambria Math"/>
          </w:rPr>
          <m:t>p</m:t>
        </m:r>
        <m:r>
          <m:rPr>
            <m:sty m:val="p"/>
          </m:rPr>
          <w:rPr>
            <w:rFonts w:ascii="Cambria Math" w:hAnsi="Cambria Math"/>
          </w:rPr>
          <m:t>×q</m:t>
        </m:r>
        <m:r>
          <w:rPr>
            <w:rFonts w:ascii="Cambria Math" w:hAnsi="Cambria Math"/>
          </w:rPr>
          <m:t>=7</m:t>
        </m:r>
        <m:r>
          <m:rPr>
            <m:sty m:val="p"/>
          </m:rPr>
          <w:rPr>
            <w:rFonts w:ascii="Cambria Math" w:hAnsi="Cambria Math"/>
          </w:rPr>
          <m:t>×13=91</m:t>
        </m:r>
      </m:oMath>
    </w:p>
    <w:p w14:paraId="3652FA68" w14:textId="3650A914" w:rsidR="00701727" w:rsidRPr="000C4696" w:rsidRDefault="002155B5" w:rsidP="00B91079">
      <w:pPr>
        <w:pStyle w:val="Nidungvnbn"/>
        <w:numPr>
          <w:ilvl w:val="0"/>
          <w:numId w:val="7"/>
        </w:numPr>
        <w:rPr>
          <w:i/>
        </w:rPr>
      </w:pPr>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p-1</m:t>
            </m:r>
          </m:e>
        </m:d>
        <m:r>
          <m:rPr>
            <m:sty m:val="p"/>
          </m:rPr>
          <w:rPr>
            <w:rFonts w:ascii="Cambria Math" w:hAnsi="Cambria Math"/>
          </w:rPr>
          <m:t>×</m:t>
        </m:r>
        <m:d>
          <m:dPr>
            <m:ctrlPr>
              <w:rPr>
                <w:rFonts w:ascii="Cambria Math" w:eastAsiaTheme="minorEastAsia" w:hAnsi="Cambria Math"/>
                <w:i/>
              </w:rPr>
            </m:ctrlPr>
          </m:dPr>
          <m:e>
            <m:r>
              <w:rPr>
                <w:rFonts w:ascii="Cambria Math" w:eastAsiaTheme="minorEastAsia" w:hAnsi="Cambria Math"/>
              </w:rPr>
              <m:t>q-1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7-1</m:t>
            </m:r>
          </m:e>
        </m:d>
        <m:r>
          <m:rPr>
            <m:sty m:val="p"/>
          </m:rPr>
          <w:rPr>
            <w:rFonts w:ascii="Cambria Math" w:hAnsi="Cambria Math"/>
          </w:rPr>
          <m:t>×</m:t>
        </m:r>
        <m:d>
          <m:dPr>
            <m:ctrlPr>
              <w:rPr>
                <w:rFonts w:ascii="Cambria Math" w:eastAsiaTheme="minorEastAsia" w:hAnsi="Cambria Math"/>
                <w:i/>
              </w:rPr>
            </m:ctrlPr>
          </m:dPr>
          <m:e>
            <m:r>
              <w:rPr>
                <w:rFonts w:ascii="Cambria Math" w:eastAsiaTheme="minorEastAsia" w:hAnsi="Cambria Math"/>
              </w:rPr>
              <m:t>13-1</m:t>
            </m:r>
          </m:e>
        </m:d>
        <m:r>
          <w:rPr>
            <w:rFonts w:ascii="Cambria Math" w:eastAsiaTheme="minorEastAsia" w:hAnsi="Cambria Math"/>
          </w:rPr>
          <m:t>=72</m:t>
        </m:r>
      </m:oMath>
    </w:p>
    <w:p w14:paraId="421C47AA" w14:textId="0FB4796F" w:rsidR="00667402" w:rsidRPr="000C4696" w:rsidRDefault="00667402" w:rsidP="00B91079">
      <w:pPr>
        <w:pStyle w:val="Nidungvnbn"/>
        <w:numPr>
          <w:ilvl w:val="0"/>
          <w:numId w:val="7"/>
        </w:numPr>
        <w:rPr>
          <w:i/>
        </w:rPr>
      </w:pPr>
      <w:r w:rsidRPr="000C4696">
        <w:t xml:space="preserve">Chọn </w:t>
      </w:r>
      <m:oMath>
        <m:r>
          <m:rPr>
            <m:sty m:val="p"/>
          </m:rPr>
          <w:rPr>
            <w:rFonts w:ascii="Cambria Math" w:hAnsi="Cambria Math"/>
          </w:rPr>
          <m:t>e=7</m:t>
        </m:r>
      </m:oMath>
    </w:p>
    <w:p w14:paraId="45E709ED" w14:textId="77A0CB71" w:rsidR="002155B5" w:rsidRPr="000C4696" w:rsidRDefault="00C83FF1" w:rsidP="00B91079">
      <w:pPr>
        <w:pStyle w:val="Nidungvnbn"/>
        <w:numPr>
          <w:ilvl w:val="0"/>
          <w:numId w:val="7"/>
        </w:numPr>
      </w:pPr>
      <m:oMath>
        <m:r>
          <w:rPr>
            <w:rFonts w:ascii="Cambria Math" w:hAnsi="Cambria Math"/>
          </w:rPr>
          <m:t>e</m:t>
        </m:r>
        <m:r>
          <m:rPr>
            <m:sty m:val="p"/>
          </m:rPr>
          <w:rPr>
            <w:rFonts w:ascii="Cambria Math" w:hAnsi="Cambria Math"/>
          </w:rPr>
          <m:t>×</m:t>
        </m:r>
        <m:r>
          <w:rPr>
            <w:rFonts w:ascii="Cambria Math" w:hAnsi="Cambria Math"/>
          </w:rPr>
          <m:t>d=1</m:t>
        </m:r>
        <m:d>
          <m:dPr>
            <m:ctrlPr>
              <w:rPr>
                <w:rFonts w:ascii="Cambria Math" w:hAnsi="Cambria Math"/>
                <w:i/>
              </w:rPr>
            </m:ctrlPr>
          </m:dPr>
          <m:e>
            <m:r>
              <m:rPr>
                <m:sty m:val="p"/>
              </m:rPr>
              <w:rPr>
                <w:rFonts w:ascii="Cambria Math" w:hAnsi="Cambria Math"/>
              </w:rPr>
              <m:t>mod</m:t>
            </m:r>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n</m:t>
                </m:r>
              </m:e>
            </m:d>
          </m:e>
        </m:d>
      </m:oMath>
      <w:r w:rsidRPr="000C4696">
        <w:rPr>
          <w:rFonts w:eastAsiaTheme="minorEastAsia"/>
        </w:rPr>
        <w:t xml:space="preserve"> </w:t>
      </w:r>
      <m:oMath>
        <m:r>
          <w:rPr>
            <w:rFonts w:ascii="Cambria Math" w:hAnsi="Cambria Math"/>
          </w:rPr>
          <m:t>⇒</m:t>
        </m:r>
      </m:oMath>
      <w:r w:rsidRPr="000C4696">
        <w:rPr>
          <w:rFonts w:eastAsiaTheme="minorEastAsia"/>
        </w:rPr>
        <w:t xml:space="preserve"> </w:t>
      </w:r>
      <w:r w:rsidRPr="000C4696">
        <w:rPr>
          <w:i/>
        </w:rPr>
        <w:t xml:space="preserve">d </w:t>
      </w:r>
      <w:r w:rsidRPr="000C4696">
        <w:t xml:space="preserve">= </w:t>
      </w:r>
      <w:r w:rsidR="001A3862" w:rsidRPr="000C4696">
        <w:t xml:space="preserve">31 (mod 72) </w:t>
      </w:r>
      <w:r w:rsidR="001A3862" w:rsidRPr="000C4696">
        <w:rPr>
          <w:i/>
        </w:rPr>
        <w:t xml:space="preserve">(Cách tính tương tự như ở </w:t>
      </w:r>
      <w:r w:rsidR="001A3862" w:rsidRPr="000C4696">
        <w:rPr>
          <w:i/>
        </w:rPr>
        <w:fldChar w:fldCharType="begin"/>
      </w:r>
      <w:r w:rsidR="001A3862" w:rsidRPr="000C4696">
        <w:rPr>
          <w:i/>
        </w:rPr>
        <w:instrText xml:space="preserve"> REF _Ref168195620 \r \h  \* MERGEFORMAT </w:instrText>
      </w:r>
      <w:r w:rsidR="001A3862" w:rsidRPr="000C4696">
        <w:rPr>
          <w:i/>
        </w:rPr>
      </w:r>
      <w:r w:rsidR="001A3862" w:rsidRPr="000C4696">
        <w:rPr>
          <w:i/>
        </w:rPr>
        <w:fldChar w:fldCharType="separate"/>
      </w:r>
      <w:r w:rsidR="001A3862" w:rsidRPr="000C4696">
        <w:rPr>
          <w:i/>
        </w:rPr>
        <w:t xml:space="preserve">CHƯƠNG 8. </w:t>
      </w:r>
      <w:r w:rsidR="001A3862" w:rsidRPr="000C4696">
        <w:rPr>
          <w:i/>
        </w:rPr>
        <w:fldChar w:fldCharType="end"/>
      </w:r>
      <w:r w:rsidR="001A3862" w:rsidRPr="000C4696">
        <w:rPr>
          <w:i/>
        </w:rPr>
        <w:t>)</w:t>
      </w:r>
    </w:p>
    <w:p w14:paraId="36B922FD" w14:textId="51D3C8AB" w:rsidR="00070C41" w:rsidRPr="000C4696" w:rsidRDefault="00070C41" w:rsidP="00536D44">
      <w:pPr>
        <w:pStyle w:val="Nidungvnbn"/>
        <w:rPr>
          <w:highlight w:val="yellow"/>
        </w:rPr>
      </w:pPr>
      <w:r w:rsidRPr="000C4696">
        <w:rPr>
          <w:highlight w:val="yellow"/>
        </w:rPr>
        <w:t>Khóa công khai của A là: (91, 7)</w:t>
      </w:r>
    </w:p>
    <w:p w14:paraId="131E3313" w14:textId="5529CE56" w:rsidR="00387998" w:rsidRPr="000C4696" w:rsidRDefault="00387998" w:rsidP="00387998">
      <w:pPr>
        <w:pStyle w:val="Nidungvnbn"/>
      </w:pPr>
      <w:r w:rsidRPr="000C4696">
        <w:t xml:space="preserve">B chọn: </w:t>
      </w:r>
    </w:p>
    <w:p w14:paraId="089A09B7" w14:textId="50288CC5" w:rsidR="00387998" w:rsidRPr="000C4696" w:rsidRDefault="00387998" w:rsidP="00B91079">
      <w:pPr>
        <w:pStyle w:val="Nidungvnbn"/>
        <w:numPr>
          <w:ilvl w:val="0"/>
          <w:numId w:val="8"/>
        </w:numPr>
        <w:rPr>
          <w:i/>
        </w:rPr>
      </w:pPr>
      <w:r w:rsidRPr="000C4696">
        <w:t xml:space="preserve">Chọn </w:t>
      </w:r>
      <m:oMath>
        <m:r>
          <w:rPr>
            <w:rFonts w:ascii="Cambria Math" w:hAnsi="Cambria Math"/>
          </w:rPr>
          <m:t>p=17</m:t>
        </m:r>
      </m:oMath>
      <w:r w:rsidRPr="000C4696">
        <w:rPr>
          <w:rFonts w:eastAsiaTheme="minorEastAsia"/>
        </w:rPr>
        <w:t xml:space="preserve">, </w:t>
      </w:r>
      <m:oMath>
        <m:r>
          <w:rPr>
            <w:rFonts w:ascii="Cambria Math" w:hAnsi="Cambria Math"/>
          </w:rPr>
          <m:t>q=19</m:t>
        </m:r>
      </m:oMath>
    </w:p>
    <w:p w14:paraId="18737299" w14:textId="76B10D58" w:rsidR="00387998" w:rsidRPr="000C4696" w:rsidRDefault="00387998" w:rsidP="00B91079">
      <w:pPr>
        <w:pStyle w:val="Nidungvnbn"/>
        <w:numPr>
          <w:ilvl w:val="0"/>
          <w:numId w:val="8"/>
        </w:numPr>
        <w:rPr>
          <w:i/>
        </w:rPr>
      </w:pPr>
      <w:r w:rsidRPr="000C4696">
        <w:rPr>
          <w:rFonts w:eastAsiaTheme="minorEastAsia"/>
        </w:rPr>
        <w:t xml:space="preserve"> </w:t>
      </w:r>
      <m:oMath>
        <m:r>
          <w:rPr>
            <w:rFonts w:ascii="Cambria Math" w:eastAsiaTheme="minorEastAsia" w:hAnsi="Cambria Math"/>
          </w:rPr>
          <m:t>n=</m:t>
        </m:r>
        <m:r>
          <w:rPr>
            <w:rFonts w:ascii="Cambria Math" w:hAnsi="Cambria Math"/>
          </w:rPr>
          <m:t>p</m:t>
        </m:r>
        <m:r>
          <m:rPr>
            <m:sty m:val="p"/>
          </m:rPr>
          <w:rPr>
            <w:rFonts w:ascii="Cambria Math" w:hAnsi="Cambria Math"/>
          </w:rPr>
          <m:t>×q</m:t>
        </m:r>
        <m:r>
          <w:rPr>
            <w:rFonts w:ascii="Cambria Math" w:hAnsi="Cambria Math"/>
          </w:rPr>
          <m:t>=17</m:t>
        </m:r>
        <m:r>
          <m:rPr>
            <m:sty m:val="p"/>
          </m:rPr>
          <w:rPr>
            <w:rFonts w:ascii="Cambria Math" w:hAnsi="Cambria Math"/>
          </w:rPr>
          <m:t>×19=323</m:t>
        </m:r>
      </m:oMath>
    </w:p>
    <w:p w14:paraId="20000524" w14:textId="7464FED8" w:rsidR="00387998" w:rsidRPr="000C4696" w:rsidRDefault="00387998" w:rsidP="00B91079">
      <w:pPr>
        <w:pStyle w:val="Nidungvnbn"/>
        <w:numPr>
          <w:ilvl w:val="0"/>
          <w:numId w:val="8"/>
        </w:numPr>
        <w:rPr>
          <w:i/>
        </w:rPr>
      </w:pPr>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p-1</m:t>
            </m:r>
          </m:e>
        </m:d>
        <m:r>
          <m:rPr>
            <m:sty m:val="p"/>
          </m:rPr>
          <w:rPr>
            <w:rFonts w:ascii="Cambria Math" w:hAnsi="Cambria Math"/>
          </w:rPr>
          <m:t>×</m:t>
        </m:r>
        <m:d>
          <m:dPr>
            <m:ctrlPr>
              <w:rPr>
                <w:rFonts w:ascii="Cambria Math" w:eastAsiaTheme="minorEastAsia" w:hAnsi="Cambria Math"/>
                <w:i/>
              </w:rPr>
            </m:ctrlPr>
          </m:dPr>
          <m:e>
            <m:r>
              <w:rPr>
                <w:rFonts w:ascii="Cambria Math" w:eastAsiaTheme="minorEastAsia" w:hAnsi="Cambria Math"/>
              </w:rPr>
              <m:t>q-1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17-1</m:t>
            </m:r>
          </m:e>
        </m:d>
        <m:r>
          <m:rPr>
            <m:sty m:val="p"/>
          </m:rPr>
          <w:rPr>
            <w:rFonts w:ascii="Cambria Math" w:hAnsi="Cambria Math"/>
          </w:rPr>
          <m:t>×</m:t>
        </m:r>
        <m:d>
          <m:dPr>
            <m:ctrlPr>
              <w:rPr>
                <w:rFonts w:ascii="Cambria Math" w:eastAsiaTheme="minorEastAsia" w:hAnsi="Cambria Math"/>
                <w:i/>
              </w:rPr>
            </m:ctrlPr>
          </m:dPr>
          <m:e>
            <m:r>
              <w:rPr>
                <w:rFonts w:ascii="Cambria Math" w:eastAsiaTheme="minorEastAsia" w:hAnsi="Cambria Math"/>
              </w:rPr>
              <m:t>19-1</m:t>
            </m:r>
          </m:e>
        </m:d>
        <m:r>
          <w:rPr>
            <w:rFonts w:ascii="Cambria Math" w:eastAsiaTheme="minorEastAsia" w:hAnsi="Cambria Math"/>
          </w:rPr>
          <m:t>=288</m:t>
        </m:r>
      </m:oMath>
    </w:p>
    <w:p w14:paraId="3BD1FA57" w14:textId="0E239952" w:rsidR="00387998" w:rsidRPr="000C4696" w:rsidRDefault="00387998" w:rsidP="00B91079">
      <w:pPr>
        <w:pStyle w:val="Nidungvnbn"/>
        <w:numPr>
          <w:ilvl w:val="0"/>
          <w:numId w:val="8"/>
        </w:numPr>
        <w:rPr>
          <w:i/>
        </w:rPr>
      </w:pPr>
      <w:r w:rsidRPr="000C4696">
        <w:t xml:space="preserve">Chọn </w:t>
      </w:r>
      <m:oMath>
        <m:r>
          <m:rPr>
            <m:sty m:val="p"/>
          </m:rPr>
          <w:rPr>
            <w:rFonts w:ascii="Cambria Math" w:hAnsi="Cambria Math"/>
          </w:rPr>
          <m:t>e=5</m:t>
        </m:r>
      </m:oMath>
    </w:p>
    <w:p w14:paraId="017DA14B" w14:textId="5AAEC539" w:rsidR="00387998" w:rsidRPr="000C4696" w:rsidRDefault="00387998" w:rsidP="00B91079">
      <w:pPr>
        <w:pStyle w:val="Nidungvnbn"/>
        <w:numPr>
          <w:ilvl w:val="0"/>
          <w:numId w:val="8"/>
        </w:numPr>
      </w:pPr>
      <m:oMath>
        <m:r>
          <w:rPr>
            <w:rFonts w:ascii="Cambria Math" w:hAnsi="Cambria Math"/>
          </w:rPr>
          <m:t>e</m:t>
        </m:r>
        <m:r>
          <m:rPr>
            <m:sty m:val="p"/>
          </m:rPr>
          <w:rPr>
            <w:rFonts w:ascii="Cambria Math" w:hAnsi="Cambria Math"/>
          </w:rPr>
          <m:t>×</m:t>
        </m:r>
        <m:r>
          <w:rPr>
            <w:rFonts w:ascii="Cambria Math" w:hAnsi="Cambria Math"/>
          </w:rPr>
          <m:t>d=1</m:t>
        </m:r>
        <m:d>
          <m:dPr>
            <m:ctrlPr>
              <w:rPr>
                <w:rFonts w:ascii="Cambria Math" w:hAnsi="Cambria Math"/>
                <w:i/>
              </w:rPr>
            </m:ctrlPr>
          </m:dPr>
          <m:e>
            <m:r>
              <m:rPr>
                <m:sty m:val="p"/>
              </m:rPr>
              <w:rPr>
                <w:rFonts w:ascii="Cambria Math" w:hAnsi="Cambria Math"/>
              </w:rPr>
              <m:t>mod</m:t>
            </m:r>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n</m:t>
                </m:r>
              </m:e>
            </m:d>
          </m:e>
        </m:d>
      </m:oMath>
      <w:r w:rsidRPr="000C4696">
        <w:rPr>
          <w:rFonts w:eastAsiaTheme="minorEastAsia"/>
        </w:rPr>
        <w:t xml:space="preserve"> </w:t>
      </w:r>
      <m:oMath>
        <m:r>
          <w:rPr>
            <w:rFonts w:ascii="Cambria Math" w:hAnsi="Cambria Math"/>
          </w:rPr>
          <m:t>⇒</m:t>
        </m:r>
      </m:oMath>
      <w:r w:rsidRPr="000C4696">
        <w:rPr>
          <w:rFonts w:eastAsiaTheme="minorEastAsia"/>
        </w:rPr>
        <w:t xml:space="preserve"> </w:t>
      </w:r>
      <w:r w:rsidRPr="000C4696">
        <w:rPr>
          <w:i/>
        </w:rPr>
        <w:t xml:space="preserve">d </w:t>
      </w:r>
      <w:r w:rsidRPr="000C4696">
        <w:t xml:space="preserve">= </w:t>
      </w:r>
      <w:r w:rsidR="00234A24" w:rsidRPr="000C4696">
        <w:t>173</w:t>
      </w:r>
      <w:r w:rsidR="001A3862" w:rsidRPr="000C4696">
        <w:t xml:space="preserve"> (mod </w:t>
      </w:r>
      <w:r w:rsidR="00234A24" w:rsidRPr="000C4696">
        <w:t>288</w:t>
      </w:r>
      <w:r w:rsidR="001A3862" w:rsidRPr="000C4696">
        <w:t xml:space="preserve">) </w:t>
      </w:r>
      <w:r w:rsidR="001A3862" w:rsidRPr="000C4696">
        <w:rPr>
          <w:i/>
        </w:rPr>
        <w:t xml:space="preserve">(Cách tính tương tự như ở </w:t>
      </w:r>
      <w:r w:rsidR="001A3862" w:rsidRPr="000C4696">
        <w:rPr>
          <w:i/>
        </w:rPr>
        <w:fldChar w:fldCharType="begin"/>
      </w:r>
      <w:r w:rsidR="001A3862" w:rsidRPr="000C4696">
        <w:rPr>
          <w:i/>
        </w:rPr>
        <w:instrText xml:space="preserve"> REF _Ref168195620 \r \h  \* MERGEFORMAT </w:instrText>
      </w:r>
      <w:r w:rsidR="001A3862" w:rsidRPr="000C4696">
        <w:rPr>
          <w:i/>
        </w:rPr>
      </w:r>
      <w:r w:rsidR="001A3862" w:rsidRPr="000C4696">
        <w:rPr>
          <w:i/>
        </w:rPr>
        <w:fldChar w:fldCharType="separate"/>
      </w:r>
      <w:r w:rsidR="001A3862" w:rsidRPr="000C4696">
        <w:rPr>
          <w:i/>
        </w:rPr>
        <w:t xml:space="preserve">CHƯƠNG 8. </w:t>
      </w:r>
      <w:r w:rsidR="001A3862" w:rsidRPr="000C4696">
        <w:rPr>
          <w:i/>
        </w:rPr>
        <w:fldChar w:fldCharType="end"/>
      </w:r>
      <w:r w:rsidR="001A3862" w:rsidRPr="000C4696">
        <w:rPr>
          <w:i/>
        </w:rPr>
        <w:t>)</w:t>
      </w:r>
    </w:p>
    <w:p w14:paraId="079DB076" w14:textId="6DAC557D" w:rsidR="00070C41" w:rsidRPr="000C4696" w:rsidRDefault="00070C41" w:rsidP="00070C41">
      <w:pPr>
        <w:pStyle w:val="Nidungvnbn"/>
        <w:rPr>
          <w:highlight w:val="yellow"/>
        </w:rPr>
      </w:pPr>
      <w:r w:rsidRPr="000C4696">
        <w:rPr>
          <w:highlight w:val="yellow"/>
        </w:rPr>
        <w:t>Khóa công khai của B là: (323, 5)</w:t>
      </w:r>
    </w:p>
    <w:p w14:paraId="54E467F8" w14:textId="633C7C58" w:rsidR="00234A24" w:rsidRPr="000C4696" w:rsidRDefault="00234A24" w:rsidP="00234A24">
      <w:pPr>
        <w:pStyle w:val="Nidungvnbn"/>
      </w:pPr>
    </w:p>
    <w:p w14:paraId="227B374E" w14:textId="794BFF71" w:rsidR="00234A24" w:rsidRPr="000C4696" w:rsidRDefault="00234A24" w:rsidP="00234A24">
      <w:pPr>
        <w:pStyle w:val="Nidungvnbn"/>
      </w:pPr>
      <w:r w:rsidRPr="000C4696">
        <w:lastRenderedPageBreak/>
        <w:t>A</w:t>
      </w:r>
      <w:r w:rsidR="00495504" w:rsidRPr="000C4696">
        <w:t xml:space="preserve"> muốn</w:t>
      </w:r>
      <w:r w:rsidRPr="000C4696">
        <w:t xml:space="preserve"> gửi số 27 cho B, số 27 sẽ được mã hóa như sau: </w:t>
      </w:r>
      <w:r w:rsidR="00070C41" w:rsidRPr="000C4696">
        <w:rPr>
          <w:b/>
        </w:rPr>
        <w:t>27</w:t>
      </w:r>
      <w:r w:rsidR="00070C41" w:rsidRPr="000C4696">
        <w:rPr>
          <w:b/>
          <w:vertAlign w:val="superscript"/>
        </w:rPr>
        <w:t>5</w:t>
      </w:r>
      <w:r w:rsidR="00070C41" w:rsidRPr="000C4696">
        <w:rPr>
          <w:b/>
        </w:rPr>
        <w:t xml:space="preserve"> mod 323 = </w:t>
      </w:r>
      <w:r w:rsidR="00495504" w:rsidRPr="000C4696">
        <w:rPr>
          <w:b/>
        </w:rPr>
        <w:t>278</w:t>
      </w:r>
      <w:r w:rsidR="00495504" w:rsidRPr="000C4696">
        <w:t xml:space="preserve">. A tiến hành gửi số 278 cho B. </w:t>
      </w:r>
    </w:p>
    <w:p w14:paraId="739382E4" w14:textId="7C66E0AF" w:rsidR="00495504" w:rsidRPr="000C4696" w:rsidRDefault="00495504" w:rsidP="00234A24">
      <w:pPr>
        <w:pStyle w:val="Nidungvnbn"/>
      </w:pPr>
      <w:r w:rsidRPr="000C4696">
        <w:t xml:space="preserve">B nhận được số 278 và giải mã như sau: </w:t>
      </w:r>
      <w:r w:rsidRPr="000C4696">
        <w:rPr>
          <w:b/>
        </w:rPr>
        <w:t>278</w:t>
      </w:r>
      <w:r w:rsidRPr="000C4696">
        <w:rPr>
          <w:b/>
          <w:vertAlign w:val="superscript"/>
        </w:rPr>
        <w:t>173</w:t>
      </w:r>
      <w:r w:rsidRPr="000C4696">
        <w:rPr>
          <w:b/>
        </w:rPr>
        <w:t xml:space="preserve"> mod 55 = 27.</w:t>
      </w:r>
    </w:p>
    <w:p w14:paraId="5BDE0677" w14:textId="495F7EC3" w:rsidR="00783A23" w:rsidRPr="000C4696" w:rsidRDefault="003B7C76" w:rsidP="0091100B">
      <w:pPr>
        <w:pStyle w:val="Heading2"/>
        <w:rPr>
          <w:noProof w:val="0"/>
        </w:rPr>
      </w:pPr>
      <w:bookmarkStart w:id="254" w:name="_Toc168478741"/>
      <w:r w:rsidRPr="000C4696">
        <w:rPr>
          <w:noProof w:val="0"/>
        </w:rPr>
        <w:t>Hiện thực</w:t>
      </w:r>
      <w:bookmarkEnd w:id="254"/>
      <w:r w:rsidRPr="000C4696">
        <w:rPr>
          <w:noProof w:val="0"/>
        </w:rPr>
        <w:t xml:space="preserve"> </w:t>
      </w:r>
    </w:p>
    <w:p w14:paraId="6FAAE0F7" w14:textId="36B37AD7" w:rsidR="00783A23" w:rsidRPr="000C4696" w:rsidRDefault="00DA766F" w:rsidP="0091100B">
      <w:pPr>
        <w:pStyle w:val="Nidungvnbn"/>
      </w:pPr>
      <w:r w:rsidRPr="000C4696">
        <w:t xml:space="preserve">Để hiện thực bài toán, em sẽ sử dụng thư </w:t>
      </w:r>
      <w:r w:rsidR="00D90554" w:rsidRPr="000C4696">
        <w:t xml:space="preserve">viện </w:t>
      </w:r>
      <w:r w:rsidR="00D90554" w:rsidRPr="000C4696">
        <w:rPr>
          <w:i/>
        </w:rPr>
        <w:t>pycryptodome</w:t>
      </w:r>
      <w:r w:rsidR="00D90554" w:rsidRPr="000C4696">
        <w:t xml:space="preserve">. </w:t>
      </w:r>
      <w:r w:rsidR="00D90554" w:rsidRPr="000C4696">
        <w:rPr>
          <w:i/>
        </w:rPr>
        <w:t>pycryptodome</w:t>
      </w:r>
      <w:r w:rsidR="00D90554" w:rsidRPr="000C4696">
        <w:t xml:space="preserve"> là một thư viện mã nguồn mở cung cấp các công cụ mật mã mạnh mẽ và hiệu quả cho Python. Nó là một nhánh của thư viện </w:t>
      </w:r>
      <w:r w:rsidR="00D90554" w:rsidRPr="000C4696">
        <w:rPr>
          <w:i/>
        </w:rPr>
        <w:t>PyCrypto</w:t>
      </w:r>
      <w:r w:rsidR="00D90554" w:rsidRPr="000C4696">
        <w:t xml:space="preserve"> với nhiều cải tiến về bảo mật và hiệu suất.</w:t>
      </w:r>
    </w:p>
    <w:p w14:paraId="19A18F24" w14:textId="2651E3B0" w:rsidR="003E53CD" w:rsidRPr="000C4696" w:rsidRDefault="003E53CD" w:rsidP="00B91079">
      <w:pPr>
        <w:pStyle w:val="Nidungvnbn"/>
        <w:numPr>
          <w:ilvl w:val="0"/>
          <w:numId w:val="2"/>
        </w:numPr>
      </w:pPr>
      <w:r w:rsidRPr="000C4696">
        <w:rPr>
          <w:i/>
        </w:rPr>
        <w:t>Crypto.PublicKey.RSA</w:t>
      </w:r>
      <w:r w:rsidRPr="000C4696">
        <w:rPr>
          <w:noProof/>
        </w:rPr>
        <mc:AlternateContent>
          <mc:Choice Requires="wps">
            <w:drawing>
              <wp:anchor distT="0" distB="0" distL="114300" distR="114300" simplePos="0" relativeHeight="251658254" behindDoc="0" locked="0" layoutInCell="1" allowOverlap="1" wp14:anchorId="7AE7FBC2" wp14:editId="275513D7">
                <wp:simplePos x="0" y="0"/>
                <wp:positionH relativeFrom="column">
                  <wp:posOffset>33655</wp:posOffset>
                </wp:positionH>
                <wp:positionV relativeFrom="paragraph">
                  <wp:posOffset>2571750</wp:posOffset>
                </wp:positionV>
                <wp:extent cx="5414010" cy="635"/>
                <wp:effectExtent l="0" t="0" r="0" b="635"/>
                <wp:wrapTopAndBottom/>
                <wp:docPr id="6" name="Text Box 6"/>
                <wp:cNvGraphicFramePr/>
                <a:graphic xmlns:a="http://schemas.openxmlformats.org/drawingml/2006/main">
                  <a:graphicData uri="http://schemas.microsoft.com/office/word/2010/wordprocessingShape">
                    <wps:wsp>
                      <wps:cNvSpPr txBox="1"/>
                      <wps:spPr>
                        <a:xfrm>
                          <a:off x="0" y="0"/>
                          <a:ext cx="5414010" cy="635"/>
                        </a:xfrm>
                        <a:prstGeom prst="rect">
                          <a:avLst/>
                        </a:prstGeom>
                        <a:solidFill>
                          <a:prstClr val="white"/>
                        </a:solidFill>
                        <a:ln>
                          <a:noFill/>
                        </a:ln>
                      </wps:spPr>
                      <wps:txbx>
                        <w:txbxContent>
                          <w:p w14:paraId="57CB5A74" w14:textId="598BCBD3" w:rsidR="00C82911" w:rsidRPr="00EA584A" w:rsidRDefault="00C82911" w:rsidP="002F0F57">
                            <w:pPr>
                              <w:pStyle w:val="Caption"/>
                              <w:rPr>
                                <w:szCs w:val="26"/>
                                <w:lang w:val="en-US"/>
                              </w:rPr>
                            </w:pPr>
                            <w:bookmarkStart w:id="255" w:name="_Toc168417026"/>
                            <w:bookmarkStart w:id="256" w:name="_Toc168479039"/>
                            <w:r w:rsidRPr="004A4AEB">
                              <w:t xml:space="preserve">Hình </w:t>
                            </w:r>
                            <w:r w:rsidR="000748C7">
                              <w:fldChar w:fldCharType="begin"/>
                            </w:r>
                            <w:r w:rsidR="000748C7">
                              <w:instrText xml:space="preserve"> STYLEREF 1 \s </w:instrText>
                            </w:r>
                            <w:r w:rsidR="000748C7">
                              <w:fldChar w:fldCharType="separate"/>
                            </w:r>
                            <w:r w:rsidR="000748C7">
                              <w:rPr>
                                <w:noProof/>
                              </w:rPr>
                              <w:t>9</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w:t>
                            </w:r>
                            <w:r w:rsidR="000748C7">
                              <w:fldChar w:fldCharType="end"/>
                            </w:r>
                            <w:r w:rsidRPr="00250A64">
                              <w:rPr>
                                <w:lang w:val="en-US"/>
                              </w:rPr>
                              <w:t xml:space="preserve"> </w:t>
                            </w:r>
                            <w:ins w:id="257" w:author="Microsoft Word" w:date="2024-06-04T16:36:00Z">
                              <w:r>
                                <w:rPr>
                                  <w:lang w:val="en-US"/>
                                </w:rPr>
                                <w:t>–</w:t>
                              </w:r>
                            </w:ins>
                            <w:r w:rsidRPr="004A4AEB">
                              <w:t xml:space="preserve"> Code hiện thực quy trình tạo khóa công khai và khóa bí mật</w:t>
                            </w:r>
                            <w:bookmarkEnd w:id="255"/>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7FBC2" id="Text Box 6" o:spid="_x0000_s1065" type="#_x0000_t202" style="position:absolute;left:0;text-align:left;margin-left:2.65pt;margin-top:202.5pt;width:426.3pt;height:.05pt;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" stroked="f">
                <v:textbox style="mso-fit-shape-to-text:t" inset="0,0,0,0">
                  <w:txbxContent>
                    <w:p w14:paraId="57CB5A74" w14:textId="598BCBD3" w:rsidR="00C82911" w:rsidRPr="00EA584A" w:rsidRDefault="00C82911" w:rsidP="002F0F57">
                      <w:pPr>
                        <w:pStyle w:val="Caption"/>
                        <w:rPr>
                          <w:szCs w:val="26"/>
                          <w:lang w:val="en-US"/>
                        </w:rPr>
                      </w:pPr>
                      <w:bookmarkStart w:id="258" w:name="_Toc168417026"/>
                      <w:bookmarkStart w:id="259" w:name="_Toc168479039"/>
                      <w:r w:rsidRPr="004A4AEB">
                        <w:t xml:space="preserve">Hình </w:t>
                      </w:r>
                      <w:r w:rsidR="000748C7">
                        <w:fldChar w:fldCharType="begin"/>
                      </w:r>
                      <w:r w:rsidR="000748C7">
                        <w:instrText xml:space="preserve"> STYLEREF 1 \s </w:instrText>
                      </w:r>
                      <w:r w:rsidR="000748C7">
                        <w:fldChar w:fldCharType="separate"/>
                      </w:r>
                      <w:r w:rsidR="000748C7">
                        <w:rPr>
                          <w:noProof/>
                        </w:rPr>
                        <w:t>9</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1</w:t>
                      </w:r>
                      <w:r w:rsidR="000748C7">
                        <w:fldChar w:fldCharType="end"/>
                      </w:r>
                      <w:r w:rsidRPr="00250A64">
                        <w:rPr>
                          <w:lang w:val="en-US"/>
                        </w:rPr>
                        <w:t xml:space="preserve"> </w:t>
                      </w:r>
                      <w:ins w:id="260" w:author="Microsoft Word" w:date="2024-06-04T16:36:00Z">
                        <w:r>
                          <w:rPr>
                            <w:lang w:val="en-US"/>
                          </w:rPr>
                          <w:t>–</w:t>
                        </w:r>
                      </w:ins>
                      <w:r w:rsidRPr="004A4AEB">
                        <w:t xml:space="preserve"> Code hiện thực quy trình tạo khóa công khai và khóa bí mật</w:t>
                      </w:r>
                      <w:bookmarkEnd w:id="258"/>
                      <w:bookmarkEnd w:id="259"/>
                    </w:p>
                  </w:txbxContent>
                </v:textbox>
                <w10:wrap type="topAndBottom"/>
              </v:shape>
            </w:pict>
          </mc:Fallback>
        </mc:AlternateContent>
      </w:r>
      <w:r w:rsidRPr="000C4696">
        <w:rPr>
          <w:noProof/>
        </w:rPr>
        <w:drawing>
          <wp:anchor distT="0" distB="0" distL="114300" distR="114300" simplePos="0" relativeHeight="251658253" behindDoc="0" locked="0" layoutInCell="1" allowOverlap="1" wp14:anchorId="050B8977" wp14:editId="5AF22E15">
            <wp:simplePos x="0" y="0"/>
            <wp:positionH relativeFrom="margin">
              <wp:align>center</wp:align>
            </wp:positionH>
            <wp:positionV relativeFrom="paragraph">
              <wp:posOffset>114</wp:posOffset>
            </wp:positionV>
            <wp:extent cx="4181475" cy="251777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81475" cy="251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4696">
        <w:t>: Cung cấp các phương pháp để tạo và quản lý các khóa RSA.</w:t>
      </w:r>
    </w:p>
    <w:p w14:paraId="70416FF8" w14:textId="446F3BD6" w:rsidR="003E53CD" w:rsidRPr="000C4696" w:rsidRDefault="003E53CD" w:rsidP="00B91079">
      <w:pPr>
        <w:pStyle w:val="Nidungvnbn"/>
        <w:numPr>
          <w:ilvl w:val="1"/>
          <w:numId w:val="2"/>
        </w:numPr>
      </w:pPr>
      <w:r w:rsidRPr="000C4696">
        <w:rPr>
          <w:i/>
        </w:rPr>
        <w:t>RSA.generate(bits)</w:t>
      </w:r>
      <w:r w:rsidRPr="000C4696">
        <w:t>: Tạo một cặp khóa RSA mới với độ dài là bits bit. Trong đoạn code, độ dài này là 1024 bit.</w:t>
      </w:r>
    </w:p>
    <w:p w14:paraId="1971779B" w14:textId="77777777" w:rsidR="003E53CD" w:rsidRPr="000C4696" w:rsidRDefault="003E53CD" w:rsidP="00B91079">
      <w:pPr>
        <w:pStyle w:val="Nidungvnbn"/>
        <w:numPr>
          <w:ilvl w:val="1"/>
          <w:numId w:val="2"/>
        </w:numPr>
      </w:pPr>
      <w:r w:rsidRPr="000C4696">
        <w:rPr>
          <w:i/>
        </w:rPr>
        <w:t>key.export_key()</w:t>
      </w:r>
      <w:r w:rsidRPr="000C4696">
        <w:t>: Xuất khóa dưới dạng chuỗi byte. Có thể xuất khóa ở dạng PEM hoặc DER.</w:t>
      </w:r>
    </w:p>
    <w:p w14:paraId="1E7C6A64" w14:textId="44C637FD" w:rsidR="00D90554" w:rsidRPr="000C4696" w:rsidRDefault="003E53CD" w:rsidP="00B91079">
      <w:pPr>
        <w:pStyle w:val="Nidungvnbn"/>
        <w:numPr>
          <w:ilvl w:val="1"/>
          <w:numId w:val="2"/>
        </w:numPr>
      </w:pPr>
      <w:r w:rsidRPr="000C4696">
        <w:rPr>
          <w:i/>
        </w:rPr>
        <w:t>key.publickey()</w:t>
      </w:r>
      <w:r w:rsidRPr="000C4696">
        <w:t>: Truy xuất khóa công khai từ cặp khóa RSA.</w:t>
      </w:r>
    </w:p>
    <w:p w14:paraId="035EC605" w14:textId="65DF70E0" w:rsidR="00536D44" w:rsidRPr="000C4696" w:rsidRDefault="00536D44" w:rsidP="00536D44">
      <w:pPr>
        <w:pStyle w:val="Nidungvnbn"/>
        <w:ind w:left="2204" w:firstLine="0"/>
        <w:rPr>
          <w:i/>
        </w:rPr>
      </w:pPr>
    </w:p>
    <w:p w14:paraId="47FA3105" w14:textId="6566E6AD" w:rsidR="00536D44" w:rsidRPr="000C4696" w:rsidRDefault="00536D44" w:rsidP="00536D44">
      <w:pPr>
        <w:pStyle w:val="Nidungvnbn"/>
        <w:ind w:left="2204" w:firstLine="0"/>
      </w:pPr>
    </w:p>
    <w:p w14:paraId="0A048130" w14:textId="77777777" w:rsidR="00536D44" w:rsidRPr="000C4696" w:rsidRDefault="00536D44" w:rsidP="00536D44">
      <w:pPr>
        <w:pStyle w:val="Nidungvnbn"/>
        <w:ind w:left="2204" w:firstLine="0"/>
      </w:pPr>
    </w:p>
    <w:p w14:paraId="4B13E62C" w14:textId="032080DD" w:rsidR="000B1D60" w:rsidRPr="000C4696" w:rsidRDefault="00536D44" w:rsidP="00C42B8D">
      <w:pPr>
        <w:pStyle w:val="Heading2"/>
        <w:rPr>
          <w:noProof w:val="0"/>
        </w:rPr>
      </w:pPr>
      <w:bookmarkStart w:id="261" w:name="_Toc168478742"/>
      <w:r w:rsidRPr="000C4696">
        <w:lastRenderedPageBreak/>
        <w:drawing>
          <wp:anchor distT="0" distB="0" distL="114300" distR="114300" simplePos="0" relativeHeight="251658263" behindDoc="0" locked="0" layoutInCell="1" allowOverlap="1" wp14:anchorId="41B797B0" wp14:editId="24F73B60">
            <wp:simplePos x="0" y="0"/>
            <wp:positionH relativeFrom="margin">
              <wp:align>left</wp:align>
            </wp:positionH>
            <wp:positionV relativeFrom="paragraph">
              <wp:posOffset>252730</wp:posOffset>
            </wp:positionV>
            <wp:extent cx="5425440" cy="2794635"/>
            <wp:effectExtent l="0" t="0" r="381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cstate="print">
                      <a:extLst>
                        <a:ext uri="{28A0092B-C50C-407E-A947-70E740481C1C}">
                          <a14:useLocalDpi xmlns:a14="http://schemas.microsoft.com/office/drawing/2010/main" val="0"/>
                        </a:ext>
                      </a:extLst>
                    </a:blip>
                    <a:stretch>
                      <a:fillRect/>
                    </a:stretch>
                  </pic:blipFill>
                  <pic:spPr bwMode="auto">
                    <a:xfrm>
                      <a:off x="0" y="0"/>
                      <a:ext cx="5425440" cy="2794635"/>
                    </a:xfrm>
                    <a:prstGeom prst="rect">
                      <a:avLst/>
                    </a:prstGeom>
                    <a:noFill/>
                    <a:ln>
                      <a:noFill/>
                    </a:ln>
                  </pic:spPr>
                </pic:pic>
              </a:graphicData>
            </a:graphic>
            <wp14:sizeRelH relativeFrom="margin">
              <wp14:pctWidth>0</wp14:pctWidth>
            </wp14:sizeRelH>
          </wp:anchor>
        </w:drawing>
      </w:r>
      <w:r w:rsidR="004A2C72" w:rsidRPr="000C4696">
        <w:rPr>
          <w:noProof w:val="0"/>
        </w:rPr>
        <w:t>Kiểm thử</w:t>
      </w:r>
      <w:r w:rsidR="00D15650" w:rsidRPr="000C4696">
        <w:rPr>
          <w:noProof w:val="0"/>
        </w:rPr>
        <w:t xml:space="preserve"> và xác minh</w:t>
      </w:r>
      <w:bookmarkEnd w:id="261"/>
    </w:p>
    <w:p w14:paraId="3F181A6D" w14:textId="118A5661" w:rsidR="00D15650" w:rsidRPr="000C4696" w:rsidRDefault="00D15650" w:rsidP="00D15650">
      <w:pPr>
        <w:pStyle w:val="Heading3"/>
      </w:pPr>
      <w:bookmarkStart w:id="262" w:name="_Toc168478743"/>
      <w:r w:rsidRPr="000C4696">
        <w:t>Kiểm thử</w:t>
      </w:r>
      <w:bookmarkEnd w:id="262"/>
      <w:r w:rsidRPr="000C4696">
        <w:t xml:space="preserve"> </w:t>
      </w:r>
    </w:p>
    <w:p w14:paraId="04B078C9" w14:textId="4F2EE9E7" w:rsidR="00D15650" w:rsidRPr="000C4696" w:rsidRDefault="00D15650" w:rsidP="00D15650">
      <w:pPr>
        <w:pStyle w:val="Nidungvnbn"/>
      </w:pPr>
    </w:p>
    <w:p w14:paraId="54FA708E" w14:textId="26BCEA14" w:rsidR="00D15650" w:rsidRPr="000C4696" w:rsidRDefault="00D15650" w:rsidP="00D15650">
      <w:pPr>
        <w:pStyle w:val="Nidungvnbn"/>
      </w:pPr>
    </w:p>
    <w:p w14:paraId="386CD530" w14:textId="423B56B3" w:rsidR="00D15650" w:rsidRPr="000C4696" w:rsidRDefault="00D15650" w:rsidP="00D15650">
      <w:pPr>
        <w:pStyle w:val="Nidungvnbn"/>
      </w:pPr>
    </w:p>
    <w:p w14:paraId="7979D6B5" w14:textId="522EDB1C" w:rsidR="00D15650" w:rsidRPr="000C4696" w:rsidRDefault="00D15650" w:rsidP="00D15650">
      <w:pPr>
        <w:pStyle w:val="Nidungvnbn"/>
      </w:pPr>
    </w:p>
    <w:p w14:paraId="6A9896AA" w14:textId="7AD8DB42" w:rsidR="00D15650" w:rsidRPr="000C4696" w:rsidRDefault="00D15650" w:rsidP="00D15650">
      <w:pPr>
        <w:pStyle w:val="Nidungvnbn"/>
      </w:pPr>
    </w:p>
    <w:p w14:paraId="6C607B92" w14:textId="4C716EF9" w:rsidR="00D15650" w:rsidRPr="000C4696" w:rsidRDefault="00D15650" w:rsidP="00D15650">
      <w:pPr>
        <w:pStyle w:val="Nidungvnbn"/>
      </w:pPr>
    </w:p>
    <w:p w14:paraId="36BB25B1" w14:textId="00816289" w:rsidR="00D15650" w:rsidRPr="000C4696" w:rsidRDefault="00D15650" w:rsidP="00D15650">
      <w:pPr>
        <w:pStyle w:val="Nidungvnbn"/>
      </w:pPr>
    </w:p>
    <w:p w14:paraId="7EADD8FD" w14:textId="6AE93946" w:rsidR="00536D44" w:rsidRPr="000C4696" w:rsidRDefault="00536D44" w:rsidP="00D15650">
      <w:pPr>
        <w:pStyle w:val="Nidungvnbn"/>
      </w:pPr>
      <w:r w:rsidRPr="000C4696">
        <w:rPr>
          <w:noProof/>
        </w:rPr>
        <mc:AlternateContent>
          <mc:Choice Requires="wps">
            <w:drawing>
              <wp:anchor distT="0" distB="0" distL="114300" distR="114300" simplePos="0" relativeHeight="251658255" behindDoc="0" locked="0" layoutInCell="1" allowOverlap="1" wp14:anchorId="5143E753" wp14:editId="2336C749">
                <wp:simplePos x="0" y="0"/>
                <wp:positionH relativeFrom="page">
                  <wp:posOffset>1174264</wp:posOffset>
                </wp:positionH>
                <wp:positionV relativeFrom="paragraph">
                  <wp:posOffset>280506</wp:posOffset>
                </wp:positionV>
                <wp:extent cx="5579110" cy="635"/>
                <wp:effectExtent l="0" t="0" r="2540" b="635"/>
                <wp:wrapNone/>
                <wp:docPr id="12" name="Text Box 12"/>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86633BB" w14:textId="087DC128" w:rsidR="00C82911" w:rsidRPr="00EA584A" w:rsidRDefault="00C82911" w:rsidP="002F0F57">
                            <w:pPr>
                              <w:pStyle w:val="Caption"/>
                              <w:rPr>
                                <w:b/>
                                <w:sz w:val="28"/>
                                <w:szCs w:val="28"/>
                                <w:lang w:val="en-US"/>
                              </w:rPr>
                            </w:pPr>
                            <w:bookmarkStart w:id="263" w:name="_Toc168417027"/>
                            <w:bookmarkStart w:id="264" w:name="_Toc168479040"/>
                            <w:r w:rsidRPr="004A4AEB">
                              <w:t xml:space="preserve">Hình </w:t>
                            </w:r>
                            <w:r w:rsidR="000748C7">
                              <w:fldChar w:fldCharType="begin"/>
                            </w:r>
                            <w:r w:rsidR="000748C7">
                              <w:instrText xml:space="preserve"> STYLEREF 1 \s </w:instrText>
                            </w:r>
                            <w:r w:rsidR="000748C7">
                              <w:fldChar w:fldCharType="separate"/>
                            </w:r>
                            <w:r w:rsidR="000748C7">
                              <w:rPr>
                                <w:noProof/>
                              </w:rPr>
                              <w:t>9</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w:t>
                            </w:r>
                            <w:r w:rsidR="000748C7">
                              <w:fldChar w:fldCharType="end"/>
                            </w:r>
                            <w:r w:rsidRPr="00250A64">
                              <w:rPr>
                                <w:lang w:val="en-US"/>
                              </w:rPr>
                              <w:t xml:space="preserve"> </w:t>
                            </w:r>
                            <w:ins w:id="265" w:author="Microsoft Word" w:date="2024-06-04T16:36:00Z">
                              <w:r>
                                <w:rPr>
                                  <w:lang w:val="en-US"/>
                                </w:rPr>
                                <w:t>–</w:t>
                              </w:r>
                            </w:ins>
                            <w:r w:rsidRPr="004A4AEB">
                              <w:t xml:space="preserve"> Kiểm thử &amp; mã hóa và giải mã thông điệp</w:t>
                            </w:r>
                            <w:bookmarkEnd w:id="263"/>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3E753" id="Text Box 12" o:spid="_x0000_s1066" type="#_x0000_t202" style="position:absolute;left:0;text-align:left;margin-left:92.45pt;margin-top:22.1pt;width:439.3pt;height:.05pt;z-index:251658255;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" stroked="f">
                <v:textbox style="mso-fit-shape-to-text:t" inset="0,0,0,0">
                  <w:txbxContent>
                    <w:p w14:paraId="786633BB" w14:textId="087DC128" w:rsidR="00C82911" w:rsidRPr="00EA584A" w:rsidRDefault="00C82911" w:rsidP="002F0F57">
                      <w:pPr>
                        <w:pStyle w:val="Caption"/>
                        <w:rPr>
                          <w:b/>
                          <w:sz w:val="28"/>
                          <w:szCs w:val="28"/>
                          <w:lang w:val="en-US"/>
                        </w:rPr>
                      </w:pPr>
                      <w:bookmarkStart w:id="266" w:name="_Toc168417027"/>
                      <w:bookmarkStart w:id="267" w:name="_Toc168479040"/>
                      <w:r w:rsidRPr="004A4AEB">
                        <w:t xml:space="preserve">Hình </w:t>
                      </w:r>
                      <w:r w:rsidR="000748C7">
                        <w:fldChar w:fldCharType="begin"/>
                      </w:r>
                      <w:r w:rsidR="000748C7">
                        <w:instrText xml:space="preserve"> STYLEREF 1 \s </w:instrText>
                      </w:r>
                      <w:r w:rsidR="000748C7">
                        <w:fldChar w:fldCharType="separate"/>
                      </w:r>
                      <w:r w:rsidR="000748C7">
                        <w:rPr>
                          <w:noProof/>
                        </w:rPr>
                        <w:t>9</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2</w:t>
                      </w:r>
                      <w:r w:rsidR="000748C7">
                        <w:fldChar w:fldCharType="end"/>
                      </w:r>
                      <w:r w:rsidRPr="00250A64">
                        <w:rPr>
                          <w:lang w:val="en-US"/>
                        </w:rPr>
                        <w:t xml:space="preserve"> </w:t>
                      </w:r>
                      <w:ins w:id="268" w:author="Microsoft Word" w:date="2024-06-04T16:36:00Z">
                        <w:r>
                          <w:rPr>
                            <w:lang w:val="en-US"/>
                          </w:rPr>
                          <w:t>–</w:t>
                        </w:r>
                      </w:ins>
                      <w:r w:rsidRPr="004A4AEB">
                        <w:t xml:space="preserve"> Kiểm thử &amp; mã hóa và giải mã thông điệp</w:t>
                      </w:r>
                      <w:bookmarkEnd w:id="266"/>
                      <w:bookmarkEnd w:id="267"/>
                    </w:p>
                  </w:txbxContent>
                </v:textbox>
                <w10:wrap anchorx="page"/>
              </v:shape>
            </w:pict>
          </mc:Fallback>
        </mc:AlternateContent>
      </w:r>
    </w:p>
    <w:p w14:paraId="0E1ACCAD" w14:textId="1A37609C" w:rsidR="00D15650" w:rsidRPr="000C4696" w:rsidRDefault="00D15650" w:rsidP="00D15650">
      <w:pPr>
        <w:pStyle w:val="Nidungvnbn"/>
      </w:pPr>
    </w:p>
    <w:p w14:paraId="3ABD7627" w14:textId="1EBA44AC" w:rsidR="00D15650" w:rsidRPr="000C4696" w:rsidRDefault="00D15650" w:rsidP="00D15650">
      <w:pPr>
        <w:pStyle w:val="Nidungvnbn"/>
      </w:pPr>
    </w:p>
    <w:p w14:paraId="534E2A43" w14:textId="13F5F7B9" w:rsidR="000B1D60" w:rsidRPr="000C4696" w:rsidRDefault="00C42B8D" w:rsidP="00B91079">
      <w:pPr>
        <w:pStyle w:val="Nidungvnbn"/>
        <w:numPr>
          <w:ilvl w:val="0"/>
          <w:numId w:val="2"/>
        </w:numPr>
      </w:pPr>
      <w:r w:rsidRPr="000C4696">
        <w:rPr>
          <w:i/>
        </w:rPr>
        <w:t>Crypto.Cipher.PKCS1_OAEP</w:t>
      </w:r>
      <w:r w:rsidRPr="000C4696">
        <w:t>: Cung cấp một lớp để mã hóa và giải mã sử dụng RSA với padding OAEP (Optimal Asymmetric Encryption Padding).</w:t>
      </w:r>
    </w:p>
    <w:p w14:paraId="0C3C7606" w14:textId="77777777" w:rsidR="00C42B8D" w:rsidRPr="000C4696" w:rsidRDefault="00C42B8D" w:rsidP="00B91079">
      <w:pPr>
        <w:pStyle w:val="Nidungvnbn"/>
        <w:numPr>
          <w:ilvl w:val="1"/>
          <w:numId w:val="2"/>
        </w:numPr>
      </w:pPr>
      <w:r w:rsidRPr="000C4696">
        <w:rPr>
          <w:i/>
        </w:rPr>
        <w:t>PKCS1_OAEP.new(key)</w:t>
      </w:r>
      <w:r w:rsidRPr="000C4696">
        <w:t>: Tạo một đối tượng mã hóa/giải mã OAEP với khóa RSA được cung cấp.</w:t>
      </w:r>
    </w:p>
    <w:p w14:paraId="068872A4" w14:textId="77777777" w:rsidR="00C42B8D" w:rsidRPr="000C4696" w:rsidRDefault="00C42B8D" w:rsidP="00B91079">
      <w:pPr>
        <w:pStyle w:val="Nidungvnbn"/>
        <w:numPr>
          <w:ilvl w:val="1"/>
          <w:numId w:val="2"/>
        </w:numPr>
      </w:pPr>
      <w:r w:rsidRPr="000C4696">
        <w:rPr>
          <w:i/>
        </w:rPr>
        <w:t>cipher.encrypt(message)</w:t>
      </w:r>
      <w:r w:rsidRPr="000C4696">
        <w:t>: Mã hóa thông điệp bằng OAEP và khóa RSA công khai.</w:t>
      </w:r>
    </w:p>
    <w:p w14:paraId="0827309E" w14:textId="0E67FBE7" w:rsidR="00C42B8D" w:rsidRPr="000C4696" w:rsidRDefault="00C42B8D" w:rsidP="00B91079">
      <w:pPr>
        <w:pStyle w:val="Nidungvnbn"/>
        <w:numPr>
          <w:ilvl w:val="1"/>
          <w:numId w:val="2"/>
        </w:numPr>
      </w:pPr>
      <w:r w:rsidRPr="000C4696">
        <w:rPr>
          <w:i/>
        </w:rPr>
        <w:t>cipher.decrypt(ciphertext)</w:t>
      </w:r>
      <w:r w:rsidRPr="000C4696">
        <w:t>: Giải mã thông điệp đã mã hóa bằng OAEP và khóa RSA riêng.</w:t>
      </w:r>
    </w:p>
    <w:p w14:paraId="463777ED" w14:textId="158A7615" w:rsidR="002138E2" w:rsidRPr="000C4696" w:rsidRDefault="002138E2" w:rsidP="00B91079">
      <w:pPr>
        <w:pStyle w:val="Nidungvnbn"/>
        <w:numPr>
          <w:ilvl w:val="0"/>
          <w:numId w:val="2"/>
        </w:numPr>
      </w:pPr>
      <w:r w:rsidRPr="000C4696">
        <w:t>Quy trình mã hóa và giải mã:</w:t>
      </w:r>
    </w:p>
    <w:p w14:paraId="7BE0D0A7" w14:textId="38697937" w:rsidR="002138E2" w:rsidRPr="000C4696" w:rsidRDefault="002138E2" w:rsidP="00B91079">
      <w:pPr>
        <w:pStyle w:val="Nidungvnbn"/>
        <w:numPr>
          <w:ilvl w:val="1"/>
          <w:numId w:val="2"/>
        </w:numPr>
        <w:jc w:val="left"/>
      </w:pPr>
      <w:r w:rsidRPr="000C4696">
        <w:t xml:space="preserve">Mã hóa thông điệp: </w:t>
      </w:r>
      <w:r w:rsidRPr="000C4696">
        <w:rPr>
          <w:i/>
        </w:rPr>
        <w:t>PKCS1_OAEP.new(RSA.import_key(public_key))</w:t>
      </w:r>
      <w:r w:rsidRPr="000C4696">
        <w:t xml:space="preserve"> tạo ra một đối tượng mã hóa sử dụng khóa công khai. </w:t>
      </w:r>
      <w:r w:rsidRPr="000C4696">
        <w:rPr>
          <w:i/>
        </w:rPr>
        <w:t>cipher.encrypt(message)</w:t>
      </w:r>
      <w:r w:rsidRPr="000C4696">
        <w:t xml:space="preserve"> mã hóa thông điệp.</w:t>
      </w:r>
    </w:p>
    <w:p w14:paraId="473FA7C2" w14:textId="04D0D0C7" w:rsidR="002138E2" w:rsidRPr="000C4696" w:rsidRDefault="002138E2" w:rsidP="00B91079">
      <w:pPr>
        <w:pStyle w:val="Nidungvnbn"/>
        <w:numPr>
          <w:ilvl w:val="1"/>
          <w:numId w:val="2"/>
        </w:numPr>
        <w:jc w:val="left"/>
      </w:pPr>
      <w:r w:rsidRPr="000C4696">
        <w:t xml:space="preserve">Giải mã thông điệp: </w:t>
      </w:r>
      <w:r w:rsidRPr="000C4696">
        <w:rPr>
          <w:i/>
        </w:rPr>
        <w:t>PKCS1_OAEP.new(RSA.import_key(private_key))</w:t>
      </w:r>
      <w:r w:rsidRPr="000C4696">
        <w:t xml:space="preserve"> tạo ra một đối tượng giải mã sử dụng khóa riêng. </w:t>
      </w:r>
      <w:r w:rsidRPr="000C4696">
        <w:rPr>
          <w:i/>
        </w:rPr>
        <w:t>decipher.decrypt(ciphertext)</w:t>
      </w:r>
      <w:r w:rsidRPr="000C4696">
        <w:t xml:space="preserve"> giải mã thông điệp đã mã hóa.</w:t>
      </w:r>
    </w:p>
    <w:p w14:paraId="2B79BA73" w14:textId="26C91D89" w:rsidR="002138E2" w:rsidRPr="000C4696" w:rsidRDefault="00D15650" w:rsidP="00B91079">
      <w:pPr>
        <w:pStyle w:val="Nidungvnbn"/>
        <w:numPr>
          <w:ilvl w:val="0"/>
          <w:numId w:val="2"/>
        </w:numPr>
      </w:pPr>
      <w:r w:rsidRPr="000C4696">
        <w:rPr>
          <w:noProof/>
        </w:rPr>
        <w:lastRenderedPageBreak/>
        <mc:AlternateContent>
          <mc:Choice Requires="wps">
            <w:drawing>
              <wp:anchor distT="0" distB="0" distL="114300" distR="114300" simplePos="0" relativeHeight="251658257" behindDoc="0" locked="0" layoutInCell="1" allowOverlap="1" wp14:anchorId="2EAD5A91" wp14:editId="77ED8307">
                <wp:simplePos x="0" y="0"/>
                <wp:positionH relativeFrom="column">
                  <wp:posOffset>-1905</wp:posOffset>
                </wp:positionH>
                <wp:positionV relativeFrom="paragraph">
                  <wp:posOffset>989330</wp:posOffset>
                </wp:positionV>
                <wp:extent cx="557974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24A0265" w14:textId="4DB2839E" w:rsidR="00C82911" w:rsidRPr="00956D4E" w:rsidRDefault="00C82911" w:rsidP="002F0F57">
                            <w:pPr>
                              <w:pStyle w:val="Caption"/>
                              <w:rPr>
                                <w:szCs w:val="26"/>
                                <w:lang w:val="en-US"/>
                              </w:rPr>
                            </w:pPr>
                            <w:bookmarkStart w:id="269" w:name="_Toc168479041"/>
                            <w:bookmarkStart w:id="270" w:name="_Toc168417028"/>
                            <w:r w:rsidRPr="004A4AEB">
                              <w:t xml:space="preserve">Hình </w:t>
                            </w:r>
                            <w:r w:rsidR="000748C7">
                              <w:fldChar w:fldCharType="begin"/>
                            </w:r>
                            <w:r w:rsidR="000748C7">
                              <w:instrText xml:space="preserve"> STYLEREF 1 \s </w:instrText>
                            </w:r>
                            <w:r w:rsidR="000748C7">
                              <w:fldChar w:fldCharType="separate"/>
                            </w:r>
                            <w:r w:rsidR="000748C7">
                              <w:rPr>
                                <w:noProof/>
                              </w:rPr>
                              <w:t>9</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3</w:t>
                            </w:r>
                            <w:r w:rsidR="000748C7">
                              <w:fldChar w:fldCharType="end"/>
                            </w:r>
                            <w:r w:rsidRPr="00250A64">
                              <w:rPr>
                                <w:lang w:val="en-US"/>
                              </w:rPr>
                              <w:t xml:space="preserve"> </w:t>
                            </w:r>
                            <w:ins w:id="271" w:author="Microsoft Word" w:date="2024-06-04T16:36:00Z">
                              <w:r>
                                <w:rPr>
                                  <w:lang w:val="en-US"/>
                                </w:rPr>
                                <w:t>–</w:t>
                              </w:r>
                            </w:ins>
                            <w:r w:rsidRPr="004A4AEB">
                              <w:t xml:space="preserve"> Kết quả quy trình mã hóa &amp; giải mã</w:t>
                            </w:r>
                            <w:bookmarkEnd w:id="269"/>
                            <w:r w:rsidRPr="004A4AEB">
                              <w:t xml:space="preserve">   </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D5A91" id="Text Box 24" o:spid="_x0000_s1067" type="#_x0000_t202" style="position:absolute;left:0;text-align:left;margin-left:-.15pt;margin-top:77.9pt;width:439.3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" stroked="f">
                <v:textbox style="mso-fit-shape-to-text:t" inset="0,0,0,0">
                  <w:txbxContent>
                    <w:p w14:paraId="624A0265" w14:textId="4DB2839E" w:rsidR="00C82911" w:rsidRPr="00956D4E" w:rsidRDefault="00C82911" w:rsidP="002F0F57">
                      <w:pPr>
                        <w:pStyle w:val="Caption"/>
                        <w:rPr>
                          <w:szCs w:val="26"/>
                          <w:lang w:val="en-US"/>
                        </w:rPr>
                      </w:pPr>
                      <w:bookmarkStart w:id="272" w:name="_Toc168479041"/>
                      <w:bookmarkStart w:id="273" w:name="_Toc168417028"/>
                      <w:r w:rsidRPr="004A4AEB">
                        <w:t xml:space="preserve">Hình </w:t>
                      </w:r>
                      <w:r w:rsidR="000748C7">
                        <w:fldChar w:fldCharType="begin"/>
                      </w:r>
                      <w:r w:rsidR="000748C7">
                        <w:instrText xml:space="preserve"> STYLEREF 1 \s </w:instrText>
                      </w:r>
                      <w:r w:rsidR="000748C7">
                        <w:fldChar w:fldCharType="separate"/>
                      </w:r>
                      <w:r w:rsidR="000748C7">
                        <w:rPr>
                          <w:noProof/>
                        </w:rPr>
                        <w:t>9</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3</w:t>
                      </w:r>
                      <w:r w:rsidR="000748C7">
                        <w:fldChar w:fldCharType="end"/>
                      </w:r>
                      <w:r w:rsidRPr="00250A64">
                        <w:rPr>
                          <w:lang w:val="en-US"/>
                        </w:rPr>
                        <w:t xml:space="preserve"> </w:t>
                      </w:r>
                      <w:ins w:id="274" w:author="Microsoft Word" w:date="2024-06-04T16:36:00Z">
                        <w:r>
                          <w:rPr>
                            <w:lang w:val="en-US"/>
                          </w:rPr>
                          <w:t>–</w:t>
                        </w:r>
                      </w:ins>
                      <w:r w:rsidRPr="004A4AEB">
                        <w:t xml:space="preserve"> Kết quả quy trình mã hóa &amp; giải mã</w:t>
                      </w:r>
                      <w:bookmarkEnd w:id="272"/>
                      <w:r w:rsidRPr="004A4AEB">
                        <w:t xml:space="preserve">   </w:t>
                      </w:r>
                      <w:bookmarkEnd w:id="273"/>
                    </w:p>
                  </w:txbxContent>
                </v:textbox>
                <w10:wrap type="topAndBottom"/>
              </v:shape>
            </w:pict>
          </mc:Fallback>
        </mc:AlternateContent>
      </w:r>
      <w:r w:rsidRPr="000C4696">
        <w:rPr>
          <w:noProof/>
        </w:rPr>
        <w:drawing>
          <wp:anchor distT="0" distB="0" distL="114300" distR="114300" simplePos="0" relativeHeight="251658256" behindDoc="0" locked="0" layoutInCell="1" allowOverlap="1" wp14:anchorId="44B6CA55" wp14:editId="6BF09759">
            <wp:simplePos x="0" y="0"/>
            <wp:positionH relativeFrom="margin">
              <wp:align>right</wp:align>
            </wp:positionH>
            <wp:positionV relativeFrom="paragraph">
              <wp:posOffset>242342</wp:posOffset>
            </wp:positionV>
            <wp:extent cx="5579745" cy="690245"/>
            <wp:effectExtent l="0" t="0" r="190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579745" cy="690245"/>
                    </a:xfrm>
                    <a:prstGeom prst="rect">
                      <a:avLst/>
                    </a:prstGeom>
                  </pic:spPr>
                </pic:pic>
              </a:graphicData>
            </a:graphic>
          </wp:anchor>
        </w:drawing>
      </w:r>
      <w:r w:rsidR="002138E2" w:rsidRPr="000C4696">
        <w:t xml:space="preserve">Kết quả: </w:t>
      </w:r>
    </w:p>
    <w:p w14:paraId="7821595D" w14:textId="5569E39D" w:rsidR="00D15650" w:rsidRPr="000C4696" w:rsidRDefault="001722F2" w:rsidP="00D15650">
      <w:pPr>
        <w:pStyle w:val="Heading3"/>
      </w:pPr>
      <w:bookmarkStart w:id="275" w:name="_Toc168478744"/>
      <w:r w:rsidRPr="000C4696">
        <w:rPr>
          <w:noProof/>
        </w:rPr>
        <w:drawing>
          <wp:anchor distT="0" distB="0" distL="114300" distR="114300" simplePos="0" relativeHeight="251658258" behindDoc="0" locked="0" layoutInCell="1" allowOverlap="1" wp14:anchorId="61A5AD20" wp14:editId="7A64EA73">
            <wp:simplePos x="0" y="0"/>
            <wp:positionH relativeFrom="margin">
              <wp:align>right</wp:align>
            </wp:positionH>
            <wp:positionV relativeFrom="paragraph">
              <wp:posOffset>1395566</wp:posOffset>
            </wp:positionV>
            <wp:extent cx="4951730" cy="1604645"/>
            <wp:effectExtent l="0" t="0" r="127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951730"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650" w:rsidRPr="000C4696">
        <w:t>Xác minh</w:t>
      </w:r>
      <w:bookmarkEnd w:id="275"/>
    </w:p>
    <w:p w14:paraId="66DC2086" w14:textId="6E9BB0F2" w:rsidR="001722F2" w:rsidRPr="004E4BD3" w:rsidRDefault="001722F2" w:rsidP="004E4BD3">
      <w:pPr>
        <w:pStyle w:val="Nidungvnbn"/>
        <w:ind w:firstLine="0"/>
        <w:rPr>
          <w:lang w:val="en-US"/>
        </w:rPr>
      </w:pPr>
      <w:r w:rsidRPr="000C4696">
        <w:rPr>
          <w:noProof/>
        </w:rPr>
        <mc:AlternateContent>
          <mc:Choice Requires="wps">
            <w:drawing>
              <wp:anchor distT="0" distB="0" distL="114300" distR="114300" simplePos="0" relativeHeight="251658259" behindDoc="0" locked="0" layoutInCell="1" allowOverlap="1" wp14:anchorId="51965DDC" wp14:editId="2CFA66DC">
                <wp:simplePos x="0" y="0"/>
                <wp:positionH relativeFrom="column">
                  <wp:posOffset>642463</wp:posOffset>
                </wp:positionH>
                <wp:positionV relativeFrom="paragraph">
                  <wp:posOffset>1501925</wp:posOffset>
                </wp:positionV>
                <wp:extent cx="495173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951730" cy="635"/>
                        </a:xfrm>
                        <a:prstGeom prst="rect">
                          <a:avLst/>
                        </a:prstGeom>
                        <a:solidFill>
                          <a:prstClr val="white"/>
                        </a:solidFill>
                        <a:ln>
                          <a:noFill/>
                        </a:ln>
                      </wps:spPr>
                      <wps:txbx>
                        <w:txbxContent>
                          <w:p w14:paraId="40541188" w14:textId="6B53F48B" w:rsidR="00C82911" w:rsidRPr="00956D4E" w:rsidRDefault="00C82911" w:rsidP="002F0F57">
                            <w:pPr>
                              <w:pStyle w:val="Caption"/>
                              <w:rPr>
                                <w:lang w:val="en-US"/>
                              </w:rPr>
                            </w:pPr>
                            <w:bookmarkStart w:id="276" w:name="_Toc168417029"/>
                            <w:bookmarkStart w:id="277" w:name="_Toc168479042"/>
                            <w:r w:rsidRPr="004A4AEB">
                              <w:t xml:space="preserve">Hình </w:t>
                            </w:r>
                            <w:r w:rsidR="000748C7">
                              <w:fldChar w:fldCharType="begin"/>
                            </w:r>
                            <w:r w:rsidR="000748C7">
                              <w:instrText xml:space="preserve"> STYLEREF 1 \s </w:instrText>
                            </w:r>
                            <w:r w:rsidR="000748C7">
                              <w:fldChar w:fldCharType="separate"/>
                            </w:r>
                            <w:r w:rsidR="000748C7">
                              <w:rPr>
                                <w:noProof/>
                              </w:rPr>
                              <w:t>9</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4</w:t>
                            </w:r>
                            <w:r w:rsidR="000748C7">
                              <w:fldChar w:fldCharType="end"/>
                            </w:r>
                            <w:r w:rsidRPr="00250A64">
                              <w:rPr>
                                <w:lang w:val="en-US"/>
                              </w:rPr>
                              <w:t xml:space="preserve"> </w:t>
                            </w:r>
                            <w:ins w:id="278" w:author="Microsoft Word" w:date="2024-06-04T16:36:00Z">
                              <w:r>
                                <w:rPr>
                                  <w:lang w:val="en-US"/>
                                </w:rPr>
                                <w:t>–</w:t>
                              </w:r>
                            </w:ins>
                            <w:r w:rsidRPr="004A4AEB">
                              <w:t xml:space="preserve"> Code xác minh lại tính đúng đắn của thuật toán</w:t>
                            </w:r>
                            <w:bookmarkEnd w:id="276"/>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65DDC" id="Text Box 26" o:spid="_x0000_s1068" type="#_x0000_t202" style="position:absolute;left:0;text-align:left;margin-left:50.6pt;margin-top:118.25pt;width:389.9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IxCMAIAAGc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" stroked="f">
                <v:textbox style="mso-fit-shape-to-text:t" inset="0,0,0,0">
                  <w:txbxContent>
                    <w:p w14:paraId="40541188" w14:textId="6B53F48B" w:rsidR="00C82911" w:rsidRPr="00956D4E" w:rsidRDefault="00C82911" w:rsidP="002F0F57">
                      <w:pPr>
                        <w:pStyle w:val="Caption"/>
                        <w:rPr>
                          <w:lang w:val="en-US"/>
                        </w:rPr>
                      </w:pPr>
                      <w:bookmarkStart w:id="279" w:name="_Toc168417029"/>
                      <w:bookmarkStart w:id="280" w:name="_Toc168479042"/>
                      <w:r w:rsidRPr="004A4AEB">
                        <w:t xml:space="preserve">Hình </w:t>
                      </w:r>
                      <w:r w:rsidR="000748C7">
                        <w:fldChar w:fldCharType="begin"/>
                      </w:r>
                      <w:r w:rsidR="000748C7">
                        <w:instrText xml:space="preserve"> STYLEREF 1 \s </w:instrText>
                      </w:r>
                      <w:r w:rsidR="000748C7">
                        <w:fldChar w:fldCharType="separate"/>
                      </w:r>
                      <w:r w:rsidR="000748C7">
                        <w:rPr>
                          <w:noProof/>
                        </w:rPr>
                        <w:t>9</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4</w:t>
                      </w:r>
                      <w:r w:rsidR="000748C7">
                        <w:fldChar w:fldCharType="end"/>
                      </w:r>
                      <w:r w:rsidRPr="00250A64">
                        <w:rPr>
                          <w:lang w:val="en-US"/>
                        </w:rPr>
                        <w:t xml:space="preserve"> </w:t>
                      </w:r>
                      <w:ins w:id="281" w:author="Microsoft Word" w:date="2024-06-04T16:36:00Z">
                        <w:r>
                          <w:rPr>
                            <w:lang w:val="en-US"/>
                          </w:rPr>
                          <w:t>–</w:t>
                        </w:r>
                      </w:ins>
                      <w:r w:rsidRPr="004A4AEB">
                        <w:t xml:space="preserve"> Code xác minh lại tính đúng đắn của thuật toán</w:t>
                      </w:r>
                      <w:bookmarkEnd w:id="279"/>
                      <w:bookmarkEnd w:id="280"/>
                    </w:p>
                  </w:txbxContent>
                </v:textbox>
              </v:shape>
            </w:pict>
          </mc:Fallback>
        </mc:AlternateContent>
      </w:r>
    </w:p>
    <w:p w14:paraId="1D51F167" w14:textId="1A8E799C" w:rsidR="00781F0F" w:rsidRPr="000C4696" w:rsidRDefault="00781F0F" w:rsidP="00B91079">
      <w:pPr>
        <w:pStyle w:val="Nidungvnbn"/>
        <w:numPr>
          <w:ilvl w:val="0"/>
          <w:numId w:val="2"/>
        </w:numPr>
      </w:pPr>
      <w:r w:rsidRPr="000C4696">
        <w:t xml:space="preserve">So sánh thông điệp gốc với thông điệp đã giải mã để đảm bảo rằng quá trình giải mã đã thành công và trả về thông điệp gốc bằng câu lệnh: </w:t>
      </w:r>
    </w:p>
    <w:p w14:paraId="5633D87C" w14:textId="6626A1AE" w:rsidR="00D15650" w:rsidRPr="000C4696" w:rsidRDefault="00781F0F" w:rsidP="00781F0F">
      <w:pPr>
        <w:pStyle w:val="Nidungvnbn"/>
        <w:ind w:left="1440" w:firstLine="0"/>
      </w:pPr>
      <w:r w:rsidRPr="000C4696">
        <w:rPr>
          <w:i/>
        </w:rPr>
        <w:t>if message == decrypted_message</w:t>
      </w:r>
      <w:r w:rsidRPr="000C4696">
        <w:t>.</w:t>
      </w:r>
    </w:p>
    <w:p w14:paraId="5936EBD8" w14:textId="2FB2AE52" w:rsidR="00781F0F" w:rsidRPr="004E4BD3" w:rsidRDefault="004E4BD3" w:rsidP="004E4BD3">
      <w:pPr>
        <w:pStyle w:val="Nidungvnbn"/>
        <w:numPr>
          <w:ilvl w:val="0"/>
          <w:numId w:val="2"/>
        </w:numPr>
      </w:pPr>
      <w:r w:rsidRPr="000C4696">
        <w:rPr>
          <w:noProof/>
        </w:rPr>
        <mc:AlternateContent>
          <mc:Choice Requires="wps">
            <w:drawing>
              <wp:anchor distT="0" distB="0" distL="114300" distR="114300" simplePos="0" relativeHeight="251658261" behindDoc="0" locked="0" layoutInCell="1" allowOverlap="1" wp14:anchorId="6039EB82" wp14:editId="16B87903">
                <wp:simplePos x="0" y="0"/>
                <wp:positionH relativeFrom="column">
                  <wp:posOffset>489162</wp:posOffset>
                </wp:positionH>
                <wp:positionV relativeFrom="paragraph">
                  <wp:posOffset>586317</wp:posOffset>
                </wp:positionV>
                <wp:extent cx="557974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DEDE87E" w14:textId="66050DA5" w:rsidR="00C82911" w:rsidRPr="000C4696" w:rsidRDefault="00C82911" w:rsidP="002F0F57">
                            <w:pPr>
                              <w:pStyle w:val="Caption"/>
                              <w:rPr>
                                <w:szCs w:val="26"/>
                              </w:rPr>
                            </w:pPr>
                            <w:bookmarkStart w:id="282" w:name="_Toc168417030"/>
                            <w:bookmarkStart w:id="283" w:name="_Toc168479043"/>
                            <w:r w:rsidRPr="000C4696">
                              <w:t xml:space="preserve">Hình </w:t>
                            </w:r>
                            <w:r w:rsidR="000748C7">
                              <w:fldChar w:fldCharType="begin"/>
                            </w:r>
                            <w:r w:rsidR="000748C7">
                              <w:instrText xml:space="preserve"> STYLEREF 1 \s </w:instrText>
                            </w:r>
                            <w:r w:rsidR="000748C7">
                              <w:fldChar w:fldCharType="separate"/>
                            </w:r>
                            <w:r w:rsidR="000748C7">
                              <w:rPr>
                                <w:noProof/>
                              </w:rPr>
                              <w:t>9</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5</w:t>
                            </w:r>
                            <w:r w:rsidR="000748C7">
                              <w:fldChar w:fldCharType="end"/>
                            </w:r>
                            <w:r w:rsidRPr="00250A64">
                              <w:rPr>
                                <w:lang w:val="en-US"/>
                              </w:rPr>
                              <w:t xml:space="preserve"> </w:t>
                            </w:r>
                            <w:ins w:id="284" w:author="Microsoft Word" w:date="2024-06-04T16:36:00Z">
                              <w:r>
                                <w:rPr>
                                  <w:lang w:val="en-US"/>
                                </w:rPr>
                                <w:t>–</w:t>
                              </w:r>
                            </w:ins>
                            <w:r w:rsidRPr="000C4696">
                              <w:t xml:space="preserve"> Kết quả xác minh quy trình giải mã</w:t>
                            </w:r>
                            <w:bookmarkEnd w:id="282"/>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9EB82" id="Text Box 28" o:spid="_x0000_s1069" type="#_x0000_t202" style="position:absolute;left:0;text-align:left;margin-left:38.5pt;margin-top:46.15pt;width:439.3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" stroked="f">
                <v:textbox style="mso-fit-shape-to-text:t" inset="0,0,0,0">
                  <w:txbxContent>
                    <w:p w14:paraId="4DEDE87E" w14:textId="66050DA5" w:rsidR="00C82911" w:rsidRPr="000C4696" w:rsidRDefault="00C82911" w:rsidP="002F0F57">
                      <w:pPr>
                        <w:pStyle w:val="Caption"/>
                        <w:rPr>
                          <w:szCs w:val="26"/>
                        </w:rPr>
                      </w:pPr>
                      <w:bookmarkStart w:id="285" w:name="_Toc168417030"/>
                      <w:bookmarkStart w:id="286" w:name="_Toc168479043"/>
                      <w:r w:rsidRPr="000C4696">
                        <w:t xml:space="preserve">Hình </w:t>
                      </w:r>
                      <w:r w:rsidR="000748C7">
                        <w:fldChar w:fldCharType="begin"/>
                      </w:r>
                      <w:r w:rsidR="000748C7">
                        <w:instrText xml:space="preserve"> STYLEREF 1 \s </w:instrText>
                      </w:r>
                      <w:r w:rsidR="000748C7">
                        <w:fldChar w:fldCharType="separate"/>
                      </w:r>
                      <w:r w:rsidR="000748C7">
                        <w:rPr>
                          <w:noProof/>
                        </w:rPr>
                        <w:t>9</w:t>
                      </w:r>
                      <w:r w:rsidR="000748C7">
                        <w:fldChar w:fldCharType="end"/>
                      </w:r>
                      <w:r w:rsidR="000748C7">
                        <w:t>.</w:t>
                      </w:r>
                      <w:r w:rsidR="000748C7">
                        <w:fldChar w:fldCharType="begin"/>
                      </w:r>
                      <w:r w:rsidR="000748C7">
                        <w:instrText xml:space="preserve"> SEQ Hình \* ARABIC \s 1 </w:instrText>
                      </w:r>
                      <w:r w:rsidR="000748C7">
                        <w:fldChar w:fldCharType="separate"/>
                      </w:r>
                      <w:r w:rsidR="000748C7">
                        <w:rPr>
                          <w:noProof/>
                        </w:rPr>
                        <w:t>5</w:t>
                      </w:r>
                      <w:r w:rsidR="000748C7">
                        <w:fldChar w:fldCharType="end"/>
                      </w:r>
                      <w:r w:rsidRPr="00250A64">
                        <w:rPr>
                          <w:lang w:val="en-US"/>
                        </w:rPr>
                        <w:t xml:space="preserve"> </w:t>
                      </w:r>
                      <w:ins w:id="287" w:author="Microsoft Word" w:date="2024-06-04T16:36:00Z">
                        <w:r>
                          <w:rPr>
                            <w:lang w:val="en-US"/>
                          </w:rPr>
                          <w:t>–</w:t>
                        </w:r>
                      </w:ins>
                      <w:r w:rsidRPr="000C4696">
                        <w:t xml:space="preserve"> Kết quả xác minh quy trình giải mã</w:t>
                      </w:r>
                      <w:bookmarkEnd w:id="285"/>
                      <w:bookmarkEnd w:id="286"/>
                    </w:p>
                  </w:txbxContent>
                </v:textbox>
                <w10:wrap type="topAndBottom"/>
              </v:shape>
            </w:pict>
          </mc:Fallback>
        </mc:AlternateContent>
      </w:r>
      <w:r w:rsidRPr="000C4696">
        <w:rPr>
          <w:noProof/>
        </w:rPr>
        <w:drawing>
          <wp:anchor distT="0" distB="0" distL="114300" distR="114300" simplePos="0" relativeHeight="251658260" behindDoc="0" locked="0" layoutInCell="1" allowOverlap="1" wp14:anchorId="5ED3C0F0" wp14:editId="789ABFEA">
            <wp:simplePos x="0" y="0"/>
            <wp:positionH relativeFrom="column">
              <wp:posOffset>489161</wp:posOffset>
            </wp:positionH>
            <wp:positionV relativeFrom="paragraph">
              <wp:posOffset>199178</wp:posOffset>
            </wp:positionV>
            <wp:extent cx="5579745" cy="313055"/>
            <wp:effectExtent l="0" t="0" r="190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79745" cy="313055"/>
                    </a:xfrm>
                    <a:prstGeom prst="rect">
                      <a:avLst/>
                    </a:prstGeom>
                  </pic:spPr>
                </pic:pic>
              </a:graphicData>
            </a:graphic>
          </wp:anchor>
        </w:drawing>
      </w:r>
      <w:r w:rsidR="00781F0F" w:rsidRPr="000C4696">
        <w:t xml:space="preserve">Kết quả: </w:t>
      </w:r>
    </w:p>
    <w:p w14:paraId="26BBF1B3" w14:textId="2566EBE4" w:rsidR="0035330F" w:rsidRPr="000C4696" w:rsidRDefault="00781F0F" w:rsidP="0091100B">
      <w:pPr>
        <w:pStyle w:val="Heading2"/>
        <w:rPr>
          <w:noProof w:val="0"/>
        </w:rPr>
      </w:pPr>
      <w:bookmarkStart w:id="288" w:name="_Toc168478745"/>
      <w:r w:rsidRPr="000C4696">
        <w:rPr>
          <w:noProof w:val="0"/>
        </w:rPr>
        <w:t>Phân tích hiệu quả và bảo mật</w:t>
      </w:r>
      <w:bookmarkEnd w:id="288"/>
    </w:p>
    <w:p w14:paraId="7B70D14D" w14:textId="472B5F5F" w:rsidR="001C21CD" w:rsidRPr="000C4696" w:rsidRDefault="001C21CD" w:rsidP="001C21CD">
      <w:pPr>
        <w:pStyle w:val="Heading3"/>
      </w:pPr>
      <w:bookmarkStart w:id="289" w:name="_Toc168478746"/>
      <w:r w:rsidRPr="000C4696">
        <w:t>Hiệu quả</w:t>
      </w:r>
      <w:bookmarkEnd w:id="289"/>
      <w:r w:rsidRPr="000C4696">
        <w:t xml:space="preserve"> </w:t>
      </w:r>
    </w:p>
    <w:p w14:paraId="38EB32AB" w14:textId="3618C902" w:rsidR="001C21CD" w:rsidRPr="000C4696" w:rsidRDefault="001C21CD" w:rsidP="00B91079">
      <w:pPr>
        <w:pStyle w:val="Nidungvnbn"/>
        <w:numPr>
          <w:ilvl w:val="0"/>
          <w:numId w:val="2"/>
        </w:numPr>
      </w:pPr>
      <w:r w:rsidRPr="000C4696">
        <w:rPr>
          <w:b/>
        </w:rPr>
        <w:t>Sinh khóa:</w:t>
      </w:r>
      <w:r w:rsidRPr="000C4696">
        <w:t xml:space="preserve"> Quá trình sinh khóa RSA yêu cầu việc sinh hai số nguyên tố lớn và tính toán các giá trị</w:t>
      </w:r>
      <w:r w:rsidRPr="000C4696">
        <w:rPr>
          <w:rFonts w:ascii="Cambria Math" w:hAnsi="Cambria Math" w:cs="Cambria Math"/>
        </w:rPr>
        <w:t xml:space="preserve"> </w:t>
      </w:r>
      <m:oMath>
        <m:r>
          <w:rPr>
            <w:rFonts w:ascii="Cambria Math" w:eastAsiaTheme="minorEastAsia" w:hAnsi="Cambria Math"/>
          </w:rPr>
          <m:t xml:space="preserve">n, </m:t>
        </m:r>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 e, d</m:t>
        </m:r>
      </m:oMath>
      <w:r w:rsidRPr="000C4696">
        <w:t>. Điều này có thể tốn nhiều thời gian và tài nguyên tính toán, đặc biệt khi sử dụng các khóa lớn (1024 bit hoặc lớn hơn). Việc sinh số nguyên tố lớn có thể mất nhiều thời gian do việc kiểm tra tính nguyên tố.</w:t>
      </w:r>
    </w:p>
    <w:p w14:paraId="22DA26A4" w14:textId="77777777" w:rsidR="00186A2B" w:rsidRPr="000C4696" w:rsidRDefault="00646B03" w:rsidP="00B91079">
      <w:pPr>
        <w:pStyle w:val="Nidungvnbn"/>
        <w:numPr>
          <w:ilvl w:val="0"/>
          <w:numId w:val="2"/>
        </w:numPr>
      </w:pPr>
      <w:r w:rsidRPr="000C4696">
        <w:rPr>
          <w:b/>
        </w:rPr>
        <w:t xml:space="preserve">Mã hóa: </w:t>
      </w:r>
      <w:r w:rsidRPr="000C4696">
        <w:t>Mã hóa sử dụng phép toán mũ modulo, cụ thể là</w:t>
      </w:r>
    </w:p>
    <w:p w14:paraId="6FE41216" w14:textId="5B40AB34" w:rsidR="001C21CD" w:rsidRPr="000C4696" w:rsidRDefault="00646B03" w:rsidP="00186A2B">
      <w:pPr>
        <w:pStyle w:val="Nidungvnbn"/>
        <w:ind w:left="1440" w:firstLine="0"/>
        <w:rPr>
          <w:rFonts w:eastAsiaTheme="minorEastAsia"/>
        </w:rPr>
      </w:pPr>
      <w:r w:rsidRPr="000C4696">
        <w:lastRenderedPageBreak/>
        <w:t xml:space="preserve"> </w:t>
      </w:r>
      <m:oMath>
        <m:r>
          <w:rPr>
            <w:rFonts w:ascii="Cambria Math" w:hAnsi="Cambria Math"/>
          </w:rPr>
          <m:t>c</m:t>
        </m:r>
        <m:r>
          <m:rPr>
            <m:sty m:val="p"/>
          </m:rPr>
          <w:rPr>
            <w:rFonts w:ascii="Cambria Math" w:eastAsiaTheme="minorEastAsia" w:hAnsi="Cambria Math"/>
          </w:rPr>
          <m:t xml:space="preserve"> ≡</m:t>
        </m:r>
        <m:sSup>
          <m:sSupPr>
            <m:ctrlPr>
              <w:rPr>
                <w:rFonts w:ascii="Cambria Math" w:hAnsi="Cambria Math"/>
              </w:rPr>
            </m:ctrlPr>
          </m:sSupPr>
          <m:e>
            <m:r>
              <m:rPr>
                <m:sty m:val="p"/>
              </m:rPr>
              <w:rPr>
                <w:rFonts w:ascii="Cambria Math" w:hAnsi="Cambria Math"/>
              </w:rPr>
              <m:t>m</m:t>
            </m:r>
            <m:ctrlPr>
              <w:rPr>
                <w:rFonts w:ascii="Cambria Math" w:eastAsiaTheme="minorEastAsia" w:hAnsi="Cambria Math"/>
              </w:rPr>
            </m:ctrlPr>
          </m:e>
          <m:sup>
            <m:r>
              <m:rPr>
                <m:sty m:val="p"/>
              </m:rPr>
              <w:rPr>
                <w:rFonts w:ascii="Cambria Math" w:hAnsi="Cambria Math"/>
              </w:rPr>
              <m:t>e</m:t>
            </m:r>
          </m:sup>
        </m:sSup>
        <m:r>
          <w:rPr>
            <w:rFonts w:ascii="Cambria Math" w:hAnsi="Cambria Math"/>
          </w:rPr>
          <m:t xml:space="preserve"> </m:t>
        </m:r>
        <m:r>
          <m:rPr>
            <m:sty m:val="p"/>
          </m:rPr>
          <w:rPr>
            <w:rFonts w:ascii="Cambria Math" w:hAnsi="Cambria Math"/>
          </w:rPr>
          <m:t>mod</m:t>
        </m:r>
        <m:r>
          <w:rPr>
            <w:rFonts w:ascii="Cambria Math" w:hAnsi="Cambria Math"/>
          </w:rPr>
          <m:t xml:space="preserve">  n</m:t>
        </m:r>
      </m:oMath>
      <w:r w:rsidR="00186A2B" w:rsidRPr="000C4696">
        <w:rPr>
          <w:rFonts w:eastAsiaTheme="minorEastAsia"/>
        </w:rPr>
        <w:t xml:space="preserve">. Phép toán này có độ phức tạp thời gian là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3</m:t>
                </m:r>
              </m:sup>
            </m:sSup>
          </m:e>
        </m:d>
      </m:oMath>
      <w:r w:rsidR="00186A2B" w:rsidRPr="000C4696">
        <w:rPr>
          <w:rFonts w:eastAsiaTheme="minorEastAsia"/>
        </w:rPr>
        <w:t xml:space="preserve"> với </w:t>
      </w:r>
      <w:r w:rsidR="00186A2B" w:rsidRPr="000C4696">
        <w:rPr>
          <w:rFonts w:ascii="Cambria Math" w:eastAsiaTheme="minorEastAsia" w:hAnsi="Cambria Math" w:cs="Cambria Math"/>
        </w:rPr>
        <w:t>𝑛</w:t>
      </w:r>
      <w:r w:rsidR="00186A2B" w:rsidRPr="000C4696">
        <w:rPr>
          <w:rFonts w:eastAsiaTheme="minorEastAsia"/>
        </w:rPr>
        <w:t xml:space="preserve"> là độ dài của khóa. Quá trình mã hóa tương đối nhanh chóng so với quá trình giải mã.</w:t>
      </w:r>
    </w:p>
    <w:p w14:paraId="0AA40BA5" w14:textId="3BDBCFA7" w:rsidR="00186A2B" w:rsidRPr="000C4696" w:rsidRDefault="00186A2B" w:rsidP="00B91079">
      <w:pPr>
        <w:pStyle w:val="Nidungvnbn"/>
        <w:numPr>
          <w:ilvl w:val="0"/>
          <w:numId w:val="2"/>
        </w:numPr>
      </w:pPr>
      <w:r w:rsidRPr="000C4696">
        <w:rPr>
          <w:rStyle w:val="Strong"/>
        </w:rPr>
        <w:t>Giải mã</w:t>
      </w:r>
      <w:r w:rsidRPr="000C4696">
        <w:t xml:space="preserve">: Giải mã sử dụng phép toán mũ modulo với khóa bí mật </w:t>
      </w:r>
      <w:r w:rsidRPr="000C4696">
        <w:rPr>
          <w:rStyle w:val="katex-mathml"/>
          <w:i/>
        </w:rPr>
        <w:t>d</w:t>
      </w:r>
      <w:r w:rsidRPr="000C4696">
        <w:t xml:space="preserve">, cụ thể là </w:t>
      </w:r>
      <m:oMath>
        <m:r>
          <w:rPr>
            <w:rFonts w:ascii="Cambria Math" w:hAnsi="Cambria Math"/>
          </w:rPr>
          <m:t>m</m:t>
        </m:r>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d</m:t>
            </m:r>
          </m:sup>
        </m:sSup>
        <m:r>
          <w:rPr>
            <w:rFonts w:ascii="Cambria Math" w:eastAsiaTheme="minorEastAsia" w:hAnsi="Cambria Math"/>
          </w:rPr>
          <m:t xml:space="preserve"> </m:t>
        </m:r>
        <m:r>
          <m:rPr>
            <m:sty m:val="p"/>
          </m:rPr>
          <w:rPr>
            <w:rFonts w:ascii="Cambria Math" w:hAnsi="Cambria Math"/>
          </w:rPr>
          <m:t>mod</m:t>
        </m:r>
        <m:r>
          <w:rPr>
            <w:rFonts w:ascii="Cambria Math" w:hAnsi="Cambria Math"/>
          </w:rPr>
          <m:t xml:space="preserve">  n</m:t>
        </m:r>
      </m:oMath>
      <w:r w:rsidR="00F00526" w:rsidRPr="000C4696">
        <w:rPr>
          <w:rFonts w:eastAsiaTheme="minorEastAsia"/>
        </w:rPr>
        <w:t xml:space="preserve">. </w:t>
      </w:r>
      <w:r w:rsidR="00F00526" w:rsidRPr="000C4696">
        <w:t xml:space="preserve">Do </w:t>
      </w:r>
      <w:r w:rsidR="00F00526" w:rsidRPr="000C4696">
        <w:rPr>
          <w:rStyle w:val="katex-mathml"/>
          <w:i/>
        </w:rPr>
        <w:t xml:space="preserve">d </w:t>
      </w:r>
      <w:r w:rsidR="00F00526" w:rsidRPr="000C4696">
        <w:t xml:space="preserve">thường rất lớn, quá trình giải mã có thể tốn nhiều thời gian hơn so với mã hóa. Độ phức tạp thời gian là tương tự như mã hóa, nhưng do giá trị </w:t>
      </w:r>
      <w:r w:rsidR="00F00526" w:rsidRPr="000C4696">
        <w:rPr>
          <w:rStyle w:val="katex-mathml"/>
          <w:i/>
        </w:rPr>
        <w:t>d</w:t>
      </w:r>
      <w:r w:rsidR="00F00526" w:rsidRPr="000C4696">
        <w:t xml:space="preserve"> lớn hơn </w:t>
      </w:r>
      <w:r w:rsidR="00F00526" w:rsidRPr="000C4696">
        <w:rPr>
          <w:rStyle w:val="katex-mathml"/>
          <w:i/>
        </w:rPr>
        <w:t>e</w:t>
      </w:r>
      <w:r w:rsidR="00F00526" w:rsidRPr="000C4696">
        <w:t>, giải mã thường chậm hơn mã hóa.</w:t>
      </w:r>
    </w:p>
    <w:p w14:paraId="4C4C7946" w14:textId="6175F41B" w:rsidR="00F00526" w:rsidRPr="000C4696" w:rsidRDefault="00F00526" w:rsidP="00F00526">
      <w:pPr>
        <w:pStyle w:val="Heading3"/>
      </w:pPr>
      <w:bookmarkStart w:id="290" w:name="_Toc168478747"/>
      <w:r w:rsidRPr="000C4696">
        <w:t>Bảo mật</w:t>
      </w:r>
      <w:bookmarkEnd w:id="290"/>
    </w:p>
    <w:p w14:paraId="7AB9FDD9" w14:textId="17960686" w:rsidR="00F00526" w:rsidRPr="000C4696" w:rsidRDefault="00F00526" w:rsidP="00B91079">
      <w:pPr>
        <w:pStyle w:val="Nidungvnbn"/>
        <w:numPr>
          <w:ilvl w:val="0"/>
          <w:numId w:val="2"/>
        </w:numPr>
      </w:pPr>
      <w:r w:rsidRPr="000C4696">
        <w:rPr>
          <w:b/>
        </w:rPr>
        <w:t>Dựa trên khó khăn của việc phân tích số:</w:t>
      </w:r>
      <w:r w:rsidRPr="000C4696">
        <w:t xml:space="preserve"> Bảo mật của RSA dựa vào độ khó của việc phân tích số </w:t>
      </w:r>
      <w:r w:rsidRPr="000C4696">
        <w:rPr>
          <w:rFonts w:ascii="Cambria Math" w:hAnsi="Cambria Math" w:cs="Cambria Math"/>
        </w:rPr>
        <w:t>𝑛</w:t>
      </w:r>
      <w:r w:rsidRPr="000C4696">
        <w:t xml:space="preserve"> n thành các thừa số nguyên tố </w:t>
      </w:r>
      <w:r w:rsidRPr="000C4696">
        <w:rPr>
          <w:rFonts w:ascii="Cambria Math" w:hAnsi="Cambria Math" w:cs="Cambria Math"/>
        </w:rPr>
        <w:t>𝑝</w:t>
      </w:r>
      <w:r w:rsidRPr="000C4696">
        <w:t xml:space="preserve"> và </w:t>
      </w:r>
      <w:r w:rsidRPr="000C4696">
        <w:rPr>
          <w:rFonts w:ascii="Cambria Math" w:hAnsi="Cambria Math" w:cs="Cambria Math"/>
        </w:rPr>
        <w:t>𝑞</w:t>
      </w:r>
      <w:r w:rsidRPr="000C4696">
        <w:t xml:space="preserve">. Nếu các số nguyên tố </w:t>
      </w:r>
      <w:r w:rsidRPr="000C4696">
        <w:rPr>
          <w:rFonts w:ascii="Cambria Math" w:hAnsi="Cambria Math" w:cs="Cambria Math"/>
        </w:rPr>
        <w:t>𝑝</w:t>
      </w:r>
      <w:r w:rsidRPr="000C4696">
        <w:t xml:space="preserve"> và </w:t>
      </w:r>
      <w:r w:rsidRPr="000C4696">
        <w:rPr>
          <w:rFonts w:ascii="Cambria Math" w:hAnsi="Cambria Math" w:cs="Cambria Math"/>
        </w:rPr>
        <w:t>𝑞</w:t>
      </w:r>
      <w:r w:rsidRPr="000C4696">
        <w:t xml:space="preserve"> được chọn đủ lớn, việc phân tích </w:t>
      </w:r>
      <w:r w:rsidRPr="000C4696">
        <w:rPr>
          <w:rFonts w:ascii="Cambria Math" w:hAnsi="Cambria Math" w:cs="Cambria Math"/>
        </w:rPr>
        <w:t>𝑛</w:t>
      </w:r>
      <w:r w:rsidRPr="000C4696">
        <w:t xml:space="preserve"> trở nên cực kỳ khó khăn và tốn thời gian.</w:t>
      </w:r>
    </w:p>
    <w:p w14:paraId="7184FCAC" w14:textId="30EA2C26" w:rsidR="00F00526" w:rsidRPr="000C4696" w:rsidRDefault="00F00526" w:rsidP="00B91079">
      <w:pPr>
        <w:pStyle w:val="Nidungvnbn"/>
        <w:numPr>
          <w:ilvl w:val="0"/>
          <w:numId w:val="2"/>
        </w:numPr>
      </w:pPr>
      <w:r w:rsidRPr="000C4696">
        <w:rPr>
          <w:b/>
        </w:rPr>
        <w:t xml:space="preserve">Khóa công khai và khóa bí mật: </w:t>
      </w:r>
      <w:r w:rsidRPr="000C4696">
        <w:t xml:space="preserve">Khóa công khai </w:t>
      </w:r>
      <w:r w:rsidRPr="000C4696">
        <w:rPr>
          <w:rFonts w:ascii="Cambria Math" w:hAnsi="Cambria Math" w:cs="Cambria Math"/>
        </w:rPr>
        <w:t>𝑒</w:t>
      </w:r>
      <w:r w:rsidRPr="000C4696">
        <w:t xml:space="preserve"> và </w:t>
      </w:r>
      <w:r w:rsidRPr="000C4696">
        <w:rPr>
          <w:rFonts w:ascii="Cambria Math" w:hAnsi="Cambria Math" w:cs="Cambria Math"/>
        </w:rPr>
        <w:t>𝑛</w:t>
      </w:r>
      <w:r w:rsidRPr="000C4696">
        <w:t xml:space="preserve"> có thể được chia sẻ rộng rãi mà không ảnh hưởng đến bảo mật của hệ thống. Khóa bí mật </w:t>
      </w:r>
      <w:r w:rsidRPr="000C4696">
        <w:rPr>
          <w:rFonts w:ascii="Cambria Math" w:hAnsi="Cambria Math" w:cs="Cambria Math"/>
        </w:rPr>
        <w:t>𝑑</w:t>
      </w:r>
      <w:r w:rsidRPr="000C4696">
        <w:t xml:space="preserve"> phải được giữ kín. Nếu </w:t>
      </w:r>
      <w:r w:rsidRPr="000C4696">
        <w:rPr>
          <w:rFonts w:ascii="Cambria Math" w:hAnsi="Cambria Math" w:cs="Cambria Math"/>
        </w:rPr>
        <w:t>𝑑</w:t>
      </w:r>
      <w:r w:rsidRPr="000C4696">
        <w:t xml:space="preserve"> bị lộ, toàn bộ hệ thống bảo mật sẽ bị phá vỡ.</w:t>
      </w:r>
    </w:p>
    <w:p w14:paraId="22AC7091" w14:textId="61B25382" w:rsidR="00F00526" w:rsidRPr="000C4696" w:rsidRDefault="00F00526" w:rsidP="00B91079">
      <w:pPr>
        <w:pStyle w:val="Nidungvnbn"/>
        <w:numPr>
          <w:ilvl w:val="0"/>
          <w:numId w:val="2"/>
        </w:numPr>
      </w:pPr>
      <w:r w:rsidRPr="000C4696">
        <w:rPr>
          <w:b/>
        </w:rPr>
        <w:t>Phụ thuộc vào việc chọn khóa:</w:t>
      </w:r>
      <w:r w:rsidRPr="000C4696">
        <w:t xml:space="preserve"> Việc chọn các giá trị </w:t>
      </w:r>
      <w:r w:rsidRPr="000C4696">
        <w:rPr>
          <w:rFonts w:ascii="Cambria Math" w:hAnsi="Cambria Math" w:cs="Cambria Math"/>
        </w:rPr>
        <w:t>𝑒</w:t>
      </w:r>
      <w:r w:rsidRPr="000C4696">
        <w:t xml:space="preserve"> và </w:t>
      </w:r>
      <w:r w:rsidRPr="000C4696">
        <w:rPr>
          <w:rFonts w:ascii="Cambria Math" w:hAnsi="Cambria Math" w:cs="Cambria Math"/>
        </w:rPr>
        <w:t>𝑑</w:t>
      </w:r>
      <w:r w:rsidRPr="000C4696">
        <w:t xml:space="preserve"> đúng cách rất quan trọng. Ví dụ, nếu </w:t>
      </w:r>
      <w:r w:rsidRPr="000C4696">
        <w:rPr>
          <w:rFonts w:ascii="Cambria Math" w:hAnsi="Cambria Math" w:cs="Cambria Math"/>
        </w:rPr>
        <w:t>𝑒</w:t>
      </w:r>
      <w:r w:rsidRPr="000C4696">
        <w:t xml:space="preserve"> quá nhỏ hoặc không được chọn một cách cẩn thận, nó có thể dẫn đến các lỗ hổng bảo mật.</w:t>
      </w:r>
    </w:p>
    <w:p w14:paraId="5A402B8F" w14:textId="67FF729D" w:rsidR="0035330F" w:rsidRPr="000C4696" w:rsidRDefault="00F00526" w:rsidP="0015149F">
      <w:pPr>
        <w:pStyle w:val="Heading2"/>
        <w:rPr>
          <w:noProof w:val="0"/>
        </w:rPr>
      </w:pPr>
      <w:bookmarkStart w:id="291" w:name="_Toc168478748"/>
      <w:r w:rsidRPr="000C4696">
        <w:rPr>
          <w:noProof w:val="0"/>
        </w:rPr>
        <w:t>Thảo luận về các mối đe dọa bảo mật và hạn chế của hệ mật RSA</w:t>
      </w:r>
      <w:bookmarkEnd w:id="291"/>
    </w:p>
    <w:p w14:paraId="079F209E" w14:textId="777F1DFC" w:rsidR="00F00526" w:rsidRPr="000C4696" w:rsidRDefault="00F00526" w:rsidP="00F00526">
      <w:pPr>
        <w:pStyle w:val="Heading3"/>
      </w:pPr>
      <w:bookmarkStart w:id="292" w:name="_Toc168478749"/>
      <w:r w:rsidRPr="000C4696">
        <w:t>Các mối đe dọa bảo mật</w:t>
      </w:r>
      <w:bookmarkEnd w:id="292"/>
    </w:p>
    <w:p w14:paraId="0CD9D912" w14:textId="393A11D5" w:rsidR="00F00526" w:rsidRPr="000C4696" w:rsidRDefault="00E72DF7" w:rsidP="00B91079">
      <w:pPr>
        <w:pStyle w:val="Nidungvnbn"/>
        <w:numPr>
          <w:ilvl w:val="0"/>
          <w:numId w:val="2"/>
        </w:numPr>
      </w:pPr>
      <w:r w:rsidRPr="000C4696">
        <w:rPr>
          <w:b/>
        </w:rPr>
        <w:t xml:space="preserve">Exponent công khai nhỏ: </w:t>
      </w:r>
      <w:r w:rsidRPr="000C4696">
        <w:t xml:space="preserve">Chọn </w:t>
      </w:r>
      <w:r w:rsidRPr="000C4696">
        <w:rPr>
          <w:rFonts w:ascii="Cambria Math" w:hAnsi="Cambria Math" w:cs="Cambria Math"/>
        </w:rPr>
        <w:t>𝑒</w:t>
      </w:r>
      <w:r w:rsidRPr="000C4696">
        <w:t xml:space="preserve">  quá nhỏ (ví dụ, </w:t>
      </w:r>
      <w:r w:rsidRPr="000C4696">
        <w:rPr>
          <w:rFonts w:ascii="Cambria Math" w:hAnsi="Cambria Math" w:cs="Cambria Math"/>
        </w:rPr>
        <w:t>𝑒</w:t>
      </w:r>
      <w:r w:rsidRPr="000C4696">
        <w:t xml:space="preserve"> = 3) có thể dẫn đến các cuộc tấn công văn bản được chọn (chosen plaintext attack). Các lược đồ padding như OAEP có thể giúp ngăn chặn vấn đề này.</w:t>
      </w:r>
    </w:p>
    <w:p w14:paraId="03CAE808" w14:textId="5E88EFC4" w:rsidR="00E72DF7" w:rsidRPr="000C4696" w:rsidRDefault="00126F2C" w:rsidP="00B91079">
      <w:pPr>
        <w:pStyle w:val="Nidungvnbn"/>
        <w:numPr>
          <w:ilvl w:val="0"/>
          <w:numId w:val="2"/>
        </w:numPr>
      </w:pPr>
      <w:r w:rsidRPr="000C4696">
        <w:rPr>
          <w:b/>
        </w:rPr>
        <w:t>Tấn công thời gian</w:t>
      </w:r>
      <w:r w:rsidRPr="000C4696">
        <w:t xml:space="preserve">: Các cuộc tấn công thời gian (timing attacks) có thể khai thác sự thay đổi thời gian tính toán để lấy thông tin về khóa bí mật </w:t>
      </w:r>
      <w:r w:rsidRPr="000C4696">
        <w:rPr>
          <w:rFonts w:ascii="Cambria Math" w:hAnsi="Cambria Math" w:cs="Cambria Math"/>
        </w:rPr>
        <w:t>𝑑</w:t>
      </w:r>
      <w:r w:rsidRPr="000C4696">
        <w:t>. Điều này có thể xảy ra nếu việc tính toán các phép toán mũ modulo không được thực hiện trong thời gian hằng.</w:t>
      </w:r>
    </w:p>
    <w:p w14:paraId="46631FF9" w14:textId="36023970" w:rsidR="00126F2C" w:rsidRPr="000C4696" w:rsidRDefault="00126F2C" w:rsidP="00B91079">
      <w:pPr>
        <w:pStyle w:val="Nidungvnbn"/>
        <w:numPr>
          <w:ilvl w:val="0"/>
          <w:numId w:val="2"/>
        </w:numPr>
      </w:pPr>
      <w:r w:rsidRPr="000C4696">
        <w:rPr>
          <w:b/>
        </w:rPr>
        <w:lastRenderedPageBreak/>
        <w:t xml:space="preserve">Tấn công kênh bên: </w:t>
      </w:r>
      <w:r w:rsidRPr="000C4696">
        <w:t>Các cuộc tấn công kênh bên (side-channel attacks) sử dụng thông tin từ việc tiêu thụ điện năng, bức xạ điện từ, hoặc các đặc điểm khác của hệ thống để lấy thông tin về khóa bí mật.</w:t>
      </w:r>
    </w:p>
    <w:p w14:paraId="2C44AF13" w14:textId="0921687E" w:rsidR="00126F2C" w:rsidRPr="000C4696" w:rsidRDefault="00126F2C" w:rsidP="00B91079">
      <w:pPr>
        <w:pStyle w:val="Nidungvnbn"/>
        <w:numPr>
          <w:ilvl w:val="0"/>
          <w:numId w:val="2"/>
        </w:numPr>
      </w:pPr>
      <w:r w:rsidRPr="000C4696">
        <w:rPr>
          <w:b/>
        </w:rPr>
        <w:t xml:space="preserve">Máy tính lượng tử: </w:t>
      </w:r>
      <w:r w:rsidRPr="000C4696">
        <w:t>Các thuật toán lượng tử như thuật toán Shor có thể phân tích số lớn một cách hiệu quả, đe dọa bảo mật của RSA. Khi máy tính lượng tử đủ mạnh được phát triển, RSA có thể trở nên không an toàn.</w:t>
      </w:r>
    </w:p>
    <w:p w14:paraId="0AF89BB9" w14:textId="54E4BFF5" w:rsidR="00126F2C" w:rsidRPr="000C4696" w:rsidRDefault="00126F2C" w:rsidP="00126F2C">
      <w:pPr>
        <w:pStyle w:val="Heading3"/>
      </w:pPr>
      <w:bookmarkStart w:id="293" w:name="_Toc168478750"/>
      <w:r w:rsidRPr="000C4696">
        <w:t>Hạn chế</w:t>
      </w:r>
      <w:bookmarkEnd w:id="293"/>
    </w:p>
    <w:p w14:paraId="0A382F14" w14:textId="61FD2AC4" w:rsidR="00F00526" w:rsidRPr="000C4696" w:rsidRDefault="00126F2C" w:rsidP="00B91079">
      <w:pPr>
        <w:pStyle w:val="Nidungvnbn"/>
        <w:numPr>
          <w:ilvl w:val="0"/>
          <w:numId w:val="2"/>
        </w:numPr>
      </w:pPr>
      <w:r w:rsidRPr="000C4696">
        <w:rPr>
          <w:b/>
        </w:rPr>
        <w:t>Kích thước khóa:</w:t>
      </w:r>
      <w:r w:rsidRPr="000C4696">
        <w:t xml:space="preserve"> Để đảm bảo an toàn, RSA cần sử dụng các khóa có kích thước lớn (1024 bit hoặc lớn hơn), làm tăng độ phức tạp và tài nguyên tính toán cần thiết.</w:t>
      </w:r>
    </w:p>
    <w:p w14:paraId="485E8A41" w14:textId="1BBAD3FB" w:rsidR="00126F2C" w:rsidRPr="000C4696" w:rsidRDefault="00126F2C" w:rsidP="00B91079">
      <w:pPr>
        <w:pStyle w:val="Nidungvnbn"/>
        <w:numPr>
          <w:ilvl w:val="0"/>
          <w:numId w:val="2"/>
        </w:numPr>
      </w:pPr>
      <w:r w:rsidRPr="000C4696">
        <w:rPr>
          <w:b/>
        </w:rPr>
        <w:t>Hiệu suất:</w:t>
      </w:r>
      <w:r w:rsidRPr="000C4696">
        <w:t xml:space="preserve"> Mã hóa và đặc biệt là giải mã RSA với các khóa lớn có thể rất tốn tài nguyên và không phù hợp cho các hệ thống yêu cầu hiệu suất cao hoặc thời gian thực.</w:t>
      </w:r>
    </w:p>
    <w:p w14:paraId="6AD3E2BD" w14:textId="69F671AC" w:rsidR="0035330F" w:rsidRPr="000C4696" w:rsidRDefault="001722F2" w:rsidP="0091100B">
      <w:pPr>
        <w:pStyle w:val="Heading2"/>
        <w:rPr>
          <w:noProof w:val="0"/>
        </w:rPr>
      </w:pPr>
      <w:bookmarkStart w:id="294" w:name="_Toc168478751"/>
      <w:r w:rsidRPr="000C4696">
        <w:rPr>
          <w:noProof w:val="0"/>
        </w:rPr>
        <w:t>Khuyến nghị cải thiện</w:t>
      </w:r>
      <w:bookmarkEnd w:id="294"/>
    </w:p>
    <w:p w14:paraId="6C0785DD" w14:textId="334E7921" w:rsidR="00126F2C" w:rsidRPr="000C4696" w:rsidRDefault="00126F2C" w:rsidP="00B91079">
      <w:pPr>
        <w:pStyle w:val="Nidungvnbn"/>
        <w:numPr>
          <w:ilvl w:val="0"/>
          <w:numId w:val="2"/>
        </w:numPr>
      </w:pPr>
      <w:r w:rsidRPr="000C4696">
        <w:rPr>
          <w:b/>
        </w:rPr>
        <w:t>Tăng kích thước khóa:</w:t>
      </w:r>
      <w:r w:rsidRPr="000C4696">
        <w:t xml:space="preserve"> Sử dụng các khóa lớn hơn (</w:t>
      </w:r>
      <w:r w:rsidR="001B1AAE">
        <w:rPr>
          <w:lang w:val="en-US"/>
        </w:rPr>
        <w:t>tối thiểu</w:t>
      </w:r>
      <w:r w:rsidRPr="000C4696">
        <w:t xml:space="preserve"> 1024 bit, tốt hơn là 3072 bit hoặc lớn hơn) để tăng cường bảo mật. Điều này giúp đảm bảo an toàn trước các cuộc tấn công brute-force và phân tích số.</w:t>
      </w:r>
    </w:p>
    <w:p w14:paraId="1735669C" w14:textId="1CEB804F" w:rsidR="00126F2C" w:rsidRPr="000C4696" w:rsidRDefault="00126F2C" w:rsidP="00B91079">
      <w:pPr>
        <w:pStyle w:val="Nidungvnbn"/>
        <w:numPr>
          <w:ilvl w:val="0"/>
          <w:numId w:val="2"/>
        </w:numPr>
      </w:pPr>
      <w:r w:rsidRPr="000C4696">
        <w:rPr>
          <w:b/>
        </w:rPr>
        <w:t>Sử dụng lược đồ padding:</w:t>
      </w:r>
      <w:r w:rsidRPr="000C4696">
        <w:t xml:space="preserve"> Triển khai các lược đồ padding như OAEP (Optimal Asymmetric Encryption Padding) để ngăn chặn các cuộc tấn công văn bản được chọn và các lỗ hổng bảo mật liên quan đến việc chọn </w:t>
      </w:r>
      <w:r w:rsidRPr="000C4696">
        <w:rPr>
          <w:rFonts w:ascii="Cambria Math" w:hAnsi="Cambria Math" w:cs="Cambria Math"/>
        </w:rPr>
        <w:t>𝑒</w:t>
      </w:r>
      <w:r w:rsidRPr="000C4696">
        <w:t xml:space="preserve"> nhỏ.</w:t>
      </w:r>
    </w:p>
    <w:p w14:paraId="76AE38B3" w14:textId="13EA3AB4" w:rsidR="00126F2C" w:rsidRPr="000C4696" w:rsidRDefault="00126F2C" w:rsidP="00B91079">
      <w:pPr>
        <w:pStyle w:val="Nidungvnbn"/>
        <w:numPr>
          <w:ilvl w:val="0"/>
          <w:numId w:val="2"/>
        </w:numPr>
      </w:pPr>
      <w:r w:rsidRPr="000C4696">
        <w:rPr>
          <w:b/>
        </w:rPr>
        <w:t>Thuật toán thời gian hằng:</w:t>
      </w:r>
      <w:r w:rsidRPr="000C4696">
        <w:t xml:space="preserve"> Sử dụng</w:t>
      </w:r>
      <w:r w:rsidR="001B1AAE">
        <w:rPr>
          <w:lang w:val="en-US"/>
        </w:rPr>
        <w:t xml:space="preserve"> </w:t>
      </w:r>
      <w:r w:rsidR="001B1AAE" w:rsidRPr="000C4696">
        <w:t>và triển khai</w:t>
      </w:r>
      <w:r w:rsidRPr="000C4696">
        <w:t xml:space="preserve"> các thuật toán với thời gian hằng để giảm nguy cơ tấn công thời gian và các cuộc tấn công kênh bên.</w:t>
      </w:r>
    </w:p>
    <w:p w14:paraId="320A86AB" w14:textId="1D49CF65" w:rsidR="004E4BD3" w:rsidRPr="004E4BD3" w:rsidRDefault="00126F2C" w:rsidP="004E4BD3">
      <w:pPr>
        <w:pStyle w:val="Nidungvnbn"/>
        <w:numPr>
          <w:ilvl w:val="0"/>
          <w:numId w:val="2"/>
        </w:numPr>
      </w:pPr>
      <w:r w:rsidRPr="000C4696">
        <w:rPr>
          <w:b/>
        </w:rPr>
        <w:t>Bảo vệ kênh bên:</w:t>
      </w:r>
      <w:r w:rsidRPr="000C4696">
        <w:t xml:space="preserve"> Áp dụng các biện pháp bảo vệ chống lại các cuộc tấn công kênh bên như che giấu tín hiệu (signal masking), cân bằng năng lượng (power balancing), và bảo vệ vật lý.</w:t>
      </w:r>
    </w:p>
    <w:p w14:paraId="24EF2E6C" w14:textId="67E91D72" w:rsidR="00783A23" w:rsidRPr="001B1AAE" w:rsidRDefault="00126F2C" w:rsidP="0091100B">
      <w:pPr>
        <w:pStyle w:val="Nidungvnbn"/>
        <w:numPr>
          <w:ilvl w:val="0"/>
          <w:numId w:val="2"/>
        </w:numPr>
      </w:pPr>
      <w:r w:rsidRPr="000C4696">
        <w:rPr>
          <w:b/>
        </w:rPr>
        <w:t>Nghiên cứu mật mã hậu lượng tử:</w:t>
      </w:r>
      <w:r w:rsidRPr="000C4696">
        <w:t xml:space="preserve"> Bắt đầu nghiên cứu và triển khai các hệ mật hậu lượng tử (post-quantum cryptography) để đảm bảo bảo mật trong tương lai khi máy tính lượng tử đủ mạnh được phát triển.</w:t>
      </w:r>
    </w:p>
    <w:p w14:paraId="130A84E2" w14:textId="5246D914" w:rsidR="001A46D1" w:rsidRPr="001022A1" w:rsidRDefault="007B493C" w:rsidP="001022A1">
      <w:pPr>
        <w:pStyle w:val="Heading1"/>
        <w:numPr>
          <w:ilvl w:val="0"/>
          <w:numId w:val="0"/>
        </w:numPr>
        <w:jc w:val="center"/>
      </w:pPr>
      <w:r w:rsidRPr="000C4696">
        <w:br w:type="page"/>
      </w:r>
      <w:bookmarkStart w:id="295" w:name="_Toc168478752"/>
      <w:r w:rsidR="004C3584" w:rsidRPr="000C4696">
        <w:lastRenderedPageBreak/>
        <w:t>TÀI LIỆU THAM KHẢO</w:t>
      </w:r>
      <w:bookmarkEnd w:id="295"/>
      <w:r w:rsidR="001A46D1">
        <w:fldChar w:fldCharType="begin"/>
      </w:r>
      <w:r w:rsidR="001A46D1">
        <w:rPr>
          <w:lang w:val="en-US"/>
        </w:rPr>
        <w:instrText xml:space="preserve"> BIBLIOGRAPHY  \l 1033 </w:instrText>
      </w:r>
      <w:r w:rsidR="001A46D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2"/>
      </w:tblGrid>
      <w:tr w:rsidR="001A46D1" w14:paraId="784B22CC" w14:textId="77777777">
        <w:trPr>
          <w:divId w:val="1218661733"/>
          <w:tblCellSpacing w:w="15" w:type="dxa"/>
        </w:trPr>
        <w:tc>
          <w:tcPr>
            <w:tcW w:w="50" w:type="pct"/>
            <w:hideMark/>
          </w:tcPr>
          <w:p w14:paraId="41C73E8B" w14:textId="3F9A06FA" w:rsidR="001A46D1" w:rsidRDefault="001A46D1">
            <w:pPr>
              <w:pStyle w:val="Bibliography"/>
              <w:rPr>
                <w:noProof/>
              </w:rPr>
            </w:pPr>
            <w:r>
              <w:rPr>
                <w:noProof/>
              </w:rPr>
              <w:t xml:space="preserve">[1] </w:t>
            </w:r>
          </w:p>
        </w:tc>
        <w:tc>
          <w:tcPr>
            <w:tcW w:w="0" w:type="auto"/>
            <w:hideMark/>
          </w:tcPr>
          <w:p w14:paraId="13B74127" w14:textId="77777777" w:rsidR="001A46D1" w:rsidRDefault="001A46D1">
            <w:pPr>
              <w:pStyle w:val="Bibliography"/>
              <w:rPr>
                <w:noProof/>
              </w:rPr>
            </w:pPr>
            <w:r>
              <w:rPr>
                <w:noProof/>
              </w:rPr>
              <w:t xml:space="preserve">S. S. Epp, Discrete Mathematics with Applications, Fifth Edition ed., Boston: Cengage, Boston, MA, 2020. </w:t>
            </w:r>
          </w:p>
        </w:tc>
      </w:tr>
      <w:tr w:rsidR="001A46D1" w14:paraId="22247F16" w14:textId="77777777">
        <w:trPr>
          <w:divId w:val="1218661733"/>
          <w:tblCellSpacing w:w="15" w:type="dxa"/>
        </w:trPr>
        <w:tc>
          <w:tcPr>
            <w:tcW w:w="50" w:type="pct"/>
            <w:hideMark/>
          </w:tcPr>
          <w:p w14:paraId="7582DDB3" w14:textId="77777777" w:rsidR="001A46D1" w:rsidRDefault="001A46D1">
            <w:pPr>
              <w:pStyle w:val="Bibliography"/>
              <w:rPr>
                <w:noProof/>
              </w:rPr>
            </w:pPr>
            <w:r>
              <w:rPr>
                <w:noProof/>
              </w:rPr>
              <w:t xml:space="preserve">[2] </w:t>
            </w:r>
          </w:p>
        </w:tc>
        <w:tc>
          <w:tcPr>
            <w:tcW w:w="0" w:type="auto"/>
            <w:hideMark/>
          </w:tcPr>
          <w:p w14:paraId="388003F4" w14:textId="77777777" w:rsidR="001A46D1" w:rsidRDefault="001A46D1">
            <w:pPr>
              <w:pStyle w:val="Bibliography"/>
              <w:rPr>
                <w:noProof/>
              </w:rPr>
            </w:pPr>
            <w:r>
              <w:rPr>
                <w:noProof/>
              </w:rPr>
              <w:t xml:space="preserve">Khoa Học &amp; Chúng Ta, Director, </w:t>
            </w:r>
            <w:r>
              <w:rPr>
                <w:i/>
                <w:iCs/>
                <w:noProof/>
              </w:rPr>
              <w:t xml:space="preserve">Mật Mã RSA: Khi Toán học bảo vệ túi tiền của bạn. </w:t>
            </w:r>
            <w:r>
              <w:rPr>
                <w:noProof/>
              </w:rPr>
              <w:t xml:space="preserve">[Film]. 2022. </w:t>
            </w:r>
          </w:p>
        </w:tc>
      </w:tr>
      <w:tr w:rsidR="001A46D1" w14:paraId="18E2D497" w14:textId="77777777">
        <w:trPr>
          <w:divId w:val="1218661733"/>
          <w:tblCellSpacing w:w="15" w:type="dxa"/>
        </w:trPr>
        <w:tc>
          <w:tcPr>
            <w:tcW w:w="50" w:type="pct"/>
            <w:hideMark/>
          </w:tcPr>
          <w:p w14:paraId="6D2C217E" w14:textId="77777777" w:rsidR="001A46D1" w:rsidRDefault="001A46D1">
            <w:pPr>
              <w:pStyle w:val="Bibliography"/>
              <w:rPr>
                <w:noProof/>
              </w:rPr>
            </w:pPr>
            <w:r>
              <w:rPr>
                <w:noProof/>
              </w:rPr>
              <w:t xml:space="preserve">[3] </w:t>
            </w:r>
          </w:p>
        </w:tc>
        <w:tc>
          <w:tcPr>
            <w:tcW w:w="0" w:type="auto"/>
            <w:hideMark/>
          </w:tcPr>
          <w:p w14:paraId="510DC8F2" w14:textId="77777777" w:rsidR="001A46D1" w:rsidRDefault="001A46D1">
            <w:pPr>
              <w:pStyle w:val="Bibliography"/>
              <w:rPr>
                <w:noProof/>
              </w:rPr>
            </w:pPr>
            <w:r>
              <w:rPr>
                <w:noProof/>
              </w:rPr>
              <w:t>I. Wikimedia Foundation, "Wikipedia," 3 5 2024. [Online]. Available: https://en.wikipedia.org/wiki/RSA_(cryptosystem).</w:t>
            </w:r>
          </w:p>
        </w:tc>
      </w:tr>
      <w:tr w:rsidR="001A46D1" w14:paraId="1432E885" w14:textId="77777777">
        <w:trPr>
          <w:divId w:val="1218661733"/>
          <w:tblCellSpacing w:w="15" w:type="dxa"/>
        </w:trPr>
        <w:tc>
          <w:tcPr>
            <w:tcW w:w="50" w:type="pct"/>
            <w:hideMark/>
          </w:tcPr>
          <w:p w14:paraId="5102752E" w14:textId="77777777" w:rsidR="001A46D1" w:rsidRDefault="001A46D1">
            <w:pPr>
              <w:pStyle w:val="Bibliography"/>
              <w:rPr>
                <w:noProof/>
              </w:rPr>
            </w:pPr>
            <w:r>
              <w:rPr>
                <w:noProof/>
              </w:rPr>
              <w:t xml:space="preserve">[4] </w:t>
            </w:r>
          </w:p>
        </w:tc>
        <w:tc>
          <w:tcPr>
            <w:tcW w:w="0" w:type="auto"/>
            <w:hideMark/>
          </w:tcPr>
          <w:p w14:paraId="665634C2" w14:textId="77777777" w:rsidR="001A46D1" w:rsidRDefault="001A46D1">
            <w:pPr>
              <w:pStyle w:val="Bibliography"/>
              <w:rPr>
                <w:noProof/>
              </w:rPr>
            </w:pPr>
            <w:r>
              <w:rPr>
                <w:noProof/>
              </w:rPr>
              <w:t>I. Wikimedia Foundation, "Wikipedia," 4 5 2024. [Online]. Available: https://en.wikipedia.org/wiki/Eulerian_path#Hierholzer.27s_algorithm.</w:t>
            </w:r>
          </w:p>
        </w:tc>
      </w:tr>
      <w:tr w:rsidR="001A46D1" w14:paraId="15F6C6AE" w14:textId="77777777">
        <w:trPr>
          <w:divId w:val="1218661733"/>
          <w:tblCellSpacing w:w="15" w:type="dxa"/>
        </w:trPr>
        <w:tc>
          <w:tcPr>
            <w:tcW w:w="50" w:type="pct"/>
            <w:hideMark/>
          </w:tcPr>
          <w:p w14:paraId="000EFB54" w14:textId="77777777" w:rsidR="001A46D1" w:rsidRDefault="001A46D1">
            <w:pPr>
              <w:pStyle w:val="Bibliography"/>
              <w:rPr>
                <w:noProof/>
              </w:rPr>
            </w:pPr>
            <w:r>
              <w:rPr>
                <w:noProof/>
              </w:rPr>
              <w:t xml:space="preserve">[5] </w:t>
            </w:r>
          </w:p>
        </w:tc>
        <w:tc>
          <w:tcPr>
            <w:tcW w:w="0" w:type="auto"/>
            <w:hideMark/>
          </w:tcPr>
          <w:p w14:paraId="59CC8428" w14:textId="77777777" w:rsidR="001A46D1" w:rsidRDefault="001A46D1">
            <w:pPr>
              <w:pStyle w:val="Bibliography"/>
              <w:rPr>
                <w:noProof/>
              </w:rPr>
            </w:pPr>
            <w:r>
              <w:rPr>
                <w:noProof/>
              </w:rPr>
              <w:t>TS. Nguyễn Thị Huỳnh Trâm, "DHTDT_CTRR_Lecture_02.pdf," HCHC, 2024.</w:t>
            </w:r>
          </w:p>
        </w:tc>
      </w:tr>
      <w:tr w:rsidR="001A46D1" w14:paraId="655DEA25" w14:textId="77777777">
        <w:trPr>
          <w:divId w:val="1218661733"/>
          <w:tblCellSpacing w:w="15" w:type="dxa"/>
        </w:trPr>
        <w:tc>
          <w:tcPr>
            <w:tcW w:w="50" w:type="pct"/>
            <w:hideMark/>
          </w:tcPr>
          <w:p w14:paraId="3730C1A6" w14:textId="77777777" w:rsidR="001A46D1" w:rsidRDefault="001A46D1">
            <w:pPr>
              <w:pStyle w:val="Bibliography"/>
              <w:rPr>
                <w:noProof/>
              </w:rPr>
            </w:pPr>
            <w:r>
              <w:rPr>
                <w:noProof/>
              </w:rPr>
              <w:t xml:space="preserve">[6] </w:t>
            </w:r>
          </w:p>
        </w:tc>
        <w:tc>
          <w:tcPr>
            <w:tcW w:w="0" w:type="auto"/>
            <w:hideMark/>
          </w:tcPr>
          <w:p w14:paraId="6481DF3C" w14:textId="77777777" w:rsidR="001A46D1" w:rsidRDefault="001A46D1">
            <w:pPr>
              <w:pStyle w:val="Bibliography"/>
              <w:rPr>
                <w:noProof/>
              </w:rPr>
            </w:pPr>
            <w:r>
              <w:rPr>
                <w:noProof/>
              </w:rPr>
              <w:t>TS. Nguyễn Thị Huỳnh Trâm, "DHTDT_CTRR_Lecture_01.pdf," HCHC, 2024.</w:t>
            </w:r>
          </w:p>
        </w:tc>
      </w:tr>
      <w:tr w:rsidR="001A46D1" w14:paraId="26DFB2C2" w14:textId="77777777">
        <w:trPr>
          <w:divId w:val="1218661733"/>
          <w:tblCellSpacing w:w="15" w:type="dxa"/>
        </w:trPr>
        <w:tc>
          <w:tcPr>
            <w:tcW w:w="50" w:type="pct"/>
            <w:hideMark/>
          </w:tcPr>
          <w:p w14:paraId="5EEC761D" w14:textId="77777777" w:rsidR="001A46D1" w:rsidRDefault="001A46D1">
            <w:pPr>
              <w:pStyle w:val="Bibliography"/>
              <w:rPr>
                <w:noProof/>
              </w:rPr>
            </w:pPr>
            <w:r>
              <w:rPr>
                <w:noProof/>
              </w:rPr>
              <w:t xml:space="preserve">[7] </w:t>
            </w:r>
          </w:p>
        </w:tc>
        <w:tc>
          <w:tcPr>
            <w:tcW w:w="0" w:type="auto"/>
            <w:hideMark/>
          </w:tcPr>
          <w:p w14:paraId="307C2D39" w14:textId="77777777" w:rsidR="001A46D1" w:rsidRDefault="001A46D1">
            <w:pPr>
              <w:pStyle w:val="Bibliography"/>
              <w:rPr>
                <w:noProof/>
              </w:rPr>
            </w:pPr>
            <w:r>
              <w:rPr>
                <w:noProof/>
              </w:rPr>
              <w:t>TS. Nguyễn Thị Huỳnh Trâm, "DHTDT_CTRR_Lecture_03.pdf," HCHC, 2024.</w:t>
            </w:r>
          </w:p>
        </w:tc>
      </w:tr>
      <w:tr w:rsidR="001A46D1" w14:paraId="54183236" w14:textId="77777777">
        <w:trPr>
          <w:divId w:val="1218661733"/>
          <w:tblCellSpacing w:w="15" w:type="dxa"/>
        </w:trPr>
        <w:tc>
          <w:tcPr>
            <w:tcW w:w="50" w:type="pct"/>
            <w:hideMark/>
          </w:tcPr>
          <w:p w14:paraId="6ED98827" w14:textId="77777777" w:rsidR="001A46D1" w:rsidRDefault="001A46D1">
            <w:pPr>
              <w:pStyle w:val="Bibliography"/>
              <w:rPr>
                <w:noProof/>
              </w:rPr>
            </w:pPr>
            <w:r>
              <w:rPr>
                <w:noProof/>
              </w:rPr>
              <w:t xml:space="preserve">[8] </w:t>
            </w:r>
          </w:p>
        </w:tc>
        <w:tc>
          <w:tcPr>
            <w:tcW w:w="0" w:type="auto"/>
            <w:hideMark/>
          </w:tcPr>
          <w:p w14:paraId="2A492B8B" w14:textId="77777777" w:rsidR="001A46D1" w:rsidRDefault="001A46D1">
            <w:pPr>
              <w:pStyle w:val="Bibliography"/>
              <w:rPr>
                <w:noProof/>
              </w:rPr>
            </w:pPr>
            <w:r>
              <w:rPr>
                <w:noProof/>
              </w:rPr>
              <w:t>TS. Nguyễn Thị Huỳnh Trâm, "DHTDT_CTRR_Lecture_03.pdf," HCHC, 2024.</w:t>
            </w:r>
          </w:p>
        </w:tc>
      </w:tr>
    </w:tbl>
    <w:p w14:paraId="3F4B1CBB" w14:textId="77777777" w:rsidR="001A46D1" w:rsidRDefault="001A46D1">
      <w:pPr>
        <w:divId w:val="1218661733"/>
        <w:rPr>
          <w:rFonts w:eastAsia="Times New Roman"/>
          <w:noProof/>
        </w:rPr>
      </w:pPr>
    </w:p>
    <w:p w14:paraId="70656FC5" w14:textId="3E4F9582" w:rsidR="00D52086" w:rsidRPr="00A96FFB" w:rsidRDefault="001A46D1" w:rsidP="001022A1">
      <w:pPr>
        <w:pStyle w:val="Nidungvnbn"/>
        <w:ind w:firstLine="0"/>
        <w:rPr>
          <w:b/>
        </w:rPr>
      </w:pPr>
      <w:r>
        <w:fldChar w:fldCharType="end"/>
      </w:r>
    </w:p>
    <w:bookmarkStart w:id="296" w:name="_GoBack"/>
    <w:bookmarkEnd w:id="296"/>
    <w:p w14:paraId="273B827F" w14:textId="77777777" w:rsidR="001A46D1" w:rsidRDefault="001A46D1" w:rsidP="001A46D1">
      <w:pPr>
        <w:pStyle w:val="Bibliography"/>
        <w:spacing w:line="360" w:lineRule="auto"/>
        <w:rPr>
          <w:noProof/>
          <w:lang w:val="en-US"/>
        </w:rPr>
      </w:pPr>
      <w:r>
        <w:rPr>
          <w:lang w:val="en-US"/>
        </w:rPr>
        <w:fldChar w:fldCharType="begin"/>
      </w:r>
      <w:r>
        <w:rPr>
          <w:lang w:val="en-US"/>
        </w:rPr>
        <w:instrText xml:space="preserve"> BIBLIOGRAPHY  \l 1033 </w:instrText>
      </w:r>
      <w:r>
        <w:rPr>
          <w:lang w:val="en-US"/>
        </w:rPr>
        <w:fldChar w:fldCharType="separate"/>
      </w:r>
    </w:p>
    <w:p w14:paraId="469AFBD1" w14:textId="77777777" w:rsidR="001A46D1" w:rsidRDefault="001A46D1">
      <w:pPr>
        <w:divId w:val="217671209"/>
        <w:rPr>
          <w:rFonts w:eastAsia="Times New Roman"/>
          <w:noProof/>
        </w:rPr>
      </w:pPr>
    </w:p>
    <w:p w14:paraId="0191055B" w14:textId="1D685AEC" w:rsidR="00D52086" w:rsidRPr="001A46D1" w:rsidRDefault="001A46D1" w:rsidP="001A46D1">
      <w:pPr>
        <w:pStyle w:val="Bibliography"/>
        <w:spacing w:line="360" w:lineRule="auto"/>
        <w:rPr>
          <w:lang w:val="en-US"/>
        </w:rPr>
      </w:pPr>
      <w:r>
        <w:rPr>
          <w:lang w:val="en-US"/>
        </w:rPr>
        <w:fldChar w:fldCharType="end"/>
      </w:r>
    </w:p>
    <w:p w14:paraId="705FD60E" w14:textId="5F8DACB3" w:rsidR="009527BD" w:rsidRDefault="009527BD" w:rsidP="00723D95">
      <w:pPr>
        <w:pStyle w:val="Nidungvnbn"/>
        <w:rPr>
          <w:lang w:val="en-US"/>
        </w:rPr>
      </w:pPr>
    </w:p>
    <w:p w14:paraId="592736BA" w14:textId="506B6665" w:rsidR="00FC2666" w:rsidRDefault="00FC2666" w:rsidP="00723D95">
      <w:pPr>
        <w:pStyle w:val="Nidungvnbn"/>
        <w:rPr>
          <w:lang w:val="en-US"/>
        </w:rPr>
      </w:pPr>
    </w:p>
    <w:p w14:paraId="43440EF4" w14:textId="77777777" w:rsidR="00FC2666" w:rsidRPr="00FC2666" w:rsidRDefault="00FC2666" w:rsidP="00723D95">
      <w:pPr>
        <w:pStyle w:val="Nidungvnbn"/>
        <w:rPr>
          <w:lang w:val="en-US"/>
        </w:rPr>
      </w:pPr>
    </w:p>
    <w:sectPr w:rsidR="00FC2666" w:rsidRPr="00FC2666"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DE4727" w14:textId="77777777" w:rsidR="00C82911" w:rsidRPr="000C4696" w:rsidRDefault="00C82911" w:rsidP="00453AB1">
      <w:r w:rsidRPr="000C4696">
        <w:separator/>
      </w:r>
    </w:p>
  </w:endnote>
  <w:endnote w:type="continuationSeparator" w:id="0">
    <w:p w14:paraId="58E0A8B1" w14:textId="77777777" w:rsidR="00C82911" w:rsidRPr="000C4696" w:rsidRDefault="00C82911" w:rsidP="00453AB1">
      <w:r w:rsidRPr="000C4696">
        <w:continuationSeparator/>
      </w:r>
    </w:p>
  </w:endnote>
  <w:endnote w:type="continuationNotice" w:id="1">
    <w:p w14:paraId="508716A9" w14:textId="77777777" w:rsidR="00C82911" w:rsidRPr="000C4696" w:rsidRDefault="00C829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77F33" w14:textId="77777777" w:rsidR="00C82911" w:rsidRPr="000C4696" w:rsidRDefault="00C82911" w:rsidP="00453AB1">
      <w:r w:rsidRPr="000C4696">
        <w:separator/>
      </w:r>
    </w:p>
  </w:footnote>
  <w:footnote w:type="continuationSeparator" w:id="0">
    <w:p w14:paraId="712A0162" w14:textId="77777777" w:rsidR="00C82911" w:rsidRPr="000C4696" w:rsidRDefault="00C82911" w:rsidP="00453AB1">
      <w:r w:rsidRPr="000C4696">
        <w:continuationSeparator/>
      </w:r>
    </w:p>
  </w:footnote>
  <w:footnote w:type="continuationNotice" w:id="1">
    <w:p w14:paraId="295CAA12" w14:textId="77777777" w:rsidR="00C82911" w:rsidRPr="000C4696" w:rsidRDefault="00C829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7547156"/>
      <w:docPartObj>
        <w:docPartGallery w:val="Page Numbers (Top of Page)"/>
        <w:docPartUnique/>
      </w:docPartObj>
    </w:sdtPr>
    <w:sdtEndPr/>
    <w:sdtContent>
      <w:p w14:paraId="6BDFC8E7" w14:textId="77777777" w:rsidR="00C82911" w:rsidRPr="000C4696" w:rsidRDefault="00C82911">
        <w:pPr>
          <w:pStyle w:val="Header"/>
          <w:jc w:val="center"/>
        </w:pPr>
        <w:r w:rsidRPr="000C4696">
          <w:fldChar w:fldCharType="begin"/>
        </w:r>
        <w:r w:rsidRPr="000C4696">
          <w:instrText xml:space="preserve"> PAGE   \* MERGEFORMAT </w:instrText>
        </w:r>
        <w:r w:rsidRPr="000C4696">
          <w:fldChar w:fldCharType="separate"/>
        </w:r>
        <w:r w:rsidRPr="000C4696">
          <w:t>iii</w:t>
        </w:r>
        <w:r w:rsidRPr="000C4696">
          <w:fldChar w:fldCharType="end"/>
        </w:r>
      </w:p>
    </w:sdtContent>
  </w:sdt>
  <w:p w14:paraId="032B35E2" w14:textId="77777777" w:rsidR="00C82911" w:rsidRPr="000C4696" w:rsidRDefault="00C82911"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6468923"/>
      <w:docPartObj>
        <w:docPartGallery w:val="Page Numbers (Top of Page)"/>
        <w:docPartUnique/>
      </w:docPartObj>
    </w:sdtPr>
    <w:sdtEndPr>
      <w:rPr>
        <w:rStyle w:val="NidungvnbnChar"/>
        <w:sz w:val="26"/>
        <w:szCs w:val="26"/>
      </w:rPr>
    </w:sdtEndPr>
    <w:sdtContent>
      <w:p w14:paraId="53987E51" w14:textId="77777777" w:rsidR="00C82911" w:rsidRPr="000C4696" w:rsidRDefault="00C82911">
        <w:pPr>
          <w:pStyle w:val="Header"/>
          <w:jc w:val="center"/>
          <w:rPr>
            <w:rStyle w:val="NidungvnbnChar"/>
          </w:rPr>
        </w:pPr>
        <w:r w:rsidRPr="000C4696">
          <w:rPr>
            <w:rStyle w:val="NidungvnbnChar"/>
          </w:rPr>
          <w:fldChar w:fldCharType="begin"/>
        </w:r>
        <w:r w:rsidRPr="000C4696">
          <w:rPr>
            <w:rStyle w:val="NidungvnbnChar"/>
          </w:rPr>
          <w:instrText xml:space="preserve"> PAGE   \* MERGEFORMAT </w:instrText>
        </w:r>
        <w:r w:rsidRPr="000C4696">
          <w:rPr>
            <w:rStyle w:val="NidungvnbnChar"/>
          </w:rPr>
          <w:fldChar w:fldCharType="separate"/>
        </w:r>
        <w:r w:rsidRPr="000C4696">
          <w:rPr>
            <w:rStyle w:val="NidungvnbnChar"/>
          </w:rPr>
          <w:t>1</w:t>
        </w:r>
        <w:r w:rsidRPr="000C4696">
          <w:rPr>
            <w:rStyle w:val="NidungvnbnChar"/>
          </w:rPr>
          <w:fldChar w:fldCharType="end"/>
        </w:r>
      </w:p>
    </w:sdtContent>
  </w:sdt>
  <w:p w14:paraId="1C32D0AE" w14:textId="77777777" w:rsidR="00C82911" w:rsidRPr="000C4696" w:rsidRDefault="00C82911"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80DEB"/>
    <w:multiLevelType w:val="hybridMultilevel"/>
    <w:tmpl w:val="801406DE"/>
    <w:lvl w:ilvl="0" w:tplc="C130FFF2">
      <w:start w:val="1"/>
      <w:numFmt w:val="decimal"/>
      <w:lvlText w:val="%1."/>
      <w:lvlJc w:val="left"/>
      <w:pPr>
        <w:ind w:left="1620" w:hanging="360"/>
      </w:pPr>
      <w:rPr>
        <w:rFonts w:hint="default"/>
        <w:i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 w15:restartNumberingAfterBreak="0">
    <w:nsid w:val="01721072"/>
    <w:multiLevelType w:val="hybridMultilevel"/>
    <w:tmpl w:val="9A343DDC"/>
    <w:lvl w:ilvl="0" w:tplc="BE7C56AC">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 w15:restartNumberingAfterBreak="0">
    <w:nsid w:val="02245591"/>
    <w:multiLevelType w:val="hybridMultilevel"/>
    <w:tmpl w:val="C84CC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2983749"/>
    <w:multiLevelType w:val="hybridMultilevel"/>
    <w:tmpl w:val="4D32F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366CF5"/>
    <w:multiLevelType w:val="hybridMultilevel"/>
    <w:tmpl w:val="A36E3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3837829"/>
    <w:multiLevelType w:val="hybridMultilevel"/>
    <w:tmpl w:val="3DD0DE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3B43EFE"/>
    <w:multiLevelType w:val="hybridMultilevel"/>
    <w:tmpl w:val="D256B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1B1A69"/>
    <w:multiLevelType w:val="hybridMultilevel"/>
    <w:tmpl w:val="DEBA0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942310"/>
    <w:multiLevelType w:val="hybridMultilevel"/>
    <w:tmpl w:val="88767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33467E"/>
    <w:multiLevelType w:val="hybridMultilevel"/>
    <w:tmpl w:val="4B92A850"/>
    <w:lvl w:ilvl="0" w:tplc="8FB6C114">
      <w:numFmt w:val="bullet"/>
      <w:lvlText w:val="-"/>
      <w:lvlJc w:val="left"/>
      <w:pPr>
        <w:ind w:left="644" w:hanging="360"/>
      </w:pPr>
      <w:rPr>
        <w:rFonts w:ascii="Times New Roman" w:eastAsiaTheme="minorHAnsi" w:hAnsi="Times New Roman" w:cs="Times New Roman" w:hint="default"/>
        <w:sz w:val="26"/>
        <w:szCs w:val="26"/>
      </w:rPr>
    </w:lvl>
    <w:lvl w:ilvl="1" w:tplc="04090001">
      <w:start w:val="1"/>
      <w:numFmt w:val="bullet"/>
      <w:lvlText w:val=""/>
      <w:lvlJc w:val="left"/>
      <w:pPr>
        <w:ind w:left="1494"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B9A4CA9"/>
    <w:multiLevelType w:val="hybridMultilevel"/>
    <w:tmpl w:val="67C67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710" w:hanging="284"/>
      </w:pPr>
      <w:rPr>
        <w:rFonts w:hint="default"/>
      </w:rPr>
    </w:lvl>
    <w:lvl w:ilvl="3">
      <w:start w:val="1"/>
      <w:numFmt w:val="decimal"/>
      <w:pStyle w:val="Heading4"/>
      <w:suff w:val="space"/>
      <w:lvlText w:val="%1.%2.%3.%4"/>
      <w:lvlJc w:val="left"/>
      <w:pPr>
        <w:ind w:left="1277"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2" w15:restartNumberingAfterBreak="0">
    <w:nsid w:val="13E03094"/>
    <w:multiLevelType w:val="hybridMultilevel"/>
    <w:tmpl w:val="B41A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6416414"/>
    <w:multiLevelType w:val="hybridMultilevel"/>
    <w:tmpl w:val="51D4C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05CF7"/>
    <w:multiLevelType w:val="hybridMultilevel"/>
    <w:tmpl w:val="7D2A1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9925E2"/>
    <w:multiLevelType w:val="hybridMultilevel"/>
    <w:tmpl w:val="221CD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A01D16"/>
    <w:multiLevelType w:val="hybridMultilevel"/>
    <w:tmpl w:val="085ADBF2"/>
    <w:lvl w:ilvl="0" w:tplc="C0A6180E">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7" w15:restartNumberingAfterBreak="0">
    <w:nsid w:val="37D0568F"/>
    <w:multiLevelType w:val="hybridMultilevel"/>
    <w:tmpl w:val="AEB4E4D8"/>
    <w:lvl w:ilvl="0" w:tplc="9DF2B87A">
      <w:start w:val="1"/>
      <w:numFmt w:val="decimal"/>
      <w:lvlText w:val="%1"/>
      <w:lvlJc w:val="left"/>
      <w:pPr>
        <w:ind w:left="360" w:hanging="360"/>
      </w:pPr>
      <w:rPr>
        <w:rFonts w:ascii="Times New Roman" w:hAnsi="Times New Roman" w:hint="default"/>
        <w:b w:val="0"/>
        <w:i w:val="0"/>
        <w:strike w:val="0"/>
        <w:dstrike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BAB5E85"/>
    <w:multiLevelType w:val="hybridMultilevel"/>
    <w:tmpl w:val="E10295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104664A"/>
    <w:multiLevelType w:val="hybridMultilevel"/>
    <w:tmpl w:val="08E6CF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A70040"/>
    <w:multiLevelType w:val="hybridMultilevel"/>
    <w:tmpl w:val="806C1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5D9551A"/>
    <w:multiLevelType w:val="hybridMultilevel"/>
    <w:tmpl w:val="16447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960329"/>
    <w:multiLevelType w:val="hybridMultilevel"/>
    <w:tmpl w:val="BB788C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F3754E"/>
    <w:multiLevelType w:val="hybridMultilevel"/>
    <w:tmpl w:val="CEFC30C6"/>
    <w:lvl w:ilvl="0" w:tplc="6B842724">
      <w:start w:val="1"/>
      <w:numFmt w:val="decimal"/>
      <w:lvlText w:val="%1."/>
      <w:lvlJc w:val="left"/>
      <w:pPr>
        <w:ind w:left="1620" w:hanging="360"/>
      </w:pPr>
      <w:rPr>
        <w:rFonts w:hint="default"/>
        <w:i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4" w15:restartNumberingAfterBreak="0">
    <w:nsid w:val="4CD67054"/>
    <w:multiLevelType w:val="hybridMultilevel"/>
    <w:tmpl w:val="91DC4308"/>
    <w:lvl w:ilvl="0" w:tplc="81E0F8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D9645B9"/>
    <w:multiLevelType w:val="hybridMultilevel"/>
    <w:tmpl w:val="F982A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DD59F3"/>
    <w:multiLevelType w:val="hybridMultilevel"/>
    <w:tmpl w:val="17B86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C027D9"/>
    <w:multiLevelType w:val="hybridMultilevel"/>
    <w:tmpl w:val="E878D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07304F"/>
    <w:multiLevelType w:val="hybridMultilevel"/>
    <w:tmpl w:val="2092D574"/>
    <w:lvl w:ilvl="0" w:tplc="E9A4D800">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9" w15:restartNumberingAfterBreak="0">
    <w:nsid w:val="5BCB3329"/>
    <w:multiLevelType w:val="hybridMultilevel"/>
    <w:tmpl w:val="B77ED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D852B8"/>
    <w:multiLevelType w:val="hybridMultilevel"/>
    <w:tmpl w:val="801406DE"/>
    <w:lvl w:ilvl="0" w:tplc="C130FFF2">
      <w:start w:val="1"/>
      <w:numFmt w:val="decimal"/>
      <w:lvlText w:val="%1."/>
      <w:lvlJc w:val="left"/>
      <w:pPr>
        <w:ind w:left="1620" w:hanging="360"/>
      </w:pPr>
      <w:rPr>
        <w:rFonts w:hint="default"/>
        <w:i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1" w15:restartNumberingAfterBreak="0">
    <w:nsid w:val="639E63D1"/>
    <w:multiLevelType w:val="hybridMultilevel"/>
    <w:tmpl w:val="3F506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222C2D"/>
    <w:multiLevelType w:val="hybridMultilevel"/>
    <w:tmpl w:val="C9EE3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172589"/>
    <w:multiLevelType w:val="hybridMultilevel"/>
    <w:tmpl w:val="699E6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463136"/>
    <w:multiLevelType w:val="hybridMultilevel"/>
    <w:tmpl w:val="1EBA0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DA6348"/>
    <w:multiLevelType w:val="hybridMultilevel"/>
    <w:tmpl w:val="1F626862"/>
    <w:lvl w:ilvl="0" w:tplc="974017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3206AEB"/>
    <w:multiLevelType w:val="hybridMultilevel"/>
    <w:tmpl w:val="32543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B670E6"/>
    <w:multiLevelType w:val="hybridMultilevel"/>
    <w:tmpl w:val="D4AC6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4D0954"/>
    <w:multiLevelType w:val="hybridMultilevel"/>
    <w:tmpl w:val="1B247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251ACA"/>
    <w:multiLevelType w:val="hybridMultilevel"/>
    <w:tmpl w:val="C2968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7E25A3F"/>
    <w:multiLevelType w:val="hybridMultilevel"/>
    <w:tmpl w:val="C3B0A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6449F3"/>
    <w:multiLevelType w:val="hybridMultilevel"/>
    <w:tmpl w:val="76842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24"/>
  </w:num>
  <w:num w:numId="4">
    <w:abstractNumId w:val="1"/>
  </w:num>
  <w:num w:numId="5">
    <w:abstractNumId w:val="28"/>
  </w:num>
  <w:num w:numId="6">
    <w:abstractNumId w:val="23"/>
  </w:num>
  <w:num w:numId="7">
    <w:abstractNumId w:val="30"/>
  </w:num>
  <w:num w:numId="8">
    <w:abstractNumId w:val="0"/>
  </w:num>
  <w:num w:numId="9">
    <w:abstractNumId w:val="22"/>
  </w:num>
  <w:num w:numId="10">
    <w:abstractNumId w:val="19"/>
  </w:num>
  <w:num w:numId="11">
    <w:abstractNumId w:val="4"/>
  </w:num>
  <w:num w:numId="12">
    <w:abstractNumId w:val="33"/>
  </w:num>
  <w:num w:numId="13">
    <w:abstractNumId w:val="12"/>
  </w:num>
  <w:num w:numId="14">
    <w:abstractNumId w:val="2"/>
  </w:num>
  <w:num w:numId="15">
    <w:abstractNumId w:val="5"/>
  </w:num>
  <w:num w:numId="16">
    <w:abstractNumId w:val="17"/>
  </w:num>
  <w:num w:numId="17">
    <w:abstractNumId w:val="18"/>
  </w:num>
  <w:num w:numId="18">
    <w:abstractNumId w:val="16"/>
  </w:num>
  <w:num w:numId="19">
    <w:abstractNumId w:val="20"/>
  </w:num>
  <w:num w:numId="20">
    <w:abstractNumId w:val="39"/>
  </w:num>
  <w:num w:numId="21">
    <w:abstractNumId w:val="38"/>
  </w:num>
  <w:num w:numId="22">
    <w:abstractNumId w:val="7"/>
  </w:num>
  <w:num w:numId="23">
    <w:abstractNumId w:val="6"/>
  </w:num>
  <w:num w:numId="24">
    <w:abstractNumId w:val="40"/>
  </w:num>
  <w:num w:numId="25">
    <w:abstractNumId w:val="27"/>
  </w:num>
  <w:num w:numId="26">
    <w:abstractNumId w:val="13"/>
  </w:num>
  <w:num w:numId="27">
    <w:abstractNumId w:val="3"/>
  </w:num>
  <w:num w:numId="28">
    <w:abstractNumId w:val="32"/>
  </w:num>
  <w:num w:numId="29">
    <w:abstractNumId w:val="14"/>
  </w:num>
  <w:num w:numId="30">
    <w:abstractNumId w:val="31"/>
  </w:num>
  <w:num w:numId="31">
    <w:abstractNumId w:val="36"/>
  </w:num>
  <w:num w:numId="32">
    <w:abstractNumId w:val="41"/>
  </w:num>
  <w:num w:numId="33">
    <w:abstractNumId w:val="37"/>
  </w:num>
  <w:num w:numId="34">
    <w:abstractNumId w:val="25"/>
  </w:num>
  <w:num w:numId="35">
    <w:abstractNumId w:val="34"/>
  </w:num>
  <w:num w:numId="36">
    <w:abstractNumId w:val="15"/>
  </w:num>
  <w:num w:numId="37">
    <w:abstractNumId w:val="21"/>
  </w:num>
  <w:num w:numId="38">
    <w:abstractNumId w:val="29"/>
  </w:num>
  <w:num w:numId="39">
    <w:abstractNumId w:val="26"/>
  </w:num>
  <w:num w:numId="40">
    <w:abstractNumId w:val="10"/>
  </w:num>
  <w:num w:numId="41">
    <w:abstractNumId w:val="8"/>
  </w:num>
  <w:num w:numId="42">
    <w:abstractNumId w:val="11"/>
  </w:num>
  <w:num w:numId="43">
    <w:abstractNumId w:val="11"/>
  </w:num>
  <w:num w:numId="44">
    <w:abstractNumId w:val="3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revisionView w:markup="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0BF"/>
    <w:rsid w:val="00000130"/>
    <w:rsid w:val="00000583"/>
    <w:rsid w:val="00001C85"/>
    <w:rsid w:val="00001DC2"/>
    <w:rsid w:val="00002D3F"/>
    <w:rsid w:val="000031AD"/>
    <w:rsid w:val="000039A2"/>
    <w:rsid w:val="000044BC"/>
    <w:rsid w:val="00004681"/>
    <w:rsid w:val="00004867"/>
    <w:rsid w:val="0000487F"/>
    <w:rsid w:val="00004BA4"/>
    <w:rsid w:val="000056F0"/>
    <w:rsid w:val="00005E76"/>
    <w:rsid w:val="0000731A"/>
    <w:rsid w:val="00007760"/>
    <w:rsid w:val="00007960"/>
    <w:rsid w:val="00007EB3"/>
    <w:rsid w:val="00010048"/>
    <w:rsid w:val="00010A72"/>
    <w:rsid w:val="00011A0A"/>
    <w:rsid w:val="00011A62"/>
    <w:rsid w:val="00011E77"/>
    <w:rsid w:val="000124B9"/>
    <w:rsid w:val="00012767"/>
    <w:rsid w:val="000128D1"/>
    <w:rsid w:val="00012D11"/>
    <w:rsid w:val="00013ED4"/>
    <w:rsid w:val="00014A4A"/>
    <w:rsid w:val="00014F9F"/>
    <w:rsid w:val="000150E9"/>
    <w:rsid w:val="00015270"/>
    <w:rsid w:val="000156CF"/>
    <w:rsid w:val="00015E34"/>
    <w:rsid w:val="000160DA"/>
    <w:rsid w:val="00016455"/>
    <w:rsid w:val="0001666C"/>
    <w:rsid w:val="0001684B"/>
    <w:rsid w:val="00016BF5"/>
    <w:rsid w:val="00016ED3"/>
    <w:rsid w:val="000200D5"/>
    <w:rsid w:val="0002217D"/>
    <w:rsid w:val="000231FF"/>
    <w:rsid w:val="000238AA"/>
    <w:rsid w:val="00023C8C"/>
    <w:rsid w:val="00024496"/>
    <w:rsid w:val="00024BA5"/>
    <w:rsid w:val="00024E9A"/>
    <w:rsid w:val="00025002"/>
    <w:rsid w:val="000251D5"/>
    <w:rsid w:val="00026B20"/>
    <w:rsid w:val="00031625"/>
    <w:rsid w:val="00031B1D"/>
    <w:rsid w:val="00031F05"/>
    <w:rsid w:val="00031FDC"/>
    <w:rsid w:val="0003244A"/>
    <w:rsid w:val="00032B89"/>
    <w:rsid w:val="000338F7"/>
    <w:rsid w:val="00034BF3"/>
    <w:rsid w:val="0003503B"/>
    <w:rsid w:val="0003703B"/>
    <w:rsid w:val="00040EB5"/>
    <w:rsid w:val="000420DE"/>
    <w:rsid w:val="00042439"/>
    <w:rsid w:val="00042A67"/>
    <w:rsid w:val="000439A8"/>
    <w:rsid w:val="00043A3B"/>
    <w:rsid w:val="00044678"/>
    <w:rsid w:val="000454DE"/>
    <w:rsid w:val="00045C14"/>
    <w:rsid w:val="00046370"/>
    <w:rsid w:val="00047203"/>
    <w:rsid w:val="00052827"/>
    <w:rsid w:val="00052E90"/>
    <w:rsid w:val="0005307F"/>
    <w:rsid w:val="0005372F"/>
    <w:rsid w:val="00053A29"/>
    <w:rsid w:val="00055024"/>
    <w:rsid w:val="000556E1"/>
    <w:rsid w:val="00055C00"/>
    <w:rsid w:val="00056295"/>
    <w:rsid w:val="00056C65"/>
    <w:rsid w:val="00056C87"/>
    <w:rsid w:val="00060247"/>
    <w:rsid w:val="00060A5C"/>
    <w:rsid w:val="00061022"/>
    <w:rsid w:val="00061C17"/>
    <w:rsid w:val="00062798"/>
    <w:rsid w:val="000627B5"/>
    <w:rsid w:val="00063D0E"/>
    <w:rsid w:val="000650CF"/>
    <w:rsid w:val="00065465"/>
    <w:rsid w:val="00065C4E"/>
    <w:rsid w:val="00065F57"/>
    <w:rsid w:val="00066121"/>
    <w:rsid w:val="000665D4"/>
    <w:rsid w:val="0006671B"/>
    <w:rsid w:val="00067AB3"/>
    <w:rsid w:val="00067C56"/>
    <w:rsid w:val="00070C41"/>
    <w:rsid w:val="00073317"/>
    <w:rsid w:val="0007361C"/>
    <w:rsid w:val="00073FE9"/>
    <w:rsid w:val="000748C7"/>
    <w:rsid w:val="00074C33"/>
    <w:rsid w:val="0007657D"/>
    <w:rsid w:val="00077D66"/>
    <w:rsid w:val="00077EF1"/>
    <w:rsid w:val="000801F3"/>
    <w:rsid w:val="000804E7"/>
    <w:rsid w:val="000809B0"/>
    <w:rsid w:val="00081EA7"/>
    <w:rsid w:val="000823C0"/>
    <w:rsid w:val="000826D0"/>
    <w:rsid w:val="00083A8F"/>
    <w:rsid w:val="0008402C"/>
    <w:rsid w:val="0008423A"/>
    <w:rsid w:val="00084949"/>
    <w:rsid w:val="00084968"/>
    <w:rsid w:val="00084E46"/>
    <w:rsid w:val="00084F2A"/>
    <w:rsid w:val="00085D35"/>
    <w:rsid w:val="0008675C"/>
    <w:rsid w:val="00086A46"/>
    <w:rsid w:val="00086BBE"/>
    <w:rsid w:val="0008730F"/>
    <w:rsid w:val="00087760"/>
    <w:rsid w:val="00087AAE"/>
    <w:rsid w:val="0009042E"/>
    <w:rsid w:val="000907EF"/>
    <w:rsid w:val="00091E5F"/>
    <w:rsid w:val="00091FAD"/>
    <w:rsid w:val="000923FE"/>
    <w:rsid w:val="00092475"/>
    <w:rsid w:val="00092C70"/>
    <w:rsid w:val="0009391D"/>
    <w:rsid w:val="00094020"/>
    <w:rsid w:val="0009428A"/>
    <w:rsid w:val="0009444C"/>
    <w:rsid w:val="00096A9B"/>
    <w:rsid w:val="0009795A"/>
    <w:rsid w:val="00097FC7"/>
    <w:rsid w:val="000A0B43"/>
    <w:rsid w:val="000A13F7"/>
    <w:rsid w:val="000A29CB"/>
    <w:rsid w:val="000A2B68"/>
    <w:rsid w:val="000A3437"/>
    <w:rsid w:val="000A3C13"/>
    <w:rsid w:val="000A3EF0"/>
    <w:rsid w:val="000A42E0"/>
    <w:rsid w:val="000A4736"/>
    <w:rsid w:val="000A5373"/>
    <w:rsid w:val="000A5D93"/>
    <w:rsid w:val="000A6A6B"/>
    <w:rsid w:val="000B0674"/>
    <w:rsid w:val="000B10A4"/>
    <w:rsid w:val="000B1191"/>
    <w:rsid w:val="000B1C9A"/>
    <w:rsid w:val="000B1D60"/>
    <w:rsid w:val="000B235C"/>
    <w:rsid w:val="000B2785"/>
    <w:rsid w:val="000B2C61"/>
    <w:rsid w:val="000B2D45"/>
    <w:rsid w:val="000B390C"/>
    <w:rsid w:val="000B3982"/>
    <w:rsid w:val="000B48C3"/>
    <w:rsid w:val="000B5728"/>
    <w:rsid w:val="000B66E1"/>
    <w:rsid w:val="000B6B48"/>
    <w:rsid w:val="000B70FC"/>
    <w:rsid w:val="000B7620"/>
    <w:rsid w:val="000B76C1"/>
    <w:rsid w:val="000B7D90"/>
    <w:rsid w:val="000C0176"/>
    <w:rsid w:val="000C0355"/>
    <w:rsid w:val="000C0C34"/>
    <w:rsid w:val="000C1C07"/>
    <w:rsid w:val="000C2123"/>
    <w:rsid w:val="000C21EA"/>
    <w:rsid w:val="000C3458"/>
    <w:rsid w:val="000C3C76"/>
    <w:rsid w:val="000C412E"/>
    <w:rsid w:val="000C4696"/>
    <w:rsid w:val="000C4C24"/>
    <w:rsid w:val="000C50E2"/>
    <w:rsid w:val="000D13DA"/>
    <w:rsid w:val="000D1886"/>
    <w:rsid w:val="000D26E8"/>
    <w:rsid w:val="000D2D1E"/>
    <w:rsid w:val="000D3E60"/>
    <w:rsid w:val="000D47A0"/>
    <w:rsid w:val="000D4D38"/>
    <w:rsid w:val="000D70A0"/>
    <w:rsid w:val="000D745F"/>
    <w:rsid w:val="000D77D4"/>
    <w:rsid w:val="000D7E48"/>
    <w:rsid w:val="000D7EE6"/>
    <w:rsid w:val="000E0893"/>
    <w:rsid w:val="000E1FC6"/>
    <w:rsid w:val="000E2182"/>
    <w:rsid w:val="000E24E0"/>
    <w:rsid w:val="000E2824"/>
    <w:rsid w:val="000E29AC"/>
    <w:rsid w:val="000E3084"/>
    <w:rsid w:val="000E332F"/>
    <w:rsid w:val="000E33CB"/>
    <w:rsid w:val="000E3625"/>
    <w:rsid w:val="000E4192"/>
    <w:rsid w:val="000E511A"/>
    <w:rsid w:val="000E52E8"/>
    <w:rsid w:val="000E5CBE"/>
    <w:rsid w:val="000E7BBA"/>
    <w:rsid w:val="000F0A67"/>
    <w:rsid w:val="000F1483"/>
    <w:rsid w:val="000F2758"/>
    <w:rsid w:val="000F3B5A"/>
    <w:rsid w:val="000F4581"/>
    <w:rsid w:val="000F45F2"/>
    <w:rsid w:val="000F4868"/>
    <w:rsid w:val="000F4A6A"/>
    <w:rsid w:val="000F50AE"/>
    <w:rsid w:val="000F5784"/>
    <w:rsid w:val="000F6E81"/>
    <w:rsid w:val="000F7A1D"/>
    <w:rsid w:val="0010014E"/>
    <w:rsid w:val="00101CE5"/>
    <w:rsid w:val="001022A1"/>
    <w:rsid w:val="001025F9"/>
    <w:rsid w:val="00102699"/>
    <w:rsid w:val="00102D65"/>
    <w:rsid w:val="0010371E"/>
    <w:rsid w:val="0010478A"/>
    <w:rsid w:val="00105668"/>
    <w:rsid w:val="00105B9F"/>
    <w:rsid w:val="00105D6F"/>
    <w:rsid w:val="00106699"/>
    <w:rsid w:val="001104AB"/>
    <w:rsid w:val="001104CB"/>
    <w:rsid w:val="00111BC1"/>
    <w:rsid w:val="00112309"/>
    <w:rsid w:val="00112E82"/>
    <w:rsid w:val="001145D3"/>
    <w:rsid w:val="00115628"/>
    <w:rsid w:val="00115B57"/>
    <w:rsid w:val="00115F33"/>
    <w:rsid w:val="001164DB"/>
    <w:rsid w:val="00116504"/>
    <w:rsid w:val="001165FB"/>
    <w:rsid w:val="00116807"/>
    <w:rsid w:val="00117769"/>
    <w:rsid w:val="0012021A"/>
    <w:rsid w:val="0012053A"/>
    <w:rsid w:val="001207CC"/>
    <w:rsid w:val="001215BE"/>
    <w:rsid w:val="001224A5"/>
    <w:rsid w:val="00124585"/>
    <w:rsid w:val="00124828"/>
    <w:rsid w:val="00125477"/>
    <w:rsid w:val="00126D30"/>
    <w:rsid w:val="00126F2C"/>
    <w:rsid w:val="00127025"/>
    <w:rsid w:val="00127B66"/>
    <w:rsid w:val="001308E7"/>
    <w:rsid w:val="00130C97"/>
    <w:rsid w:val="00131349"/>
    <w:rsid w:val="001314CD"/>
    <w:rsid w:val="00131BFE"/>
    <w:rsid w:val="00132147"/>
    <w:rsid w:val="001321C0"/>
    <w:rsid w:val="00132777"/>
    <w:rsid w:val="001330D5"/>
    <w:rsid w:val="001335DD"/>
    <w:rsid w:val="001336E4"/>
    <w:rsid w:val="00133FE7"/>
    <w:rsid w:val="00134500"/>
    <w:rsid w:val="00134F0B"/>
    <w:rsid w:val="0013564A"/>
    <w:rsid w:val="00135B3E"/>
    <w:rsid w:val="00135BB7"/>
    <w:rsid w:val="00135CD7"/>
    <w:rsid w:val="00136742"/>
    <w:rsid w:val="00136A2A"/>
    <w:rsid w:val="00136FB5"/>
    <w:rsid w:val="001377EB"/>
    <w:rsid w:val="00137C5D"/>
    <w:rsid w:val="00137FE9"/>
    <w:rsid w:val="001404FB"/>
    <w:rsid w:val="0014068E"/>
    <w:rsid w:val="00141512"/>
    <w:rsid w:val="00141ED2"/>
    <w:rsid w:val="0014300C"/>
    <w:rsid w:val="00143182"/>
    <w:rsid w:val="00144006"/>
    <w:rsid w:val="00147067"/>
    <w:rsid w:val="001478DC"/>
    <w:rsid w:val="00150430"/>
    <w:rsid w:val="0015149F"/>
    <w:rsid w:val="00155207"/>
    <w:rsid w:val="001553F3"/>
    <w:rsid w:val="001555C7"/>
    <w:rsid w:val="001564A9"/>
    <w:rsid w:val="001575F1"/>
    <w:rsid w:val="00157C09"/>
    <w:rsid w:val="00160040"/>
    <w:rsid w:val="0016004E"/>
    <w:rsid w:val="00161A2B"/>
    <w:rsid w:val="0016217C"/>
    <w:rsid w:val="001635F5"/>
    <w:rsid w:val="001654C0"/>
    <w:rsid w:val="00165812"/>
    <w:rsid w:val="0016583E"/>
    <w:rsid w:val="00165E2D"/>
    <w:rsid w:val="00166250"/>
    <w:rsid w:val="001665AB"/>
    <w:rsid w:val="00166DC0"/>
    <w:rsid w:val="001671B5"/>
    <w:rsid w:val="001675A9"/>
    <w:rsid w:val="001722F2"/>
    <w:rsid w:val="00172C45"/>
    <w:rsid w:val="001731B9"/>
    <w:rsid w:val="001732A3"/>
    <w:rsid w:val="00174890"/>
    <w:rsid w:val="00174B52"/>
    <w:rsid w:val="00174B92"/>
    <w:rsid w:val="001752EF"/>
    <w:rsid w:val="001756EF"/>
    <w:rsid w:val="00175C0A"/>
    <w:rsid w:val="00176259"/>
    <w:rsid w:val="00176456"/>
    <w:rsid w:val="001777EE"/>
    <w:rsid w:val="00177980"/>
    <w:rsid w:val="0018223B"/>
    <w:rsid w:val="001830C6"/>
    <w:rsid w:val="00183877"/>
    <w:rsid w:val="0018400B"/>
    <w:rsid w:val="00186A2B"/>
    <w:rsid w:val="00187FA6"/>
    <w:rsid w:val="0019042E"/>
    <w:rsid w:val="001905CE"/>
    <w:rsid w:val="00190E08"/>
    <w:rsid w:val="0019113C"/>
    <w:rsid w:val="00191908"/>
    <w:rsid w:val="00192659"/>
    <w:rsid w:val="00193BCF"/>
    <w:rsid w:val="00194D64"/>
    <w:rsid w:val="00195797"/>
    <w:rsid w:val="001962D3"/>
    <w:rsid w:val="001966EA"/>
    <w:rsid w:val="00196D00"/>
    <w:rsid w:val="00196F4D"/>
    <w:rsid w:val="001972E0"/>
    <w:rsid w:val="001A1498"/>
    <w:rsid w:val="001A162A"/>
    <w:rsid w:val="001A2935"/>
    <w:rsid w:val="001A2B89"/>
    <w:rsid w:val="001A3862"/>
    <w:rsid w:val="001A4013"/>
    <w:rsid w:val="001A46CE"/>
    <w:rsid w:val="001A46D1"/>
    <w:rsid w:val="001A48C1"/>
    <w:rsid w:val="001A4E9F"/>
    <w:rsid w:val="001A5419"/>
    <w:rsid w:val="001A5631"/>
    <w:rsid w:val="001A5FB9"/>
    <w:rsid w:val="001A66CB"/>
    <w:rsid w:val="001A698D"/>
    <w:rsid w:val="001A6AFD"/>
    <w:rsid w:val="001A6BAE"/>
    <w:rsid w:val="001B12A1"/>
    <w:rsid w:val="001B1868"/>
    <w:rsid w:val="001B1AAE"/>
    <w:rsid w:val="001B1CF0"/>
    <w:rsid w:val="001B4CCF"/>
    <w:rsid w:val="001B4FEC"/>
    <w:rsid w:val="001B6392"/>
    <w:rsid w:val="001B6954"/>
    <w:rsid w:val="001B6F2D"/>
    <w:rsid w:val="001B7136"/>
    <w:rsid w:val="001B7562"/>
    <w:rsid w:val="001C06BA"/>
    <w:rsid w:val="001C1BF2"/>
    <w:rsid w:val="001C1FD4"/>
    <w:rsid w:val="001C21CD"/>
    <w:rsid w:val="001C2C80"/>
    <w:rsid w:val="001C2F98"/>
    <w:rsid w:val="001C4622"/>
    <w:rsid w:val="001C4E26"/>
    <w:rsid w:val="001C5A5E"/>
    <w:rsid w:val="001C5ADA"/>
    <w:rsid w:val="001C5CDF"/>
    <w:rsid w:val="001C678C"/>
    <w:rsid w:val="001C6AD6"/>
    <w:rsid w:val="001C6FE5"/>
    <w:rsid w:val="001C7755"/>
    <w:rsid w:val="001C7AC0"/>
    <w:rsid w:val="001D05C4"/>
    <w:rsid w:val="001D0F8D"/>
    <w:rsid w:val="001D1A41"/>
    <w:rsid w:val="001D253F"/>
    <w:rsid w:val="001D2645"/>
    <w:rsid w:val="001D3B06"/>
    <w:rsid w:val="001D3D77"/>
    <w:rsid w:val="001D419A"/>
    <w:rsid w:val="001D49C3"/>
    <w:rsid w:val="001D4B4E"/>
    <w:rsid w:val="001D60D5"/>
    <w:rsid w:val="001D7515"/>
    <w:rsid w:val="001D797C"/>
    <w:rsid w:val="001D79E0"/>
    <w:rsid w:val="001D7AC6"/>
    <w:rsid w:val="001E0B38"/>
    <w:rsid w:val="001E0FE3"/>
    <w:rsid w:val="001E1F7E"/>
    <w:rsid w:val="001E23F8"/>
    <w:rsid w:val="001E243C"/>
    <w:rsid w:val="001E25D1"/>
    <w:rsid w:val="001E2722"/>
    <w:rsid w:val="001E2A66"/>
    <w:rsid w:val="001E38DF"/>
    <w:rsid w:val="001E47A3"/>
    <w:rsid w:val="001E56AD"/>
    <w:rsid w:val="001E5BE5"/>
    <w:rsid w:val="001E6496"/>
    <w:rsid w:val="001E7691"/>
    <w:rsid w:val="001F2541"/>
    <w:rsid w:val="001F2977"/>
    <w:rsid w:val="001F4551"/>
    <w:rsid w:val="001F498B"/>
    <w:rsid w:val="001F5940"/>
    <w:rsid w:val="001F7B86"/>
    <w:rsid w:val="00200F36"/>
    <w:rsid w:val="00201249"/>
    <w:rsid w:val="00203AFF"/>
    <w:rsid w:val="002040E0"/>
    <w:rsid w:val="00205649"/>
    <w:rsid w:val="002059F5"/>
    <w:rsid w:val="00205BD0"/>
    <w:rsid w:val="0020610D"/>
    <w:rsid w:val="002070AC"/>
    <w:rsid w:val="0020782F"/>
    <w:rsid w:val="00207DC2"/>
    <w:rsid w:val="002106EC"/>
    <w:rsid w:val="00210FBC"/>
    <w:rsid w:val="00211478"/>
    <w:rsid w:val="00211D8B"/>
    <w:rsid w:val="002138E2"/>
    <w:rsid w:val="0021392B"/>
    <w:rsid w:val="002155B5"/>
    <w:rsid w:val="00215D0E"/>
    <w:rsid w:val="00215EC3"/>
    <w:rsid w:val="0021623C"/>
    <w:rsid w:val="002176BB"/>
    <w:rsid w:val="002209B9"/>
    <w:rsid w:val="00220F80"/>
    <w:rsid w:val="00221912"/>
    <w:rsid w:val="00221E3F"/>
    <w:rsid w:val="00223DE7"/>
    <w:rsid w:val="00223FA6"/>
    <w:rsid w:val="0022420C"/>
    <w:rsid w:val="002267DA"/>
    <w:rsid w:val="002274DD"/>
    <w:rsid w:val="00227CEA"/>
    <w:rsid w:val="00227D7A"/>
    <w:rsid w:val="002317AF"/>
    <w:rsid w:val="0023338E"/>
    <w:rsid w:val="00233AC9"/>
    <w:rsid w:val="00234A24"/>
    <w:rsid w:val="0023520C"/>
    <w:rsid w:val="0023589D"/>
    <w:rsid w:val="00235F11"/>
    <w:rsid w:val="00237482"/>
    <w:rsid w:val="00237BE3"/>
    <w:rsid w:val="00241DE4"/>
    <w:rsid w:val="00242322"/>
    <w:rsid w:val="002428F3"/>
    <w:rsid w:val="00242D57"/>
    <w:rsid w:val="002433E7"/>
    <w:rsid w:val="00243F77"/>
    <w:rsid w:val="002443AB"/>
    <w:rsid w:val="00244699"/>
    <w:rsid w:val="0024566B"/>
    <w:rsid w:val="0024600F"/>
    <w:rsid w:val="002469A3"/>
    <w:rsid w:val="002470DA"/>
    <w:rsid w:val="00247688"/>
    <w:rsid w:val="0024768A"/>
    <w:rsid w:val="00250A64"/>
    <w:rsid w:val="00250F98"/>
    <w:rsid w:val="0025109C"/>
    <w:rsid w:val="002511C9"/>
    <w:rsid w:val="00251B8F"/>
    <w:rsid w:val="00251C84"/>
    <w:rsid w:val="00252633"/>
    <w:rsid w:val="00252F26"/>
    <w:rsid w:val="0025333F"/>
    <w:rsid w:val="0025348B"/>
    <w:rsid w:val="0025385E"/>
    <w:rsid w:val="00253A51"/>
    <w:rsid w:val="00253BD6"/>
    <w:rsid w:val="00253F29"/>
    <w:rsid w:val="00254073"/>
    <w:rsid w:val="002541C5"/>
    <w:rsid w:val="00255160"/>
    <w:rsid w:val="00255211"/>
    <w:rsid w:val="00255A40"/>
    <w:rsid w:val="00255D81"/>
    <w:rsid w:val="00256322"/>
    <w:rsid w:val="00257377"/>
    <w:rsid w:val="0026089B"/>
    <w:rsid w:val="00261B98"/>
    <w:rsid w:val="00261D38"/>
    <w:rsid w:val="00262345"/>
    <w:rsid w:val="00262A6A"/>
    <w:rsid w:val="00263527"/>
    <w:rsid w:val="00263921"/>
    <w:rsid w:val="00263DE5"/>
    <w:rsid w:val="00264743"/>
    <w:rsid w:val="0026479B"/>
    <w:rsid w:val="002647E0"/>
    <w:rsid w:val="002665B7"/>
    <w:rsid w:val="002666C8"/>
    <w:rsid w:val="00267881"/>
    <w:rsid w:val="0027034D"/>
    <w:rsid w:val="002706D1"/>
    <w:rsid w:val="00270A03"/>
    <w:rsid w:val="00271026"/>
    <w:rsid w:val="00272436"/>
    <w:rsid w:val="0027337A"/>
    <w:rsid w:val="00274653"/>
    <w:rsid w:val="00274990"/>
    <w:rsid w:val="002750C4"/>
    <w:rsid w:val="002759AD"/>
    <w:rsid w:val="00275A4C"/>
    <w:rsid w:val="00275BDB"/>
    <w:rsid w:val="00275D29"/>
    <w:rsid w:val="00276866"/>
    <w:rsid w:val="002768C6"/>
    <w:rsid w:val="00276C3D"/>
    <w:rsid w:val="00276F23"/>
    <w:rsid w:val="0028012E"/>
    <w:rsid w:val="0028077D"/>
    <w:rsid w:val="00280F33"/>
    <w:rsid w:val="002810BC"/>
    <w:rsid w:val="002832E6"/>
    <w:rsid w:val="002842A2"/>
    <w:rsid w:val="00284BE0"/>
    <w:rsid w:val="00286109"/>
    <w:rsid w:val="0028671A"/>
    <w:rsid w:val="00286FDF"/>
    <w:rsid w:val="00291357"/>
    <w:rsid w:val="00291721"/>
    <w:rsid w:val="00291AB4"/>
    <w:rsid w:val="00292DF1"/>
    <w:rsid w:val="00293159"/>
    <w:rsid w:val="00293248"/>
    <w:rsid w:val="00293F4E"/>
    <w:rsid w:val="0029424B"/>
    <w:rsid w:val="00296608"/>
    <w:rsid w:val="00297C8B"/>
    <w:rsid w:val="002A0349"/>
    <w:rsid w:val="002A071E"/>
    <w:rsid w:val="002A1E83"/>
    <w:rsid w:val="002A2141"/>
    <w:rsid w:val="002A2B4F"/>
    <w:rsid w:val="002A2B53"/>
    <w:rsid w:val="002A3401"/>
    <w:rsid w:val="002A3B02"/>
    <w:rsid w:val="002A3C36"/>
    <w:rsid w:val="002A4444"/>
    <w:rsid w:val="002A50EC"/>
    <w:rsid w:val="002A597B"/>
    <w:rsid w:val="002A59BE"/>
    <w:rsid w:val="002A6383"/>
    <w:rsid w:val="002A67AA"/>
    <w:rsid w:val="002A6A4E"/>
    <w:rsid w:val="002A7AEE"/>
    <w:rsid w:val="002A7D18"/>
    <w:rsid w:val="002B00E9"/>
    <w:rsid w:val="002B00F1"/>
    <w:rsid w:val="002B2741"/>
    <w:rsid w:val="002B371E"/>
    <w:rsid w:val="002B4079"/>
    <w:rsid w:val="002B48EC"/>
    <w:rsid w:val="002B4A1B"/>
    <w:rsid w:val="002B6C1B"/>
    <w:rsid w:val="002B7A92"/>
    <w:rsid w:val="002B7CBF"/>
    <w:rsid w:val="002C03C9"/>
    <w:rsid w:val="002C058F"/>
    <w:rsid w:val="002C120D"/>
    <w:rsid w:val="002C1EDA"/>
    <w:rsid w:val="002C2B67"/>
    <w:rsid w:val="002C2E8D"/>
    <w:rsid w:val="002C3297"/>
    <w:rsid w:val="002C3653"/>
    <w:rsid w:val="002C37A2"/>
    <w:rsid w:val="002C3857"/>
    <w:rsid w:val="002C466F"/>
    <w:rsid w:val="002C6032"/>
    <w:rsid w:val="002C7D83"/>
    <w:rsid w:val="002D0750"/>
    <w:rsid w:val="002D2316"/>
    <w:rsid w:val="002D237A"/>
    <w:rsid w:val="002D3080"/>
    <w:rsid w:val="002D3101"/>
    <w:rsid w:val="002D45AD"/>
    <w:rsid w:val="002D4934"/>
    <w:rsid w:val="002D5A46"/>
    <w:rsid w:val="002D5B09"/>
    <w:rsid w:val="002D5D12"/>
    <w:rsid w:val="002D5FB9"/>
    <w:rsid w:val="002D6784"/>
    <w:rsid w:val="002D7068"/>
    <w:rsid w:val="002D752F"/>
    <w:rsid w:val="002E042B"/>
    <w:rsid w:val="002E12DC"/>
    <w:rsid w:val="002E1B06"/>
    <w:rsid w:val="002E1DBB"/>
    <w:rsid w:val="002E2934"/>
    <w:rsid w:val="002E2986"/>
    <w:rsid w:val="002E31CE"/>
    <w:rsid w:val="002E3EEB"/>
    <w:rsid w:val="002E524D"/>
    <w:rsid w:val="002E5C07"/>
    <w:rsid w:val="002E6067"/>
    <w:rsid w:val="002E6110"/>
    <w:rsid w:val="002F0031"/>
    <w:rsid w:val="002F0F57"/>
    <w:rsid w:val="002F12D4"/>
    <w:rsid w:val="002F2024"/>
    <w:rsid w:val="002F252C"/>
    <w:rsid w:val="002F379C"/>
    <w:rsid w:val="002F3BD2"/>
    <w:rsid w:val="002F52FD"/>
    <w:rsid w:val="002F5449"/>
    <w:rsid w:val="002F576F"/>
    <w:rsid w:val="002F7CF5"/>
    <w:rsid w:val="003005E9"/>
    <w:rsid w:val="00300BF6"/>
    <w:rsid w:val="003017B5"/>
    <w:rsid w:val="00303362"/>
    <w:rsid w:val="00304086"/>
    <w:rsid w:val="0030420D"/>
    <w:rsid w:val="00304A4C"/>
    <w:rsid w:val="003061E1"/>
    <w:rsid w:val="00306795"/>
    <w:rsid w:val="00306ABD"/>
    <w:rsid w:val="0030739A"/>
    <w:rsid w:val="00307464"/>
    <w:rsid w:val="0031048E"/>
    <w:rsid w:val="003138C4"/>
    <w:rsid w:val="00313A7C"/>
    <w:rsid w:val="00313BBD"/>
    <w:rsid w:val="00315A08"/>
    <w:rsid w:val="00316DA0"/>
    <w:rsid w:val="0031711A"/>
    <w:rsid w:val="003175CC"/>
    <w:rsid w:val="003216F6"/>
    <w:rsid w:val="003218FF"/>
    <w:rsid w:val="00321956"/>
    <w:rsid w:val="00321E69"/>
    <w:rsid w:val="0032234E"/>
    <w:rsid w:val="00322D67"/>
    <w:rsid w:val="00322F09"/>
    <w:rsid w:val="003239AD"/>
    <w:rsid w:val="00324203"/>
    <w:rsid w:val="00325073"/>
    <w:rsid w:val="00325192"/>
    <w:rsid w:val="00325329"/>
    <w:rsid w:val="00325A27"/>
    <w:rsid w:val="00326277"/>
    <w:rsid w:val="003266F3"/>
    <w:rsid w:val="00327BDA"/>
    <w:rsid w:val="00327F43"/>
    <w:rsid w:val="00330623"/>
    <w:rsid w:val="00330825"/>
    <w:rsid w:val="00332788"/>
    <w:rsid w:val="00332F6E"/>
    <w:rsid w:val="00334D77"/>
    <w:rsid w:val="00334DF1"/>
    <w:rsid w:val="00335580"/>
    <w:rsid w:val="0033653D"/>
    <w:rsid w:val="003368B4"/>
    <w:rsid w:val="0034010A"/>
    <w:rsid w:val="003405A3"/>
    <w:rsid w:val="00340620"/>
    <w:rsid w:val="00340903"/>
    <w:rsid w:val="00341600"/>
    <w:rsid w:val="003416A2"/>
    <w:rsid w:val="00341ADA"/>
    <w:rsid w:val="00341D55"/>
    <w:rsid w:val="00342E73"/>
    <w:rsid w:val="00343003"/>
    <w:rsid w:val="00344A7E"/>
    <w:rsid w:val="00344CE6"/>
    <w:rsid w:val="003450F4"/>
    <w:rsid w:val="00345DC4"/>
    <w:rsid w:val="00345DDA"/>
    <w:rsid w:val="003461ED"/>
    <w:rsid w:val="00346CEB"/>
    <w:rsid w:val="003470C7"/>
    <w:rsid w:val="003474AE"/>
    <w:rsid w:val="0034792F"/>
    <w:rsid w:val="00347BAC"/>
    <w:rsid w:val="00347CE4"/>
    <w:rsid w:val="00347E63"/>
    <w:rsid w:val="003502ED"/>
    <w:rsid w:val="00350D54"/>
    <w:rsid w:val="00351054"/>
    <w:rsid w:val="00352C0A"/>
    <w:rsid w:val="003530E9"/>
    <w:rsid w:val="0035330F"/>
    <w:rsid w:val="003535B2"/>
    <w:rsid w:val="003536F8"/>
    <w:rsid w:val="0035476F"/>
    <w:rsid w:val="0035504E"/>
    <w:rsid w:val="003551EF"/>
    <w:rsid w:val="00355416"/>
    <w:rsid w:val="00355638"/>
    <w:rsid w:val="00355E86"/>
    <w:rsid w:val="003561A1"/>
    <w:rsid w:val="00356505"/>
    <w:rsid w:val="00356AE7"/>
    <w:rsid w:val="0035749C"/>
    <w:rsid w:val="003611B1"/>
    <w:rsid w:val="00361C77"/>
    <w:rsid w:val="00362194"/>
    <w:rsid w:val="00362B90"/>
    <w:rsid w:val="00363F37"/>
    <w:rsid w:val="00364204"/>
    <w:rsid w:val="00364C41"/>
    <w:rsid w:val="00365B77"/>
    <w:rsid w:val="00367562"/>
    <w:rsid w:val="00367A5A"/>
    <w:rsid w:val="00367D1D"/>
    <w:rsid w:val="003714EE"/>
    <w:rsid w:val="00371B04"/>
    <w:rsid w:val="00371CD3"/>
    <w:rsid w:val="0037207E"/>
    <w:rsid w:val="0037264C"/>
    <w:rsid w:val="0037276C"/>
    <w:rsid w:val="0037409F"/>
    <w:rsid w:val="00374249"/>
    <w:rsid w:val="003751AE"/>
    <w:rsid w:val="003767EA"/>
    <w:rsid w:val="00376CB0"/>
    <w:rsid w:val="003818D0"/>
    <w:rsid w:val="003835A5"/>
    <w:rsid w:val="00383875"/>
    <w:rsid w:val="00384941"/>
    <w:rsid w:val="00384DE7"/>
    <w:rsid w:val="0038579A"/>
    <w:rsid w:val="00387998"/>
    <w:rsid w:val="00387F29"/>
    <w:rsid w:val="00390CDA"/>
    <w:rsid w:val="0039178F"/>
    <w:rsid w:val="00392238"/>
    <w:rsid w:val="003929D8"/>
    <w:rsid w:val="00393515"/>
    <w:rsid w:val="00394013"/>
    <w:rsid w:val="00394B4A"/>
    <w:rsid w:val="00394B73"/>
    <w:rsid w:val="003A0893"/>
    <w:rsid w:val="003A0E4B"/>
    <w:rsid w:val="003A14C4"/>
    <w:rsid w:val="003A1F5F"/>
    <w:rsid w:val="003A2BB4"/>
    <w:rsid w:val="003A3043"/>
    <w:rsid w:val="003A45F7"/>
    <w:rsid w:val="003A4EFE"/>
    <w:rsid w:val="003A529D"/>
    <w:rsid w:val="003A53AA"/>
    <w:rsid w:val="003A549B"/>
    <w:rsid w:val="003A59C4"/>
    <w:rsid w:val="003A7194"/>
    <w:rsid w:val="003A7301"/>
    <w:rsid w:val="003A7690"/>
    <w:rsid w:val="003A7B7F"/>
    <w:rsid w:val="003A7D03"/>
    <w:rsid w:val="003B0F1C"/>
    <w:rsid w:val="003B13D8"/>
    <w:rsid w:val="003B1CCE"/>
    <w:rsid w:val="003B1DCF"/>
    <w:rsid w:val="003B23AA"/>
    <w:rsid w:val="003B2839"/>
    <w:rsid w:val="003B29C0"/>
    <w:rsid w:val="003B43EE"/>
    <w:rsid w:val="003B58A6"/>
    <w:rsid w:val="003B61A1"/>
    <w:rsid w:val="003B643D"/>
    <w:rsid w:val="003B7C76"/>
    <w:rsid w:val="003C1213"/>
    <w:rsid w:val="003C20EB"/>
    <w:rsid w:val="003C282F"/>
    <w:rsid w:val="003C3FAE"/>
    <w:rsid w:val="003C40BF"/>
    <w:rsid w:val="003C46B8"/>
    <w:rsid w:val="003C4B60"/>
    <w:rsid w:val="003C69F2"/>
    <w:rsid w:val="003C6D65"/>
    <w:rsid w:val="003C7979"/>
    <w:rsid w:val="003D0241"/>
    <w:rsid w:val="003D041B"/>
    <w:rsid w:val="003D0933"/>
    <w:rsid w:val="003D099E"/>
    <w:rsid w:val="003D0ABC"/>
    <w:rsid w:val="003D107B"/>
    <w:rsid w:val="003D215A"/>
    <w:rsid w:val="003D2749"/>
    <w:rsid w:val="003D397E"/>
    <w:rsid w:val="003D3FEE"/>
    <w:rsid w:val="003D41D4"/>
    <w:rsid w:val="003D4A95"/>
    <w:rsid w:val="003D5571"/>
    <w:rsid w:val="003D563D"/>
    <w:rsid w:val="003D76E5"/>
    <w:rsid w:val="003D7CFD"/>
    <w:rsid w:val="003E05E1"/>
    <w:rsid w:val="003E0A72"/>
    <w:rsid w:val="003E0EEB"/>
    <w:rsid w:val="003E1024"/>
    <w:rsid w:val="003E2146"/>
    <w:rsid w:val="003E2276"/>
    <w:rsid w:val="003E2357"/>
    <w:rsid w:val="003E2446"/>
    <w:rsid w:val="003E35B8"/>
    <w:rsid w:val="003E3EFC"/>
    <w:rsid w:val="003E4918"/>
    <w:rsid w:val="003E53CD"/>
    <w:rsid w:val="003E6F29"/>
    <w:rsid w:val="003E7CCF"/>
    <w:rsid w:val="003E7F8C"/>
    <w:rsid w:val="003F062C"/>
    <w:rsid w:val="003F0D21"/>
    <w:rsid w:val="003F204E"/>
    <w:rsid w:val="003F2259"/>
    <w:rsid w:val="003F22ED"/>
    <w:rsid w:val="003F237C"/>
    <w:rsid w:val="003F2557"/>
    <w:rsid w:val="003F2E2B"/>
    <w:rsid w:val="003F3106"/>
    <w:rsid w:val="003F5437"/>
    <w:rsid w:val="003F5B2D"/>
    <w:rsid w:val="003F5F92"/>
    <w:rsid w:val="003F6DE4"/>
    <w:rsid w:val="004012A1"/>
    <w:rsid w:val="0040197E"/>
    <w:rsid w:val="00402131"/>
    <w:rsid w:val="00402379"/>
    <w:rsid w:val="004023E9"/>
    <w:rsid w:val="004035D3"/>
    <w:rsid w:val="00403696"/>
    <w:rsid w:val="0040511B"/>
    <w:rsid w:val="0040616C"/>
    <w:rsid w:val="004062A7"/>
    <w:rsid w:val="00406A4D"/>
    <w:rsid w:val="00406F7A"/>
    <w:rsid w:val="004071E1"/>
    <w:rsid w:val="0040720A"/>
    <w:rsid w:val="00407358"/>
    <w:rsid w:val="00407BB6"/>
    <w:rsid w:val="00407FD4"/>
    <w:rsid w:val="00410206"/>
    <w:rsid w:val="004106BA"/>
    <w:rsid w:val="0041166F"/>
    <w:rsid w:val="00411F88"/>
    <w:rsid w:val="0041221F"/>
    <w:rsid w:val="00412775"/>
    <w:rsid w:val="00413883"/>
    <w:rsid w:val="00413C54"/>
    <w:rsid w:val="00413F64"/>
    <w:rsid w:val="0041523E"/>
    <w:rsid w:val="0041529E"/>
    <w:rsid w:val="00415CF8"/>
    <w:rsid w:val="00416D4C"/>
    <w:rsid w:val="00417A63"/>
    <w:rsid w:val="004208F3"/>
    <w:rsid w:val="00421001"/>
    <w:rsid w:val="00421440"/>
    <w:rsid w:val="00421563"/>
    <w:rsid w:val="004220ED"/>
    <w:rsid w:val="00422476"/>
    <w:rsid w:val="004226A6"/>
    <w:rsid w:val="00422EAC"/>
    <w:rsid w:val="00423AB5"/>
    <w:rsid w:val="00423EFF"/>
    <w:rsid w:val="00425D05"/>
    <w:rsid w:val="004264F7"/>
    <w:rsid w:val="00430CA4"/>
    <w:rsid w:val="00430E7D"/>
    <w:rsid w:val="004317AB"/>
    <w:rsid w:val="00432691"/>
    <w:rsid w:val="00433DE2"/>
    <w:rsid w:val="004340C9"/>
    <w:rsid w:val="00434A48"/>
    <w:rsid w:val="00434B9A"/>
    <w:rsid w:val="00434D25"/>
    <w:rsid w:val="0043571C"/>
    <w:rsid w:val="00437413"/>
    <w:rsid w:val="00437B0C"/>
    <w:rsid w:val="004401C4"/>
    <w:rsid w:val="00440C30"/>
    <w:rsid w:val="00440E25"/>
    <w:rsid w:val="0044165A"/>
    <w:rsid w:val="00441E65"/>
    <w:rsid w:val="004443BC"/>
    <w:rsid w:val="00444557"/>
    <w:rsid w:val="00444CFF"/>
    <w:rsid w:val="004458CB"/>
    <w:rsid w:val="004464BF"/>
    <w:rsid w:val="0044696C"/>
    <w:rsid w:val="0044711B"/>
    <w:rsid w:val="00447175"/>
    <w:rsid w:val="00447758"/>
    <w:rsid w:val="00447A82"/>
    <w:rsid w:val="004538FE"/>
    <w:rsid w:val="00453AB1"/>
    <w:rsid w:val="00455AAF"/>
    <w:rsid w:val="0045655F"/>
    <w:rsid w:val="00457081"/>
    <w:rsid w:val="0046008B"/>
    <w:rsid w:val="00460897"/>
    <w:rsid w:val="00461CC0"/>
    <w:rsid w:val="00462F2F"/>
    <w:rsid w:val="00463862"/>
    <w:rsid w:val="004642D6"/>
    <w:rsid w:val="0046645C"/>
    <w:rsid w:val="004667D2"/>
    <w:rsid w:val="0046759D"/>
    <w:rsid w:val="004678A4"/>
    <w:rsid w:val="00470019"/>
    <w:rsid w:val="00471711"/>
    <w:rsid w:val="00471B27"/>
    <w:rsid w:val="0047257A"/>
    <w:rsid w:val="00474ACF"/>
    <w:rsid w:val="00475B4D"/>
    <w:rsid w:val="0047700D"/>
    <w:rsid w:val="0047712B"/>
    <w:rsid w:val="004779BE"/>
    <w:rsid w:val="00477B06"/>
    <w:rsid w:val="00480EE1"/>
    <w:rsid w:val="00483004"/>
    <w:rsid w:val="00483A55"/>
    <w:rsid w:val="00484005"/>
    <w:rsid w:val="004840CB"/>
    <w:rsid w:val="00485EE8"/>
    <w:rsid w:val="0048608A"/>
    <w:rsid w:val="00486809"/>
    <w:rsid w:val="00487925"/>
    <w:rsid w:val="004908FD"/>
    <w:rsid w:val="00490AA3"/>
    <w:rsid w:val="00492494"/>
    <w:rsid w:val="0049433D"/>
    <w:rsid w:val="00494A5C"/>
    <w:rsid w:val="00494FC4"/>
    <w:rsid w:val="00495504"/>
    <w:rsid w:val="00496379"/>
    <w:rsid w:val="004964EE"/>
    <w:rsid w:val="004968AB"/>
    <w:rsid w:val="004968C8"/>
    <w:rsid w:val="00496C42"/>
    <w:rsid w:val="0049725F"/>
    <w:rsid w:val="00497C24"/>
    <w:rsid w:val="00497DBA"/>
    <w:rsid w:val="004A08FE"/>
    <w:rsid w:val="004A0EEB"/>
    <w:rsid w:val="004A10AD"/>
    <w:rsid w:val="004A1CC8"/>
    <w:rsid w:val="004A2C72"/>
    <w:rsid w:val="004A2F69"/>
    <w:rsid w:val="004A3B98"/>
    <w:rsid w:val="004A4AEB"/>
    <w:rsid w:val="004A4ECE"/>
    <w:rsid w:val="004A51DA"/>
    <w:rsid w:val="004A559B"/>
    <w:rsid w:val="004A5A20"/>
    <w:rsid w:val="004A722C"/>
    <w:rsid w:val="004A7C39"/>
    <w:rsid w:val="004B1356"/>
    <w:rsid w:val="004B14F0"/>
    <w:rsid w:val="004B1C1A"/>
    <w:rsid w:val="004B1FB6"/>
    <w:rsid w:val="004B29B1"/>
    <w:rsid w:val="004B3498"/>
    <w:rsid w:val="004B4764"/>
    <w:rsid w:val="004B4A47"/>
    <w:rsid w:val="004B5004"/>
    <w:rsid w:val="004B50AD"/>
    <w:rsid w:val="004B5504"/>
    <w:rsid w:val="004B5A4D"/>
    <w:rsid w:val="004B6A7E"/>
    <w:rsid w:val="004B6F55"/>
    <w:rsid w:val="004B79EB"/>
    <w:rsid w:val="004C047E"/>
    <w:rsid w:val="004C0492"/>
    <w:rsid w:val="004C1AD6"/>
    <w:rsid w:val="004C1B97"/>
    <w:rsid w:val="004C233D"/>
    <w:rsid w:val="004C27E9"/>
    <w:rsid w:val="004C2BB7"/>
    <w:rsid w:val="004C3584"/>
    <w:rsid w:val="004C4950"/>
    <w:rsid w:val="004C57F4"/>
    <w:rsid w:val="004C5AFB"/>
    <w:rsid w:val="004C654D"/>
    <w:rsid w:val="004C6A89"/>
    <w:rsid w:val="004D1361"/>
    <w:rsid w:val="004D22E4"/>
    <w:rsid w:val="004D2335"/>
    <w:rsid w:val="004D2B86"/>
    <w:rsid w:val="004D328A"/>
    <w:rsid w:val="004D3F7E"/>
    <w:rsid w:val="004D5B0C"/>
    <w:rsid w:val="004D5BCC"/>
    <w:rsid w:val="004D5D02"/>
    <w:rsid w:val="004D66F9"/>
    <w:rsid w:val="004D67B6"/>
    <w:rsid w:val="004D7969"/>
    <w:rsid w:val="004E02D8"/>
    <w:rsid w:val="004E0A3F"/>
    <w:rsid w:val="004E0F15"/>
    <w:rsid w:val="004E16D1"/>
    <w:rsid w:val="004E21C6"/>
    <w:rsid w:val="004E26D8"/>
    <w:rsid w:val="004E2A05"/>
    <w:rsid w:val="004E3C16"/>
    <w:rsid w:val="004E3E78"/>
    <w:rsid w:val="004E3FED"/>
    <w:rsid w:val="004E4B64"/>
    <w:rsid w:val="004E4BD3"/>
    <w:rsid w:val="004E4E66"/>
    <w:rsid w:val="004E5A4B"/>
    <w:rsid w:val="004E7577"/>
    <w:rsid w:val="004F030E"/>
    <w:rsid w:val="004F3D88"/>
    <w:rsid w:val="004F5BF0"/>
    <w:rsid w:val="004F5FC5"/>
    <w:rsid w:val="004F68FF"/>
    <w:rsid w:val="004F79A0"/>
    <w:rsid w:val="00500030"/>
    <w:rsid w:val="005000E6"/>
    <w:rsid w:val="00500C66"/>
    <w:rsid w:val="00500E77"/>
    <w:rsid w:val="00500EB9"/>
    <w:rsid w:val="00501520"/>
    <w:rsid w:val="005018C3"/>
    <w:rsid w:val="0050226F"/>
    <w:rsid w:val="005026D4"/>
    <w:rsid w:val="005029AE"/>
    <w:rsid w:val="005034BA"/>
    <w:rsid w:val="00504A4B"/>
    <w:rsid w:val="00504BD3"/>
    <w:rsid w:val="00504C22"/>
    <w:rsid w:val="00504CE8"/>
    <w:rsid w:val="005061BF"/>
    <w:rsid w:val="0050654F"/>
    <w:rsid w:val="00510081"/>
    <w:rsid w:val="005104F4"/>
    <w:rsid w:val="00511418"/>
    <w:rsid w:val="00511E0B"/>
    <w:rsid w:val="005120DD"/>
    <w:rsid w:val="005125B8"/>
    <w:rsid w:val="00512D4B"/>
    <w:rsid w:val="00512FEF"/>
    <w:rsid w:val="005148AC"/>
    <w:rsid w:val="005152B1"/>
    <w:rsid w:val="00515AB6"/>
    <w:rsid w:val="00516E82"/>
    <w:rsid w:val="00517EED"/>
    <w:rsid w:val="00520354"/>
    <w:rsid w:val="00520730"/>
    <w:rsid w:val="00520DB5"/>
    <w:rsid w:val="00521510"/>
    <w:rsid w:val="00522EDD"/>
    <w:rsid w:val="00523922"/>
    <w:rsid w:val="00524956"/>
    <w:rsid w:val="00525EC2"/>
    <w:rsid w:val="00525FBA"/>
    <w:rsid w:val="00527EB1"/>
    <w:rsid w:val="00531D29"/>
    <w:rsid w:val="005326AA"/>
    <w:rsid w:val="005328EE"/>
    <w:rsid w:val="005334A0"/>
    <w:rsid w:val="00533646"/>
    <w:rsid w:val="00534C3F"/>
    <w:rsid w:val="00534F27"/>
    <w:rsid w:val="00535EA9"/>
    <w:rsid w:val="00536CA9"/>
    <w:rsid w:val="00536D44"/>
    <w:rsid w:val="00537F11"/>
    <w:rsid w:val="00537FC8"/>
    <w:rsid w:val="00540BFD"/>
    <w:rsid w:val="0054161D"/>
    <w:rsid w:val="0054416B"/>
    <w:rsid w:val="00544171"/>
    <w:rsid w:val="00544B1E"/>
    <w:rsid w:val="0054592A"/>
    <w:rsid w:val="00546337"/>
    <w:rsid w:val="005467CB"/>
    <w:rsid w:val="00546D2F"/>
    <w:rsid w:val="00546DB8"/>
    <w:rsid w:val="00546EE6"/>
    <w:rsid w:val="0054730B"/>
    <w:rsid w:val="0054741E"/>
    <w:rsid w:val="005508B8"/>
    <w:rsid w:val="005512E6"/>
    <w:rsid w:val="005515AE"/>
    <w:rsid w:val="0055175B"/>
    <w:rsid w:val="00551CB1"/>
    <w:rsid w:val="0055201C"/>
    <w:rsid w:val="005526AC"/>
    <w:rsid w:val="00552A9D"/>
    <w:rsid w:val="005530F2"/>
    <w:rsid w:val="005531DC"/>
    <w:rsid w:val="005536F3"/>
    <w:rsid w:val="00554994"/>
    <w:rsid w:val="00554B6A"/>
    <w:rsid w:val="005555B4"/>
    <w:rsid w:val="00555897"/>
    <w:rsid w:val="005559E1"/>
    <w:rsid w:val="00557FCB"/>
    <w:rsid w:val="0056038D"/>
    <w:rsid w:val="005606D4"/>
    <w:rsid w:val="0056094B"/>
    <w:rsid w:val="00561DBC"/>
    <w:rsid w:val="00561E90"/>
    <w:rsid w:val="0056210D"/>
    <w:rsid w:val="00562882"/>
    <w:rsid w:val="00562A79"/>
    <w:rsid w:val="00563A9A"/>
    <w:rsid w:val="00563C0B"/>
    <w:rsid w:val="005648B8"/>
    <w:rsid w:val="005650E6"/>
    <w:rsid w:val="00566B09"/>
    <w:rsid w:val="005671B4"/>
    <w:rsid w:val="00567813"/>
    <w:rsid w:val="00567C16"/>
    <w:rsid w:val="005706B9"/>
    <w:rsid w:val="005708CB"/>
    <w:rsid w:val="00570B87"/>
    <w:rsid w:val="00571A26"/>
    <w:rsid w:val="00572861"/>
    <w:rsid w:val="00572F6D"/>
    <w:rsid w:val="005732DA"/>
    <w:rsid w:val="00574A4F"/>
    <w:rsid w:val="00576669"/>
    <w:rsid w:val="0057674F"/>
    <w:rsid w:val="005769FB"/>
    <w:rsid w:val="00576B34"/>
    <w:rsid w:val="00576C9A"/>
    <w:rsid w:val="0058019B"/>
    <w:rsid w:val="00581D05"/>
    <w:rsid w:val="0058225F"/>
    <w:rsid w:val="00582C5E"/>
    <w:rsid w:val="00583211"/>
    <w:rsid w:val="00583B74"/>
    <w:rsid w:val="00584A1B"/>
    <w:rsid w:val="00586771"/>
    <w:rsid w:val="00586B53"/>
    <w:rsid w:val="00587BC6"/>
    <w:rsid w:val="005900FD"/>
    <w:rsid w:val="00590FD9"/>
    <w:rsid w:val="00591509"/>
    <w:rsid w:val="00591833"/>
    <w:rsid w:val="00591DB5"/>
    <w:rsid w:val="005933EF"/>
    <w:rsid w:val="00593AA8"/>
    <w:rsid w:val="00593B75"/>
    <w:rsid w:val="0059472F"/>
    <w:rsid w:val="005951D9"/>
    <w:rsid w:val="00595434"/>
    <w:rsid w:val="00595F04"/>
    <w:rsid w:val="00596856"/>
    <w:rsid w:val="00597AD0"/>
    <w:rsid w:val="005A0577"/>
    <w:rsid w:val="005A1634"/>
    <w:rsid w:val="005A1B24"/>
    <w:rsid w:val="005A21A4"/>
    <w:rsid w:val="005A2804"/>
    <w:rsid w:val="005A342D"/>
    <w:rsid w:val="005A5EF5"/>
    <w:rsid w:val="005A7B06"/>
    <w:rsid w:val="005A7E41"/>
    <w:rsid w:val="005B016B"/>
    <w:rsid w:val="005B0E79"/>
    <w:rsid w:val="005B0E9C"/>
    <w:rsid w:val="005B2BEB"/>
    <w:rsid w:val="005B300D"/>
    <w:rsid w:val="005B48E9"/>
    <w:rsid w:val="005B4E18"/>
    <w:rsid w:val="005B5415"/>
    <w:rsid w:val="005B615F"/>
    <w:rsid w:val="005B7259"/>
    <w:rsid w:val="005B7E05"/>
    <w:rsid w:val="005C07A7"/>
    <w:rsid w:val="005C1E16"/>
    <w:rsid w:val="005C33F4"/>
    <w:rsid w:val="005C3B2E"/>
    <w:rsid w:val="005C4153"/>
    <w:rsid w:val="005C4510"/>
    <w:rsid w:val="005C5274"/>
    <w:rsid w:val="005C7118"/>
    <w:rsid w:val="005C7B21"/>
    <w:rsid w:val="005D0A88"/>
    <w:rsid w:val="005D1999"/>
    <w:rsid w:val="005D1E89"/>
    <w:rsid w:val="005D1EC2"/>
    <w:rsid w:val="005D2CCB"/>
    <w:rsid w:val="005D2EAE"/>
    <w:rsid w:val="005D3002"/>
    <w:rsid w:val="005D3877"/>
    <w:rsid w:val="005D3FA9"/>
    <w:rsid w:val="005D5C20"/>
    <w:rsid w:val="005D6086"/>
    <w:rsid w:val="005D6236"/>
    <w:rsid w:val="005D623F"/>
    <w:rsid w:val="005D77B7"/>
    <w:rsid w:val="005E007C"/>
    <w:rsid w:val="005E2E9C"/>
    <w:rsid w:val="005E34CB"/>
    <w:rsid w:val="005E39A4"/>
    <w:rsid w:val="005E3FE1"/>
    <w:rsid w:val="005E404A"/>
    <w:rsid w:val="005E41A7"/>
    <w:rsid w:val="005E4587"/>
    <w:rsid w:val="005E475A"/>
    <w:rsid w:val="005E4A92"/>
    <w:rsid w:val="005E4B11"/>
    <w:rsid w:val="005E54EB"/>
    <w:rsid w:val="005E637A"/>
    <w:rsid w:val="005E6890"/>
    <w:rsid w:val="005E6CD4"/>
    <w:rsid w:val="005E7C07"/>
    <w:rsid w:val="005F0F34"/>
    <w:rsid w:val="005F12FC"/>
    <w:rsid w:val="005F1D3D"/>
    <w:rsid w:val="005F2140"/>
    <w:rsid w:val="005F34A0"/>
    <w:rsid w:val="005F3F26"/>
    <w:rsid w:val="005F55ED"/>
    <w:rsid w:val="005F5AF2"/>
    <w:rsid w:val="005F6BEC"/>
    <w:rsid w:val="00600124"/>
    <w:rsid w:val="00600B13"/>
    <w:rsid w:val="0060161C"/>
    <w:rsid w:val="00601CEA"/>
    <w:rsid w:val="00601ED0"/>
    <w:rsid w:val="00602AFA"/>
    <w:rsid w:val="00602D02"/>
    <w:rsid w:val="00602DEB"/>
    <w:rsid w:val="006031DA"/>
    <w:rsid w:val="006035F2"/>
    <w:rsid w:val="006041E1"/>
    <w:rsid w:val="006045B9"/>
    <w:rsid w:val="00604EF3"/>
    <w:rsid w:val="00604F26"/>
    <w:rsid w:val="00605208"/>
    <w:rsid w:val="006075F5"/>
    <w:rsid w:val="006101FD"/>
    <w:rsid w:val="00610D62"/>
    <w:rsid w:val="00612205"/>
    <w:rsid w:val="006124D5"/>
    <w:rsid w:val="00612A31"/>
    <w:rsid w:val="00614D6F"/>
    <w:rsid w:val="00616133"/>
    <w:rsid w:val="00617688"/>
    <w:rsid w:val="00617741"/>
    <w:rsid w:val="0062086F"/>
    <w:rsid w:val="00620ECC"/>
    <w:rsid w:val="00621184"/>
    <w:rsid w:val="00622979"/>
    <w:rsid w:val="00624526"/>
    <w:rsid w:val="00625024"/>
    <w:rsid w:val="00625990"/>
    <w:rsid w:val="00626180"/>
    <w:rsid w:val="00627719"/>
    <w:rsid w:val="006277F3"/>
    <w:rsid w:val="00630F13"/>
    <w:rsid w:val="00632150"/>
    <w:rsid w:val="006324B2"/>
    <w:rsid w:val="00632C51"/>
    <w:rsid w:val="00632F86"/>
    <w:rsid w:val="0063369A"/>
    <w:rsid w:val="00633887"/>
    <w:rsid w:val="00633E37"/>
    <w:rsid w:val="00633F03"/>
    <w:rsid w:val="00634283"/>
    <w:rsid w:val="00634477"/>
    <w:rsid w:val="00635004"/>
    <w:rsid w:val="006355C6"/>
    <w:rsid w:val="00635B94"/>
    <w:rsid w:val="00636863"/>
    <w:rsid w:val="0063699D"/>
    <w:rsid w:val="00637970"/>
    <w:rsid w:val="00641049"/>
    <w:rsid w:val="0064189C"/>
    <w:rsid w:val="00641B17"/>
    <w:rsid w:val="00643027"/>
    <w:rsid w:val="0064458E"/>
    <w:rsid w:val="0064646E"/>
    <w:rsid w:val="00646B03"/>
    <w:rsid w:val="00647097"/>
    <w:rsid w:val="00647757"/>
    <w:rsid w:val="00647923"/>
    <w:rsid w:val="00650C7F"/>
    <w:rsid w:val="00650D6A"/>
    <w:rsid w:val="006513BF"/>
    <w:rsid w:val="00651E70"/>
    <w:rsid w:val="006525C8"/>
    <w:rsid w:val="006534F6"/>
    <w:rsid w:val="00654121"/>
    <w:rsid w:val="00654C70"/>
    <w:rsid w:val="0065510C"/>
    <w:rsid w:val="00655E00"/>
    <w:rsid w:val="006567D0"/>
    <w:rsid w:val="006607C8"/>
    <w:rsid w:val="0066087C"/>
    <w:rsid w:val="00661280"/>
    <w:rsid w:val="0066243B"/>
    <w:rsid w:val="00664B33"/>
    <w:rsid w:val="00665037"/>
    <w:rsid w:val="006657E7"/>
    <w:rsid w:val="00666E40"/>
    <w:rsid w:val="00667390"/>
    <w:rsid w:val="00667402"/>
    <w:rsid w:val="006677E9"/>
    <w:rsid w:val="00667F49"/>
    <w:rsid w:val="006701B5"/>
    <w:rsid w:val="00670C64"/>
    <w:rsid w:val="00670F66"/>
    <w:rsid w:val="00670FA6"/>
    <w:rsid w:val="00672032"/>
    <w:rsid w:val="006725F5"/>
    <w:rsid w:val="0067345F"/>
    <w:rsid w:val="00673654"/>
    <w:rsid w:val="00673ACF"/>
    <w:rsid w:val="0067499B"/>
    <w:rsid w:val="00674B00"/>
    <w:rsid w:val="0067502A"/>
    <w:rsid w:val="0067646A"/>
    <w:rsid w:val="00680567"/>
    <w:rsid w:val="006807A5"/>
    <w:rsid w:val="00680A2E"/>
    <w:rsid w:val="00681654"/>
    <w:rsid w:val="0068287E"/>
    <w:rsid w:val="006828A9"/>
    <w:rsid w:val="00683574"/>
    <w:rsid w:val="00685419"/>
    <w:rsid w:val="006858B5"/>
    <w:rsid w:val="00690219"/>
    <w:rsid w:val="00690769"/>
    <w:rsid w:val="00691853"/>
    <w:rsid w:val="00693658"/>
    <w:rsid w:val="00694D56"/>
    <w:rsid w:val="006961FC"/>
    <w:rsid w:val="0069626C"/>
    <w:rsid w:val="00696512"/>
    <w:rsid w:val="00696609"/>
    <w:rsid w:val="00696DED"/>
    <w:rsid w:val="00697099"/>
    <w:rsid w:val="00697396"/>
    <w:rsid w:val="00697D1A"/>
    <w:rsid w:val="006A0980"/>
    <w:rsid w:val="006A107D"/>
    <w:rsid w:val="006A10B7"/>
    <w:rsid w:val="006A1D31"/>
    <w:rsid w:val="006A2008"/>
    <w:rsid w:val="006A2400"/>
    <w:rsid w:val="006A3C0C"/>
    <w:rsid w:val="006A432E"/>
    <w:rsid w:val="006A5595"/>
    <w:rsid w:val="006A5639"/>
    <w:rsid w:val="006A64AA"/>
    <w:rsid w:val="006A65D9"/>
    <w:rsid w:val="006A67DA"/>
    <w:rsid w:val="006A7C2E"/>
    <w:rsid w:val="006A7EFB"/>
    <w:rsid w:val="006B0C93"/>
    <w:rsid w:val="006B1799"/>
    <w:rsid w:val="006B1C59"/>
    <w:rsid w:val="006B27EA"/>
    <w:rsid w:val="006B29E8"/>
    <w:rsid w:val="006B3641"/>
    <w:rsid w:val="006B3F19"/>
    <w:rsid w:val="006B4D44"/>
    <w:rsid w:val="006B50C8"/>
    <w:rsid w:val="006B6C75"/>
    <w:rsid w:val="006B7D1F"/>
    <w:rsid w:val="006C0107"/>
    <w:rsid w:val="006C0284"/>
    <w:rsid w:val="006C1528"/>
    <w:rsid w:val="006C1CB9"/>
    <w:rsid w:val="006C27E1"/>
    <w:rsid w:val="006C2EAE"/>
    <w:rsid w:val="006C34F6"/>
    <w:rsid w:val="006C355C"/>
    <w:rsid w:val="006C36DE"/>
    <w:rsid w:val="006C38A0"/>
    <w:rsid w:val="006C60FE"/>
    <w:rsid w:val="006C6BBA"/>
    <w:rsid w:val="006C6D27"/>
    <w:rsid w:val="006C6E52"/>
    <w:rsid w:val="006C7977"/>
    <w:rsid w:val="006D05B7"/>
    <w:rsid w:val="006D0BC9"/>
    <w:rsid w:val="006D1207"/>
    <w:rsid w:val="006D1BDA"/>
    <w:rsid w:val="006D1DA5"/>
    <w:rsid w:val="006D269F"/>
    <w:rsid w:val="006D3715"/>
    <w:rsid w:val="006D50EA"/>
    <w:rsid w:val="006D5BD3"/>
    <w:rsid w:val="006D5CC8"/>
    <w:rsid w:val="006D5DD5"/>
    <w:rsid w:val="006D700D"/>
    <w:rsid w:val="006D7575"/>
    <w:rsid w:val="006E03D3"/>
    <w:rsid w:val="006E08C4"/>
    <w:rsid w:val="006E0DEB"/>
    <w:rsid w:val="006E10B2"/>
    <w:rsid w:val="006E1B30"/>
    <w:rsid w:val="006E1D72"/>
    <w:rsid w:val="006E29F7"/>
    <w:rsid w:val="006E30EA"/>
    <w:rsid w:val="006E367A"/>
    <w:rsid w:val="006E36AC"/>
    <w:rsid w:val="006E37E9"/>
    <w:rsid w:val="006E3BA3"/>
    <w:rsid w:val="006E46F5"/>
    <w:rsid w:val="006E4A00"/>
    <w:rsid w:val="006E704C"/>
    <w:rsid w:val="006E7AC3"/>
    <w:rsid w:val="006E7C1C"/>
    <w:rsid w:val="006E7EBC"/>
    <w:rsid w:val="006F00F7"/>
    <w:rsid w:val="006F1989"/>
    <w:rsid w:val="006F24C5"/>
    <w:rsid w:val="006F2AD4"/>
    <w:rsid w:val="006F32A6"/>
    <w:rsid w:val="006F32B4"/>
    <w:rsid w:val="006F43A7"/>
    <w:rsid w:val="006F465B"/>
    <w:rsid w:val="006F4B79"/>
    <w:rsid w:val="006F4F81"/>
    <w:rsid w:val="006F51F1"/>
    <w:rsid w:val="006F52D5"/>
    <w:rsid w:val="006F5F21"/>
    <w:rsid w:val="006F6302"/>
    <w:rsid w:val="006F6E26"/>
    <w:rsid w:val="006F72AE"/>
    <w:rsid w:val="006F7694"/>
    <w:rsid w:val="00700AF2"/>
    <w:rsid w:val="00700DE2"/>
    <w:rsid w:val="0070100B"/>
    <w:rsid w:val="00701366"/>
    <w:rsid w:val="00701727"/>
    <w:rsid w:val="00703358"/>
    <w:rsid w:val="00703834"/>
    <w:rsid w:val="00704061"/>
    <w:rsid w:val="007048D0"/>
    <w:rsid w:val="0070532E"/>
    <w:rsid w:val="00705F4D"/>
    <w:rsid w:val="00710086"/>
    <w:rsid w:val="00711317"/>
    <w:rsid w:val="0071147A"/>
    <w:rsid w:val="00711CA7"/>
    <w:rsid w:val="00712276"/>
    <w:rsid w:val="00712496"/>
    <w:rsid w:val="00713B3C"/>
    <w:rsid w:val="00713BCD"/>
    <w:rsid w:val="00714FCD"/>
    <w:rsid w:val="00715874"/>
    <w:rsid w:val="00715975"/>
    <w:rsid w:val="00715E62"/>
    <w:rsid w:val="00717A06"/>
    <w:rsid w:val="00721003"/>
    <w:rsid w:val="00722197"/>
    <w:rsid w:val="00722AB4"/>
    <w:rsid w:val="00722CC8"/>
    <w:rsid w:val="007232B7"/>
    <w:rsid w:val="00723C6C"/>
    <w:rsid w:val="00723D95"/>
    <w:rsid w:val="00724702"/>
    <w:rsid w:val="007247A8"/>
    <w:rsid w:val="00724969"/>
    <w:rsid w:val="00724B05"/>
    <w:rsid w:val="007258F2"/>
    <w:rsid w:val="00726043"/>
    <w:rsid w:val="007266DC"/>
    <w:rsid w:val="00726E62"/>
    <w:rsid w:val="00726F71"/>
    <w:rsid w:val="00727319"/>
    <w:rsid w:val="00727A8D"/>
    <w:rsid w:val="00727D22"/>
    <w:rsid w:val="007300F6"/>
    <w:rsid w:val="0073010E"/>
    <w:rsid w:val="007308D6"/>
    <w:rsid w:val="00731C1F"/>
    <w:rsid w:val="00732BE4"/>
    <w:rsid w:val="00732E1D"/>
    <w:rsid w:val="00733231"/>
    <w:rsid w:val="0073454C"/>
    <w:rsid w:val="00736374"/>
    <w:rsid w:val="00736935"/>
    <w:rsid w:val="00737285"/>
    <w:rsid w:val="00737340"/>
    <w:rsid w:val="00737668"/>
    <w:rsid w:val="00740047"/>
    <w:rsid w:val="00740AA9"/>
    <w:rsid w:val="0074144B"/>
    <w:rsid w:val="00741912"/>
    <w:rsid w:val="00742AE7"/>
    <w:rsid w:val="007430B9"/>
    <w:rsid w:val="00743F7E"/>
    <w:rsid w:val="0074420E"/>
    <w:rsid w:val="00744264"/>
    <w:rsid w:val="00744291"/>
    <w:rsid w:val="007444A5"/>
    <w:rsid w:val="007449B8"/>
    <w:rsid w:val="00744B41"/>
    <w:rsid w:val="00745EFE"/>
    <w:rsid w:val="00745F44"/>
    <w:rsid w:val="00746154"/>
    <w:rsid w:val="007465B9"/>
    <w:rsid w:val="00750A50"/>
    <w:rsid w:val="00750BBB"/>
    <w:rsid w:val="00750CE5"/>
    <w:rsid w:val="007515DA"/>
    <w:rsid w:val="007518D9"/>
    <w:rsid w:val="00751BE2"/>
    <w:rsid w:val="007537B8"/>
    <w:rsid w:val="007539EB"/>
    <w:rsid w:val="00754125"/>
    <w:rsid w:val="00755139"/>
    <w:rsid w:val="00755B43"/>
    <w:rsid w:val="0075609A"/>
    <w:rsid w:val="007561C0"/>
    <w:rsid w:val="00756D85"/>
    <w:rsid w:val="00757FE6"/>
    <w:rsid w:val="0076012A"/>
    <w:rsid w:val="007615AF"/>
    <w:rsid w:val="007616AB"/>
    <w:rsid w:val="00762035"/>
    <w:rsid w:val="007624F8"/>
    <w:rsid w:val="00762D6A"/>
    <w:rsid w:val="007646F5"/>
    <w:rsid w:val="00764AFE"/>
    <w:rsid w:val="00765673"/>
    <w:rsid w:val="00765AA8"/>
    <w:rsid w:val="00765D9D"/>
    <w:rsid w:val="00766438"/>
    <w:rsid w:val="00766D7F"/>
    <w:rsid w:val="00767A3E"/>
    <w:rsid w:val="00767AF7"/>
    <w:rsid w:val="00767C52"/>
    <w:rsid w:val="00767CD5"/>
    <w:rsid w:val="00767FFD"/>
    <w:rsid w:val="0077098C"/>
    <w:rsid w:val="00770FFC"/>
    <w:rsid w:val="0077200D"/>
    <w:rsid w:val="0077271D"/>
    <w:rsid w:val="00772A10"/>
    <w:rsid w:val="0077352E"/>
    <w:rsid w:val="00773542"/>
    <w:rsid w:val="00773B1F"/>
    <w:rsid w:val="00774292"/>
    <w:rsid w:val="007746D2"/>
    <w:rsid w:val="007747F5"/>
    <w:rsid w:val="00774A80"/>
    <w:rsid w:val="007759C5"/>
    <w:rsid w:val="00775EF9"/>
    <w:rsid w:val="007765B0"/>
    <w:rsid w:val="00777800"/>
    <w:rsid w:val="00780257"/>
    <w:rsid w:val="00781F0F"/>
    <w:rsid w:val="00782258"/>
    <w:rsid w:val="00783A23"/>
    <w:rsid w:val="00784538"/>
    <w:rsid w:val="00784604"/>
    <w:rsid w:val="007879A8"/>
    <w:rsid w:val="00790263"/>
    <w:rsid w:val="00792315"/>
    <w:rsid w:val="007927E0"/>
    <w:rsid w:val="00792C31"/>
    <w:rsid w:val="00792C78"/>
    <w:rsid w:val="00793961"/>
    <w:rsid w:val="007945B1"/>
    <w:rsid w:val="007947F2"/>
    <w:rsid w:val="0079530C"/>
    <w:rsid w:val="00795D64"/>
    <w:rsid w:val="00795D9C"/>
    <w:rsid w:val="007961A8"/>
    <w:rsid w:val="00796509"/>
    <w:rsid w:val="007970BD"/>
    <w:rsid w:val="007A09BC"/>
    <w:rsid w:val="007A175E"/>
    <w:rsid w:val="007A1854"/>
    <w:rsid w:val="007A19FF"/>
    <w:rsid w:val="007A1F6A"/>
    <w:rsid w:val="007A24E9"/>
    <w:rsid w:val="007A2A6F"/>
    <w:rsid w:val="007A2CC5"/>
    <w:rsid w:val="007A584F"/>
    <w:rsid w:val="007A5ADE"/>
    <w:rsid w:val="007A774E"/>
    <w:rsid w:val="007B1741"/>
    <w:rsid w:val="007B18D4"/>
    <w:rsid w:val="007B1A23"/>
    <w:rsid w:val="007B1F40"/>
    <w:rsid w:val="007B493C"/>
    <w:rsid w:val="007B4DE8"/>
    <w:rsid w:val="007B5004"/>
    <w:rsid w:val="007B54CB"/>
    <w:rsid w:val="007B5F4E"/>
    <w:rsid w:val="007B782D"/>
    <w:rsid w:val="007B78F9"/>
    <w:rsid w:val="007B7FF5"/>
    <w:rsid w:val="007C0AA7"/>
    <w:rsid w:val="007C0D50"/>
    <w:rsid w:val="007C0E99"/>
    <w:rsid w:val="007C18D3"/>
    <w:rsid w:val="007C1D37"/>
    <w:rsid w:val="007C2682"/>
    <w:rsid w:val="007C28A1"/>
    <w:rsid w:val="007C2A48"/>
    <w:rsid w:val="007C3F31"/>
    <w:rsid w:val="007C47C3"/>
    <w:rsid w:val="007C579A"/>
    <w:rsid w:val="007C652B"/>
    <w:rsid w:val="007C6625"/>
    <w:rsid w:val="007C706C"/>
    <w:rsid w:val="007C7BA3"/>
    <w:rsid w:val="007D0718"/>
    <w:rsid w:val="007D0C75"/>
    <w:rsid w:val="007D182B"/>
    <w:rsid w:val="007D1C07"/>
    <w:rsid w:val="007D1C7B"/>
    <w:rsid w:val="007D2D75"/>
    <w:rsid w:val="007D4F54"/>
    <w:rsid w:val="007E057F"/>
    <w:rsid w:val="007E05A5"/>
    <w:rsid w:val="007E0898"/>
    <w:rsid w:val="007E1438"/>
    <w:rsid w:val="007E1654"/>
    <w:rsid w:val="007E1FB0"/>
    <w:rsid w:val="007E2A5B"/>
    <w:rsid w:val="007E36D1"/>
    <w:rsid w:val="007E3E7D"/>
    <w:rsid w:val="007E47F6"/>
    <w:rsid w:val="007E54FA"/>
    <w:rsid w:val="007E628A"/>
    <w:rsid w:val="007E655E"/>
    <w:rsid w:val="007E6627"/>
    <w:rsid w:val="007E6A47"/>
    <w:rsid w:val="007E6AB9"/>
    <w:rsid w:val="007E752E"/>
    <w:rsid w:val="007E79EC"/>
    <w:rsid w:val="007E7C56"/>
    <w:rsid w:val="007E7FF7"/>
    <w:rsid w:val="007F0CA3"/>
    <w:rsid w:val="007F1F4C"/>
    <w:rsid w:val="007F1F75"/>
    <w:rsid w:val="007F25D4"/>
    <w:rsid w:val="007F498D"/>
    <w:rsid w:val="007F4DD9"/>
    <w:rsid w:val="007F5BAC"/>
    <w:rsid w:val="007F5D21"/>
    <w:rsid w:val="007F6002"/>
    <w:rsid w:val="007F7325"/>
    <w:rsid w:val="007F755E"/>
    <w:rsid w:val="007F7733"/>
    <w:rsid w:val="007F7821"/>
    <w:rsid w:val="007F7DC3"/>
    <w:rsid w:val="00800730"/>
    <w:rsid w:val="00800C24"/>
    <w:rsid w:val="0080152B"/>
    <w:rsid w:val="00802B7E"/>
    <w:rsid w:val="00802F1D"/>
    <w:rsid w:val="0080368E"/>
    <w:rsid w:val="00803CE8"/>
    <w:rsid w:val="00804F70"/>
    <w:rsid w:val="00806254"/>
    <w:rsid w:val="008066DF"/>
    <w:rsid w:val="0080679D"/>
    <w:rsid w:val="008072BD"/>
    <w:rsid w:val="00807A28"/>
    <w:rsid w:val="00807AFE"/>
    <w:rsid w:val="00807F08"/>
    <w:rsid w:val="008107A9"/>
    <w:rsid w:val="00810B4B"/>
    <w:rsid w:val="00811174"/>
    <w:rsid w:val="00812242"/>
    <w:rsid w:val="00812D73"/>
    <w:rsid w:val="0081476E"/>
    <w:rsid w:val="00816C07"/>
    <w:rsid w:val="008174B4"/>
    <w:rsid w:val="00817FE4"/>
    <w:rsid w:val="0082005D"/>
    <w:rsid w:val="008200D5"/>
    <w:rsid w:val="00820ABD"/>
    <w:rsid w:val="008218CC"/>
    <w:rsid w:val="00821FFF"/>
    <w:rsid w:val="00822208"/>
    <w:rsid w:val="0082266A"/>
    <w:rsid w:val="00823D4B"/>
    <w:rsid w:val="008252EE"/>
    <w:rsid w:val="00827B29"/>
    <w:rsid w:val="00831BAF"/>
    <w:rsid w:val="00831C80"/>
    <w:rsid w:val="008327BB"/>
    <w:rsid w:val="008356D9"/>
    <w:rsid w:val="008358F4"/>
    <w:rsid w:val="00835A1D"/>
    <w:rsid w:val="00836683"/>
    <w:rsid w:val="0083677F"/>
    <w:rsid w:val="0083779D"/>
    <w:rsid w:val="00837BD6"/>
    <w:rsid w:val="00837F3A"/>
    <w:rsid w:val="00840058"/>
    <w:rsid w:val="008408A1"/>
    <w:rsid w:val="008410E8"/>
    <w:rsid w:val="008416C4"/>
    <w:rsid w:val="00842A78"/>
    <w:rsid w:val="0084418D"/>
    <w:rsid w:val="00844571"/>
    <w:rsid w:val="00844718"/>
    <w:rsid w:val="00845367"/>
    <w:rsid w:val="00845C4A"/>
    <w:rsid w:val="00845C5F"/>
    <w:rsid w:val="008463B7"/>
    <w:rsid w:val="008475D0"/>
    <w:rsid w:val="0085058A"/>
    <w:rsid w:val="008508C7"/>
    <w:rsid w:val="00851482"/>
    <w:rsid w:val="00851606"/>
    <w:rsid w:val="00851BDB"/>
    <w:rsid w:val="008528EF"/>
    <w:rsid w:val="00852E74"/>
    <w:rsid w:val="00853DEA"/>
    <w:rsid w:val="008556C6"/>
    <w:rsid w:val="00856B9C"/>
    <w:rsid w:val="0085744F"/>
    <w:rsid w:val="0085775E"/>
    <w:rsid w:val="00857904"/>
    <w:rsid w:val="00857965"/>
    <w:rsid w:val="00857A4B"/>
    <w:rsid w:val="00857F4A"/>
    <w:rsid w:val="0086132A"/>
    <w:rsid w:val="008613D2"/>
    <w:rsid w:val="00861BEF"/>
    <w:rsid w:val="0086280F"/>
    <w:rsid w:val="008630F6"/>
    <w:rsid w:val="0086331E"/>
    <w:rsid w:val="0086408F"/>
    <w:rsid w:val="00864E83"/>
    <w:rsid w:val="00866125"/>
    <w:rsid w:val="008665E3"/>
    <w:rsid w:val="00867C2D"/>
    <w:rsid w:val="00867F5B"/>
    <w:rsid w:val="00870EB3"/>
    <w:rsid w:val="008715E3"/>
    <w:rsid w:val="00871714"/>
    <w:rsid w:val="008723D4"/>
    <w:rsid w:val="00872606"/>
    <w:rsid w:val="008730A8"/>
    <w:rsid w:val="00873E8E"/>
    <w:rsid w:val="0087419E"/>
    <w:rsid w:val="008746D8"/>
    <w:rsid w:val="008748C5"/>
    <w:rsid w:val="00875ED8"/>
    <w:rsid w:val="008768B7"/>
    <w:rsid w:val="00876B57"/>
    <w:rsid w:val="00876E6F"/>
    <w:rsid w:val="008770CF"/>
    <w:rsid w:val="00877638"/>
    <w:rsid w:val="00880584"/>
    <w:rsid w:val="00880687"/>
    <w:rsid w:val="00880A0D"/>
    <w:rsid w:val="00880D36"/>
    <w:rsid w:val="00881672"/>
    <w:rsid w:val="0088178B"/>
    <w:rsid w:val="0088193D"/>
    <w:rsid w:val="00881BDF"/>
    <w:rsid w:val="008834C7"/>
    <w:rsid w:val="008852D4"/>
    <w:rsid w:val="00885E00"/>
    <w:rsid w:val="008865DB"/>
    <w:rsid w:val="008870DC"/>
    <w:rsid w:val="0088758B"/>
    <w:rsid w:val="00887C5F"/>
    <w:rsid w:val="00887DA5"/>
    <w:rsid w:val="008903D5"/>
    <w:rsid w:val="008910CC"/>
    <w:rsid w:val="00891165"/>
    <w:rsid w:val="00891B82"/>
    <w:rsid w:val="0089201C"/>
    <w:rsid w:val="0089267B"/>
    <w:rsid w:val="0089308C"/>
    <w:rsid w:val="00893568"/>
    <w:rsid w:val="00893B57"/>
    <w:rsid w:val="008944CD"/>
    <w:rsid w:val="00894D7E"/>
    <w:rsid w:val="00895257"/>
    <w:rsid w:val="008961C9"/>
    <w:rsid w:val="0089657B"/>
    <w:rsid w:val="00896A9C"/>
    <w:rsid w:val="00897433"/>
    <w:rsid w:val="008A0A72"/>
    <w:rsid w:val="008A1AFE"/>
    <w:rsid w:val="008A2177"/>
    <w:rsid w:val="008A26FF"/>
    <w:rsid w:val="008A27B9"/>
    <w:rsid w:val="008A32A0"/>
    <w:rsid w:val="008A43B2"/>
    <w:rsid w:val="008A44E4"/>
    <w:rsid w:val="008A58F5"/>
    <w:rsid w:val="008A5F07"/>
    <w:rsid w:val="008A5F11"/>
    <w:rsid w:val="008A7321"/>
    <w:rsid w:val="008B164B"/>
    <w:rsid w:val="008B1776"/>
    <w:rsid w:val="008B2230"/>
    <w:rsid w:val="008B2505"/>
    <w:rsid w:val="008B2905"/>
    <w:rsid w:val="008B322B"/>
    <w:rsid w:val="008B3AAE"/>
    <w:rsid w:val="008B421C"/>
    <w:rsid w:val="008B43B8"/>
    <w:rsid w:val="008B4BF0"/>
    <w:rsid w:val="008B5386"/>
    <w:rsid w:val="008B6916"/>
    <w:rsid w:val="008B7FAC"/>
    <w:rsid w:val="008C0B0E"/>
    <w:rsid w:val="008C137D"/>
    <w:rsid w:val="008C1B22"/>
    <w:rsid w:val="008C1CBC"/>
    <w:rsid w:val="008C27A8"/>
    <w:rsid w:val="008C34F7"/>
    <w:rsid w:val="008C449A"/>
    <w:rsid w:val="008C471E"/>
    <w:rsid w:val="008C57B6"/>
    <w:rsid w:val="008C68AC"/>
    <w:rsid w:val="008C6CC3"/>
    <w:rsid w:val="008C7476"/>
    <w:rsid w:val="008C755B"/>
    <w:rsid w:val="008D002E"/>
    <w:rsid w:val="008D066C"/>
    <w:rsid w:val="008D0ABA"/>
    <w:rsid w:val="008D1FD5"/>
    <w:rsid w:val="008D27BE"/>
    <w:rsid w:val="008D4201"/>
    <w:rsid w:val="008D4EAE"/>
    <w:rsid w:val="008D5B02"/>
    <w:rsid w:val="008D5B39"/>
    <w:rsid w:val="008D5F38"/>
    <w:rsid w:val="008D60DD"/>
    <w:rsid w:val="008D6D1C"/>
    <w:rsid w:val="008D6E62"/>
    <w:rsid w:val="008D733A"/>
    <w:rsid w:val="008D797C"/>
    <w:rsid w:val="008E03A5"/>
    <w:rsid w:val="008E0C0F"/>
    <w:rsid w:val="008E2972"/>
    <w:rsid w:val="008E2AB5"/>
    <w:rsid w:val="008E311B"/>
    <w:rsid w:val="008E55AE"/>
    <w:rsid w:val="008E5B05"/>
    <w:rsid w:val="008E5FAB"/>
    <w:rsid w:val="008E6453"/>
    <w:rsid w:val="008E7188"/>
    <w:rsid w:val="008E7ADE"/>
    <w:rsid w:val="008E7DDB"/>
    <w:rsid w:val="008F018A"/>
    <w:rsid w:val="008F1250"/>
    <w:rsid w:val="008F1A83"/>
    <w:rsid w:val="008F1D14"/>
    <w:rsid w:val="008F1E66"/>
    <w:rsid w:val="008F27F0"/>
    <w:rsid w:val="008F5590"/>
    <w:rsid w:val="008F669F"/>
    <w:rsid w:val="008F6B7C"/>
    <w:rsid w:val="008F72D7"/>
    <w:rsid w:val="00900E72"/>
    <w:rsid w:val="00901982"/>
    <w:rsid w:val="00902CC8"/>
    <w:rsid w:val="009039CD"/>
    <w:rsid w:val="00903FBD"/>
    <w:rsid w:val="00904ED9"/>
    <w:rsid w:val="00904FDE"/>
    <w:rsid w:val="00905F13"/>
    <w:rsid w:val="00910821"/>
    <w:rsid w:val="00910FC2"/>
    <w:rsid w:val="0091100B"/>
    <w:rsid w:val="009110E4"/>
    <w:rsid w:val="00911C28"/>
    <w:rsid w:val="00911C5A"/>
    <w:rsid w:val="0091295D"/>
    <w:rsid w:val="00912A57"/>
    <w:rsid w:val="00913219"/>
    <w:rsid w:val="00913974"/>
    <w:rsid w:val="0091566D"/>
    <w:rsid w:val="00917FB8"/>
    <w:rsid w:val="0092073E"/>
    <w:rsid w:val="00921D0A"/>
    <w:rsid w:val="00921F2F"/>
    <w:rsid w:val="00922739"/>
    <w:rsid w:val="0092351F"/>
    <w:rsid w:val="00923828"/>
    <w:rsid w:val="00925EC0"/>
    <w:rsid w:val="009277EB"/>
    <w:rsid w:val="00930517"/>
    <w:rsid w:val="00930B55"/>
    <w:rsid w:val="00930B96"/>
    <w:rsid w:val="00931327"/>
    <w:rsid w:val="00931B77"/>
    <w:rsid w:val="00933FFC"/>
    <w:rsid w:val="00935AEF"/>
    <w:rsid w:val="00936357"/>
    <w:rsid w:val="00937DF5"/>
    <w:rsid w:val="0094089B"/>
    <w:rsid w:val="009413C9"/>
    <w:rsid w:val="00941D58"/>
    <w:rsid w:val="00941EFD"/>
    <w:rsid w:val="009429E3"/>
    <w:rsid w:val="00942A8E"/>
    <w:rsid w:val="00942B81"/>
    <w:rsid w:val="009432C2"/>
    <w:rsid w:val="0094546C"/>
    <w:rsid w:val="009458D6"/>
    <w:rsid w:val="0094597B"/>
    <w:rsid w:val="00946108"/>
    <w:rsid w:val="009464C8"/>
    <w:rsid w:val="00947174"/>
    <w:rsid w:val="0094735E"/>
    <w:rsid w:val="0095015B"/>
    <w:rsid w:val="009502BB"/>
    <w:rsid w:val="009504F1"/>
    <w:rsid w:val="0095061E"/>
    <w:rsid w:val="00950B13"/>
    <w:rsid w:val="0095177D"/>
    <w:rsid w:val="00951B22"/>
    <w:rsid w:val="009527BD"/>
    <w:rsid w:val="009547B5"/>
    <w:rsid w:val="00954BEF"/>
    <w:rsid w:val="00954D57"/>
    <w:rsid w:val="00954F2A"/>
    <w:rsid w:val="00955FD9"/>
    <w:rsid w:val="0095614E"/>
    <w:rsid w:val="009568D4"/>
    <w:rsid w:val="00956BB7"/>
    <w:rsid w:val="00956D4E"/>
    <w:rsid w:val="00956D7A"/>
    <w:rsid w:val="00957556"/>
    <w:rsid w:val="009600A1"/>
    <w:rsid w:val="009614F3"/>
    <w:rsid w:val="009618EE"/>
    <w:rsid w:val="00961EA9"/>
    <w:rsid w:val="00963AE5"/>
    <w:rsid w:val="00963B95"/>
    <w:rsid w:val="009644BE"/>
    <w:rsid w:val="00965A2C"/>
    <w:rsid w:val="00966125"/>
    <w:rsid w:val="009673D5"/>
    <w:rsid w:val="00967555"/>
    <w:rsid w:val="00970500"/>
    <w:rsid w:val="00970775"/>
    <w:rsid w:val="009718C8"/>
    <w:rsid w:val="00971934"/>
    <w:rsid w:val="00971C8C"/>
    <w:rsid w:val="00971E60"/>
    <w:rsid w:val="00972F5F"/>
    <w:rsid w:val="00972F92"/>
    <w:rsid w:val="009732B8"/>
    <w:rsid w:val="00973474"/>
    <w:rsid w:val="00974D82"/>
    <w:rsid w:val="00975371"/>
    <w:rsid w:val="00975899"/>
    <w:rsid w:val="00975BC7"/>
    <w:rsid w:val="0097682F"/>
    <w:rsid w:val="00977569"/>
    <w:rsid w:val="009778C9"/>
    <w:rsid w:val="00977DF7"/>
    <w:rsid w:val="009808D1"/>
    <w:rsid w:val="00980965"/>
    <w:rsid w:val="009814B7"/>
    <w:rsid w:val="0098167D"/>
    <w:rsid w:val="009816C8"/>
    <w:rsid w:val="00983C8D"/>
    <w:rsid w:val="009843AA"/>
    <w:rsid w:val="0098473B"/>
    <w:rsid w:val="00985347"/>
    <w:rsid w:val="00985CB8"/>
    <w:rsid w:val="009900FD"/>
    <w:rsid w:val="0099088E"/>
    <w:rsid w:val="009918A6"/>
    <w:rsid w:val="00991E35"/>
    <w:rsid w:val="009926E1"/>
    <w:rsid w:val="00993BD7"/>
    <w:rsid w:val="009950D8"/>
    <w:rsid w:val="00995605"/>
    <w:rsid w:val="0099570D"/>
    <w:rsid w:val="00995A0A"/>
    <w:rsid w:val="00996B66"/>
    <w:rsid w:val="009971F2"/>
    <w:rsid w:val="009A0E38"/>
    <w:rsid w:val="009A1965"/>
    <w:rsid w:val="009A1FDA"/>
    <w:rsid w:val="009A2273"/>
    <w:rsid w:val="009A292C"/>
    <w:rsid w:val="009A2F7B"/>
    <w:rsid w:val="009A4EF4"/>
    <w:rsid w:val="009A515E"/>
    <w:rsid w:val="009A5FE3"/>
    <w:rsid w:val="009A6029"/>
    <w:rsid w:val="009A69AF"/>
    <w:rsid w:val="009A75A3"/>
    <w:rsid w:val="009A7AD8"/>
    <w:rsid w:val="009B0590"/>
    <w:rsid w:val="009B06F1"/>
    <w:rsid w:val="009B11E4"/>
    <w:rsid w:val="009B1406"/>
    <w:rsid w:val="009B1AFB"/>
    <w:rsid w:val="009B1F4F"/>
    <w:rsid w:val="009B23A4"/>
    <w:rsid w:val="009B3A7B"/>
    <w:rsid w:val="009B4E56"/>
    <w:rsid w:val="009B514A"/>
    <w:rsid w:val="009B5C34"/>
    <w:rsid w:val="009B615A"/>
    <w:rsid w:val="009B71E2"/>
    <w:rsid w:val="009B7272"/>
    <w:rsid w:val="009B7ABB"/>
    <w:rsid w:val="009C0A5E"/>
    <w:rsid w:val="009C243C"/>
    <w:rsid w:val="009C2631"/>
    <w:rsid w:val="009C29FD"/>
    <w:rsid w:val="009C540B"/>
    <w:rsid w:val="009C58E7"/>
    <w:rsid w:val="009C6119"/>
    <w:rsid w:val="009C6120"/>
    <w:rsid w:val="009C6943"/>
    <w:rsid w:val="009C6A94"/>
    <w:rsid w:val="009C6C4F"/>
    <w:rsid w:val="009C6D6C"/>
    <w:rsid w:val="009D0065"/>
    <w:rsid w:val="009D0098"/>
    <w:rsid w:val="009D0C7C"/>
    <w:rsid w:val="009D12FE"/>
    <w:rsid w:val="009D1E55"/>
    <w:rsid w:val="009D1F0E"/>
    <w:rsid w:val="009D1F36"/>
    <w:rsid w:val="009D3CDA"/>
    <w:rsid w:val="009D43D6"/>
    <w:rsid w:val="009D4D52"/>
    <w:rsid w:val="009D587D"/>
    <w:rsid w:val="009D6C0B"/>
    <w:rsid w:val="009E00B0"/>
    <w:rsid w:val="009E05AF"/>
    <w:rsid w:val="009E2B9B"/>
    <w:rsid w:val="009E4F6D"/>
    <w:rsid w:val="009E533B"/>
    <w:rsid w:val="009E53FA"/>
    <w:rsid w:val="009E5C7A"/>
    <w:rsid w:val="009E60DE"/>
    <w:rsid w:val="009E64CF"/>
    <w:rsid w:val="009E707A"/>
    <w:rsid w:val="009E711A"/>
    <w:rsid w:val="009E7BDE"/>
    <w:rsid w:val="009E7C51"/>
    <w:rsid w:val="009E7F2F"/>
    <w:rsid w:val="009F09C5"/>
    <w:rsid w:val="009F14C6"/>
    <w:rsid w:val="009F16A5"/>
    <w:rsid w:val="009F1BA6"/>
    <w:rsid w:val="009F1C82"/>
    <w:rsid w:val="009F4655"/>
    <w:rsid w:val="009F5495"/>
    <w:rsid w:val="009F5D31"/>
    <w:rsid w:val="009F6C18"/>
    <w:rsid w:val="009F6DC5"/>
    <w:rsid w:val="009F7AF0"/>
    <w:rsid w:val="00A0021B"/>
    <w:rsid w:val="00A008F4"/>
    <w:rsid w:val="00A01A89"/>
    <w:rsid w:val="00A0255A"/>
    <w:rsid w:val="00A0308B"/>
    <w:rsid w:val="00A035E6"/>
    <w:rsid w:val="00A04D26"/>
    <w:rsid w:val="00A05083"/>
    <w:rsid w:val="00A06434"/>
    <w:rsid w:val="00A068EB"/>
    <w:rsid w:val="00A078AA"/>
    <w:rsid w:val="00A07BA9"/>
    <w:rsid w:val="00A109E3"/>
    <w:rsid w:val="00A10E00"/>
    <w:rsid w:val="00A110DE"/>
    <w:rsid w:val="00A140E0"/>
    <w:rsid w:val="00A14A91"/>
    <w:rsid w:val="00A14B58"/>
    <w:rsid w:val="00A156BC"/>
    <w:rsid w:val="00A167B7"/>
    <w:rsid w:val="00A17576"/>
    <w:rsid w:val="00A17B8D"/>
    <w:rsid w:val="00A17D08"/>
    <w:rsid w:val="00A21F0A"/>
    <w:rsid w:val="00A22D28"/>
    <w:rsid w:val="00A2308F"/>
    <w:rsid w:val="00A233F3"/>
    <w:rsid w:val="00A23BE5"/>
    <w:rsid w:val="00A24043"/>
    <w:rsid w:val="00A240E8"/>
    <w:rsid w:val="00A25150"/>
    <w:rsid w:val="00A262B4"/>
    <w:rsid w:val="00A27750"/>
    <w:rsid w:val="00A27F00"/>
    <w:rsid w:val="00A301A6"/>
    <w:rsid w:val="00A3080C"/>
    <w:rsid w:val="00A30FD7"/>
    <w:rsid w:val="00A318C5"/>
    <w:rsid w:val="00A31A20"/>
    <w:rsid w:val="00A31CCE"/>
    <w:rsid w:val="00A3257B"/>
    <w:rsid w:val="00A33ED6"/>
    <w:rsid w:val="00A34BC9"/>
    <w:rsid w:val="00A34F50"/>
    <w:rsid w:val="00A35D72"/>
    <w:rsid w:val="00A377F1"/>
    <w:rsid w:val="00A37EE1"/>
    <w:rsid w:val="00A40FA9"/>
    <w:rsid w:val="00A41281"/>
    <w:rsid w:val="00A413E2"/>
    <w:rsid w:val="00A418D3"/>
    <w:rsid w:val="00A41C85"/>
    <w:rsid w:val="00A423F9"/>
    <w:rsid w:val="00A42423"/>
    <w:rsid w:val="00A4299A"/>
    <w:rsid w:val="00A43007"/>
    <w:rsid w:val="00A430B3"/>
    <w:rsid w:val="00A43B20"/>
    <w:rsid w:val="00A44EA7"/>
    <w:rsid w:val="00A45914"/>
    <w:rsid w:val="00A46425"/>
    <w:rsid w:val="00A46F98"/>
    <w:rsid w:val="00A47703"/>
    <w:rsid w:val="00A47870"/>
    <w:rsid w:val="00A51197"/>
    <w:rsid w:val="00A514F1"/>
    <w:rsid w:val="00A51752"/>
    <w:rsid w:val="00A52D0D"/>
    <w:rsid w:val="00A541A5"/>
    <w:rsid w:val="00A54BBB"/>
    <w:rsid w:val="00A55252"/>
    <w:rsid w:val="00A552C2"/>
    <w:rsid w:val="00A60753"/>
    <w:rsid w:val="00A6077B"/>
    <w:rsid w:val="00A60C36"/>
    <w:rsid w:val="00A6255D"/>
    <w:rsid w:val="00A628D6"/>
    <w:rsid w:val="00A62ADC"/>
    <w:rsid w:val="00A63427"/>
    <w:rsid w:val="00A63A85"/>
    <w:rsid w:val="00A64E0C"/>
    <w:rsid w:val="00A64E62"/>
    <w:rsid w:val="00A651A1"/>
    <w:rsid w:val="00A6673B"/>
    <w:rsid w:val="00A672DD"/>
    <w:rsid w:val="00A67CE7"/>
    <w:rsid w:val="00A70060"/>
    <w:rsid w:val="00A70634"/>
    <w:rsid w:val="00A70CB9"/>
    <w:rsid w:val="00A716DA"/>
    <w:rsid w:val="00A7173D"/>
    <w:rsid w:val="00A71F7C"/>
    <w:rsid w:val="00A7224B"/>
    <w:rsid w:val="00A739AF"/>
    <w:rsid w:val="00A74FD6"/>
    <w:rsid w:val="00A752C3"/>
    <w:rsid w:val="00A765B2"/>
    <w:rsid w:val="00A7722D"/>
    <w:rsid w:val="00A77EE9"/>
    <w:rsid w:val="00A801B7"/>
    <w:rsid w:val="00A80B3D"/>
    <w:rsid w:val="00A8142D"/>
    <w:rsid w:val="00A81E67"/>
    <w:rsid w:val="00A8257B"/>
    <w:rsid w:val="00A83766"/>
    <w:rsid w:val="00A8401C"/>
    <w:rsid w:val="00A846C7"/>
    <w:rsid w:val="00A84DE7"/>
    <w:rsid w:val="00A84F57"/>
    <w:rsid w:val="00A85A88"/>
    <w:rsid w:val="00A85E3E"/>
    <w:rsid w:val="00A86AD5"/>
    <w:rsid w:val="00A90C7B"/>
    <w:rsid w:val="00A9172F"/>
    <w:rsid w:val="00A91856"/>
    <w:rsid w:val="00A918D0"/>
    <w:rsid w:val="00A927AD"/>
    <w:rsid w:val="00A941AE"/>
    <w:rsid w:val="00A946A0"/>
    <w:rsid w:val="00A952DB"/>
    <w:rsid w:val="00A9648E"/>
    <w:rsid w:val="00A9699C"/>
    <w:rsid w:val="00A96AA7"/>
    <w:rsid w:val="00A96D9E"/>
    <w:rsid w:val="00A96FFB"/>
    <w:rsid w:val="00A97F43"/>
    <w:rsid w:val="00AA084E"/>
    <w:rsid w:val="00AA1DEA"/>
    <w:rsid w:val="00AA1F15"/>
    <w:rsid w:val="00AA2217"/>
    <w:rsid w:val="00AA2FB7"/>
    <w:rsid w:val="00AA35D1"/>
    <w:rsid w:val="00AA4D04"/>
    <w:rsid w:val="00AA639F"/>
    <w:rsid w:val="00AA69B0"/>
    <w:rsid w:val="00AA7527"/>
    <w:rsid w:val="00AA78FB"/>
    <w:rsid w:val="00AA7BC1"/>
    <w:rsid w:val="00AA7FF1"/>
    <w:rsid w:val="00AB0128"/>
    <w:rsid w:val="00AB0550"/>
    <w:rsid w:val="00AB274B"/>
    <w:rsid w:val="00AB404D"/>
    <w:rsid w:val="00AB49C4"/>
    <w:rsid w:val="00AB55E8"/>
    <w:rsid w:val="00AB5668"/>
    <w:rsid w:val="00AB6733"/>
    <w:rsid w:val="00AB6CE5"/>
    <w:rsid w:val="00AB746D"/>
    <w:rsid w:val="00AB768D"/>
    <w:rsid w:val="00AC0E7B"/>
    <w:rsid w:val="00AC0FEC"/>
    <w:rsid w:val="00AC1636"/>
    <w:rsid w:val="00AC26CB"/>
    <w:rsid w:val="00AC27AF"/>
    <w:rsid w:val="00AC3336"/>
    <w:rsid w:val="00AC4280"/>
    <w:rsid w:val="00AC5496"/>
    <w:rsid w:val="00AC6182"/>
    <w:rsid w:val="00AC61BF"/>
    <w:rsid w:val="00AC717F"/>
    <w:rsid w:val="00AC7551"/>
    <w:rsid w:val="00AD0183"/>
    <w:rsid w:val="00AD0812"/>
    <w:rsid w:val="00AD0ECD"/>
    <w:rsid w:val="00AD102C"/>
    <w:rsid w:val="00AD235E"/>
    <w:rsid w:val="00AD2713"/>
    <w:rsid w:val="00AD3161"/>
    <w:rsid w:val="00AD33B1"/>
    <w:rsid w:val="00AD3D28"/>
    <w:rsid w:val="00AD4421"/>
    <w:rsid w:val="00AD5767"/>
    <w:rsid w:val="00AD5CF4"/>
    <w:rsid w:val="00AD651A"/>
    <w:rsid w:val="00AD6AAA"/>
    <w:rsid w:val="00AE0CF6"/>
    <w:rsid w:val="00AE176A"/>
    <w:rsid w:val="00AE21EF"/>
    <w:rsid w:val="00AE288B"/>
    <w:rsid w:val="00AE2C97"/>
    <w:rsid w:val="00AE3423"/>
    <w:rsid w:val="00AE4292"/>
    <w:rsid w:val="00AE4395"/>
    <w:rsid w:val="00AE490E"/>
    <w:rsid w:val="00AE49F3"/>
    <w:rsid w:val="00AE5B40"/>
    <w:rsid w:val="00AE5C03"/>
    <w:rsid w:val="00AE63A5"/>
    <w:rsid w:val="00AE7A7A"/>
    <w:rsid w:val="00AF0340"/>
    <w:rsid w:val="00AF0546"/>
    <w:rsid w:val="00AF06AF"/>
    <w:rsid w:val="00AF0B3D"/>
    <w:rsid w:val="00AF0EDC"/>
    <w:rsid w:val="00AF22A0"/>
    <w:rsid w:val="00AF307A"/>
    <w:rsid w:val="00AF5C3C"/>
    <w:rsid w:val="00AF5C84"/>
    <w:rsid w:val="00AF5E72"/>
    <w:rsid w:val="00AF5F62"/>
    <w:rsid w:val="00AF6C90"/>
    <w:rsid w:val="00AF72EC"/>
    <w:rsid w:val="00AF7747"/>
    <w:rsid w:val="00AF7A13"/>
    <w:rsid w:val="00B0058F"/>
    <w:rsid w:val="00B00B02"/>
    <w:rsid w:val="00B014C8"/>
    <w:rsid w:val="00B06B6F"/>
    <w:rsid w:val="00B07044"/>
    <w:rsid w:val="00B07331"/>
    <w:rsid w:val="00B07BE8"/>
    <w:rsid w:val="00B106AF"/>
    <w:rsid w:val="00B115B1"/>
    <w:rsid w:val="00B11720"/>
    <w:rsid w:val="00B118B1"/>
    <w:rsid w:val="00B11E1B"/>
    <w:rsid w:val="00B120F5"/>
    <w:rsid w:val="00B127A5"/>
    <w:rsid w:val="00B12E19"/>
    <w:rsid w:val="00B1365A"/>
    <w:rsid w:val="00B13AA3"/>
    <w:rsid w:val="00B13E82"/>
    <w:rsid w:val="00B14558"/>
    <w:rsid w:val="00B1468B"/>
    <w:rsid w:val="00B153C0"/>
    <w:rsid w:val="00B15435"/>
    <w:rsid w:val="00B1562A"/>
    <w:rsid w:val="00B211C8"/>
    <w:rsid w:val="00B213E8"/>
    <w:rsid w:val="00B21BDC"/>
    <w:rsid w:val="00B21D69"/>
    <w:rsid w:val="00B22036"/>
    <w:rsid w:val="00B2315A"/>
    <w:rsid w:val="00B233AB"/>
    <w:rsid w:val="00B23903"/>
    <w:rsid w:val="00B23E61"/>
    <w:rsid w:val="00B24383"/>
    <w:rsid w:val="00B245D7"/>
    <w:rsid w:val="00B2523C"/>
    <w:rsid w:val="00B253E0"/>
    <w:rsid w:val="00B26285"/>
    <w:rsid w:val="00B267A1"/>
    <w:rsid w:val="00B26CB0"/>
    <w:rsid w:val="00B26DAF"/>
    <w:rsid w:val="00B26F7C"/>
    <w:rsid w:val="00B30413"/>
    <w:rsid w:val="00B31168"/>
    <w:rsid w:val="00B320A2"/>
    <w:rsid w:val="00B32ACB"/>
    <w:rsid w:val="00B33CB8"/>
    <w:rsid w:val="00B33DD4"/>
    <w:rsid w:val="00B351F8"/>
    <w:rsid w:val="00B353B1"/>
    <w:rsid w:val="00B35A6F"/>
    <w:rsid w:val="00B361C8"/>
    <w:rsid w:val="00B3799B"/>
    <w:rsid w:val="00B37CAF"/>
    <w:rsid w:val="00B37CCF"/>
    <w:rsid w:val="00B40CF0"/>
    <w:rsid w:val="00B410DA"/>
    <w:rsid w:val="00B411D4"/>
    <w:rsid w:val="00B41AF5"/>
    <w:rsid w:val="00B429B8"/>
    <w:rsid w:val="00B42DD4"/>
    <w:rsid w:val="00B437ED"/>
    <w:rsid w:val="00B43FFE"/>
    <w:rsid w:val="00B4449C"/>
    <w:rsid w:val="00B44AFE"/>
    <w:rsid w:val="00B47E34"/>
    <w:rsid w:val="00B5068D"/>
    <w:rsid w:val="00B50BF8"/>
    <w:rsid w:val="00B50CD2"/>
    <w:rsid w:val="00B50D1C"/>
    <w:rsid w:val="00B51F48"/>
    <w:rsid w:val="00B53408"/>
    <w:rsid w:val="00B5427A"/>
    <w:rsid w:val="00B54D17"/>
    <w:rsid w:val="00B55468"/>
    <w:rsid w:val="00B55C92"/>
    <w:rsid w:val="00B568C3"/>
    <w:rsid w:val="00B56979"/>
    <w:rsid w:val="00B60026"/>
    <w:rsid w:val="00B60786"/>
    <w:rsid w:val="00B61262"/>
    <w:rsid w:val="00B62DEB"/>
    <w:rsid w:val="00B63A80"/>
    <w:rsid w:val="00B63B47"/>
    <w:rsid w:val="00B64477"/>
    <w:rsid w:val="00B6472E"/>
    <w:rsid w:val="00B657F8"/>
    <w:rsid w:val="00B65AD9"/>
    <w:rsid w:val="00B66045"/>
    <w:rsid w:val="00B66F1E"/>
    <w:rsid w:val="00B674D3"/>
    <w:rsid w:val="00B71A34"/>
    <w:rsid w:val="00B73341"/>
    <w:rsid w:val="00B7414D"/>
    <w:rsid w:val="00B7458A"/>
    <w:rsid w:val="00B7471F"/>
    <w:rsid w:val="00B74AD9"/>
    <w:rsid w:val="00B750C8"/>
    <w:rsid w:val="00B76EBB"/>
    <w:rsid w:val="00B7713A"/>
    <w:rsid w:val="00B77329"/>
    <w:rsid w:val="00B806C7"/>
    <w:rsid w:val="00B8138E"/>
    <w:rsid w:val="00B831F4"/>
    <w:rsid w:val="00B83419"/>
    <w:rsid w:val="00B83483"/>
    <w:rsid w:val="00B8383A"/>
    <w:rsid w:val="00B83D10"/>
    <w:rsid w:val="00B84371"/>
    <w:rsid w:val="00B8489D"/>
    <w:rsid w:val="00B85889"/>
    <w:rsid w:val="00B85D94"/>
    <w:rsid w:val="00B85E00"/>
    <w:rsid w:val="00B860C6"/>
    <w:rsid w:val="00B861F6"/>
    <w:rsid w:val="00B8661E"/>
    <w:rsid w:val="00B91079"/>
    <w:rsid w:val="00B91F94"/>
    <w:rsid w:val="00B92479"/>
    <w:rsid w:val="00B93571"/>
    <w:rsid w:val="00B93C56"/>
    <w:rsid w:val="00B96058"/>
    <w:rsid w:val="00B96562"/>
    <w:rsid w:val="00B96B5E"/>
    <w:rsid w:val="00B96DA6"/>
    <w:rsid w:val="00B976CC"/>
    <w:rsid w:val="00B97C74"/>
    <w:rsid w:val="00B97D39"/>
    <w:rsid w:val="00B97E03"/>
    <w:rsid w:val="00BA0CC2"/>
    <w:rsid w:val="00BA1AAC"/>
    <w:rsid w:val="00BA1C8B"/>
    <w:rsid w:val="00BA2229"/>
    <w:rsid w:val="00BA2606"/>
    <w:rsid w:val="00BA2658"/>
    <w:rsid w:val="00BA2B20"/>
    <w:rsid w:val="00BA2EA9"/>
    <w:rsid w:val="00BA4FF0"/>
    <w:rsid w:val="00BA5384"/>
    <w:rsid w:val="00BA541C"/>
    <w:rsid w:val="00BA5F25"/>
    <w:rsid w:val="00BB0021"/>
    <w:rsid w:val="00BB026A"/>
    <w:rsid w:val="00BB02C0"/>
    <w:rsid w:val="00BB08F7"/>
    <w:rsid w:val="00BB2B2A"/>
    <w:rsid w:val="00BB32B9"/>
    <w:rsid w:val="00BB3402"/>
    <w:rsid w:val="00BB39BF"/>
    <w:rsid w:val="00BB3A43"/>
    <w:rsid w:val="00BB3FC9"/>
    <w:rsid w:val="00BB4AB7"/>
    <w:rsid w:val="00BB5C1B"/>
    <w:rsid w:val="00BB652F"/>
    <w:rsid w:val="00BB6C44"/>
    <w:rsid w:val="00BB7956"/>
    <w:rsid w:val="00BC0322"/>
    <w:rsid w:val="00BC0A10"/>
    <w:rsid w:val="00BC0FC7"/>
    <w:rsid w:val="00BC1FCE"/>
    <w:rsid w:val="00BC2BCD"/>
    <w:rsid w:val="00BC3CD3"/>
    <w:rsid w:val="00BC474B"/>
    <w:rsid w:val="00BC504F"/>
    <w:rsid w:val="00BC54BF"/>
    <w:rsid w:val="00BC5DE2"/>
    <w:rsid w:val="00BC6137"/>
    <w:rsid w:val="00BC6E9A"/>
    <w:rsid w:val="00BC727F"/>
    <w:rsid w:val="00BC78BD"/>
    <w:rsid w:val="00BD07E3"/>
    <w:rsid w:val="00BD0C6B"/>
    <w:rsid w:val="00BD2C67"/>
    <w:rsid w:val="00BD43C8"/>
    <w:rsid w:val="00BD4466"/>
    <w:rsid w:val="00BD4575"/>
    <w:rsid w:val="00BD4FB0"/>
    <w:rsid w:val="00BD695C"/>
    <w:rsid w:val="00BD79A2"/>
    <w:rsid w:val="00BE1062"/>
    <w:rsid w:val="00BE1BE5"/>
    <w:rsid w:val="00BE279F"/>
    <w:rsid w:val="00BE367F"/>
    <w:rsid w:val="00BE3F91"/>
    <w:rsid w:val="00BE4379"/>
    <w:rsid w:val="00BE55DA"/>
    <w:rsid w:val="00BE605B"/>
    <w:rsid w:val="00BE6461"/>
    <w:rsid w:val="00BE6D8A"/>
    <w:rsid w:val="00BE6DB4"/>
    <w:rsid w:val="00BE6E02"/>
    <w:rsid w:val="00BE6F2C"/>
    <w:rsid w:val="00BE7AF5"/>
    <w:rsid w:val="00BE7FA1"/>
    <w:rsid w:val="00BF0558"/>
    <w:rsid w:val="00BF136B"/>
    <w:rsid w:val="00BF187F"/>
    <w:rsid w:val="00BF2906"/>
    <w:rsid w:val="00BF291E"/>
    <w:rsid w:val="00BF2976"/>
    <w:rsid w:val="00BF2FF1"/>
    <w:rsid w:val="00BF3004"/>
    <w:rsid w:val="00BF430D"/>
    <w:rsid w:val="00BF5209"/>
    <w:rsid w:val="00BF5E9F"/>
    <w:rsid w:val="00BF780D"/>
    <w:rsid w:val="00BF7ACF"/>
    <w:rsid w:val="00BF7CA0"/>
    <w:rsid w:val="00C010A1"/>
    <w:rsid w:val="00C01380"/>
    <w:rsid w:val="00C0225B"/>
    <w:rsid w:val="00C02892"/>
    <w:rsid w:val="00C040E7"/>
    <w:rsid w:val="00C057BA"/>
    <w:rsid w:val="00C100B7"/>
    <w:rsid w:val="00C109F5"/>
    <w:rsid w:val="00C10ABA"/>
    <w:rsid w:val="00C1176B"/>
    <w:rsid w:val="00C13BB0"/>
    <w:rsid w:val="00C14551"/>
    <w:rsid w:val="00C145BE"/>
    <w:rsid w:val="00C15C4E"/>
    <w:rsid w:val="00C20B3F"/>
    <w:rsid w:val="00C20FE5"/>
    <w:rsid w:val="00C22345"/>
    <w:rsid w:val="00C2394B"/>
    <w:rsid w:val="00C2511E"/>
    <w:rsid w:val="00C27C4E"/>
    <w:rsid w:val="00C3011D"/>
    <w:rsid w:val="00C316AA"/>
    <w:rsid w:val="00C31789"/>
    <w:rsid w:val="00C3189F"/>
    <w:rsid w:val="00C3232F"/>
    <w:rsid w:val="00C32538"/>
    <w:rsid w:val="00C3291D"/>
    <w:rsid w:val="00C32C35"/>
    <w:rsid w:val="00C32CA5"/>
    <w:rsid w:val="00C32CFB"/>
    <w:rsid w:val="00C3524C"/>
    <w:rsid w:val="00C358D0"/>
    <w:rsid w:val="00C35E7C"/>
    <w:rsid w:val="00C364F4"/>
    <w:rsid w:val="00C36B04"/>
    <w:rsid w:val="00C41FD0"/>
    <w:rsid w:val="00C42B8D"/>
    <w:rsid w:val="00C43542"/>
    <w:rsid w:val="00C436E9"/>
    <w:rsid w:val="00C455C9"/>
    <w:rsid w:val="00C45D7A"/>
    <w:rsid w:val="00C460FB"/>
    <w:rsid w:val="00C47AC3"/>
    <w:rsid w:val="00C5131C"/>
    <w:rsid w:val="00C52392"/>
    <w:rsid w:val="00C5321C"/>
    <w:rsid w:val="00C5374B"/>
    <w:rsid w:val="00C54310"/>
    <w:rsid w:val="00C54A16"/>
    <w:rsid w:val="00C55438"/>
    <w:rsid w:val="00C55E9D"/>
    <w:rsid w:val="00C55F36"/>
    <w:rsid w:val="00C55F9F"/>
    <w:rsid w:val="00C56904"/>
    <w:rsid w:val="00C57567"/>
    <w:rsid w:val="00C60717"/>
    <w:rsid w:val="00C61099"/>
    <w:rsid w:val="00C61466"/>
    <w:rsid w:val="00C617C1"/>
    <w:rsid w:val="00C621E0"/>
    <w:rsid w:val="00C624AD"/>
    <w:rsid w:val="00C62A3C"/>
    <w:rsid w:val="00C63081"/>
    <w:rsid w:val="00C6334E"/>
    <w:rsid w:val="00C63436"/>
    <w:rsid w:val="00C634D2"/>
    <w:rsid w:val="00C63503"/>
    <w:rsid w:val="00C63C6D"/>
    <w:rsid w:val="00C664A9"/>
    <w:rsid w:val="00C67C96"/>
    <w:rsid w:val="00C704CB"/>
    <w:rsid w:val="00C70654"/>
    <w:rsid w:val="00C70A1B"/>
    <w:rsid w:val="00C70AA8"/>
    <w:rsid w:val="00C713F9"/>
    <w:rsid w:val="00C72411"/>
    <w:rsid w:val="00C726A3"/>
    <w:rsid w:val="00C737D4"/>
    <w:rsid w:val="00C740F6"/>
    <w:rsid w:val="00C7474C"/>
    <w:rsid w:val="00C75086"/>
    <w:rsid w:val="00C76F7D"/>
    <w:rsid w:val="00C776E8"/>
    <w:rsid w:val="00C77AF7"/>
    <w:rsid w:val="00C809FE"/>
    <w:rsid w:val="00C81086"/>
    <w:rsid w:val="00C8271B"/>
    <w:rsid w:val="00C82882"/>
    <w:rsid w:val="00C82911"/>
    <w:rsid w:val="00C83227"/>
    <w:rsid w:val="00C83A95"/>
    <w:rsid w:val="00C83FF1"/>
    <w:rsid w:val="00C849FA"/>
    <w:rsid w:val="00C85C71"/>
    <w:rsid w:val="00C867D4"/>
    <w:rsid w:val="00C909C1"/>
    <w:rsid w:val="00C90A8D"/>
    <w:rsid w:val="00C91212"/>
    <w:rsid w:val="00C93C0E"/>
    <w:rsid w:val="00C93F75"/>
    <w:rsid w:val="00C948E2"/>
    <w:rsid w:val="00C94A43"/>
    <w:rsid w:val="00C94B30"/>
    <w:rsid w:val="00C94BDE"/>
    <w:rsid w:val="00C958E7"/>
    <w:rsid w:val="00C95B66"/>
    <w:rsid w:val="00C9610E"/>
    <w:rsid w:val="00C963EE"/>
    <w:rsid w:val="00C9714D"/>
    <w:rsid w:val="00CA0169"/>
    <w:rsid w:val="00CA05F7"/>
    <w:rsid w:val="00CA19BF"/>
    <w:rsid w:val="00CA1B19"/>
    <w:rsid w:val="00CA1C39"/>
    <w:rsid w:val="00CA2555"/>
    <w:rsid w:val="00CA2AAF"/>
    <w:rsid w:val="00CA2B7F"/>
    <w:rsid w:val="00CA2D06"/>
    <w:rsid w:val="00CA38DC"/>
    <w:rsid w:val="00CA3E4C"/>
    <w:rsid w:val="00CA5286"/>
    <w:rsid w:val="00CA5469"/>
    <w:rsid w:val="00CA60D8"/>
    <w:rsid w:val="00CA6126"/>
    <w:rsid w:val="00CA6CA4"/>
    <w:rsid w:val="00CA79FF"/>
    <w:rsid w:val="00CB007C"/>
    <w:rsid w:val="00CB10DF"/>
    <w:rsid w:val="00CB1B42"/>
    <w:rsid w:val="00CB2091"/>
    <w:rsid w:val="00CB3BF6"/>
    <w:rsid w:val="00CB41D5"/>
    <w:rsid w:val="00CB5079"/>
    <w:rsid w:val="00CB5104"/>
    <w:rsid w:val="00CB5AD0"/>
    <w:rsid w:val="00CC04D5"/>
    <w:rsid w:val="00CC10F0"/>
    <w:rsid w:val="00CC16A6"/>
    <w:rsid w:val="00CC1ED1"/>
    <w:rsid w:val="00CC20B2"/>
    <w:rsid w:val="00CC2DD5"/>
    <w:rsid w:val="00CC2E47"/>
    <w:rsid w:val="00CC52C0"/>
    <w:rsid w:val="00CC74E5"/>
    <w:rsid w:val="00CC7855"/>
    <w:rsid w:val="00CD0DFC"/>
    <w:rsid w:val="00CD13EC"/>
    <w:rsid w:val="00CD18A6"/>
    <w:rsid w:val="00CD1C55"/>
    <w:rsid w:val="00CD2404"/>
    <w:rsid w:val="00CD2CD3"/>
    <w:rsid w:val="00CD4AD6"/>
    <w:rsid w:val="00CD4E56"/>
    <w:rsid w:val="00CD5A79"/>
    <w:rsid w:val="00CD5CD1"/>
    <w:rsid w:val="00CD62B5"/>
    <w:rsid w:val="00CD6912"/>
    <w:rsid w:val="00CE161A"/>
    <w:rsid w:val="00CE16D2"/>
    <w:rsid w:val="00CE17B2"/>
    <w:rsid w:val="00CE1A37"/>
    <w:rsid w:val="00CE2EAE"/>
    <w:rsid w:val="00CE3DF8"/>
    <w:rsid w:val="00CE5388"/>
    <w:rsid w:val="00CE5555"/>
    <w:rsid w:val="00CE663B"/>
    <w:rsid w:val="00CE6E62"/>
    <w:rsid w:val="00CE75CF"/>
    <w:rsid w:val="00CF084F"/>
    <w:rsid w:val="00CF0A52"/>
    <w:rsid w:val="00CF0B47"/>
    <w:rsid w:val="00CF13E4"/>
    <w:rsid w:val="00CF1A07"/>
    <w:rsid w:val="00CF1A69"/>
    <w:rsid w:val="00CF2795"/>
    <w:rsid w:val="00CF2865"/>
    <w:rsid w:val="00CF37F5"/>
    <w:rsid w:val="00CF4C83"/>
    <w:rsid w:val="00D0096C"/>
    <w:rsid w:val="00D013C2"/>
    <w:rsid w:val="00D01593"/>
    <w:rsid w:val="00D01A97"/>
    <w:rsid w:val="00D020D4"/>
    <w:rsid w:val="00D020FF"/>
    <w:rsid w:val="00D03FFC"/>
    <w:rsid w:val="00D0457B"/>
    <w:rsid w:val="00D04DEC"/>
    <w:rsid w:val="00D05327"/>
    <w:rsid w:val="00D058C6"/>
    <w:rsid w:val="00D058D0"/>
    <w:rsid w:val="00D05ABA"/>
    <w:rsid w:val="00D06685"/>
    <w:rsid w:val="00D10215"/>
    <w:rsid w:val="00D10942"/>
    <w:rsid w:val="00D10B14"/>
    <w:rsid w:val="00D10EAD"/>
    <w:rsid w:val="00D11105"/>
    <w:rsid w:val="00D12397"/>
    <w:rsid w:val="00D1261D"/>
    <w:rsid w:val="00D129A4"/>
    <w:rsid w:val="00D12EC3"/>
    <w:rsid w:val="00D13BE5"/>
    <w:rsid w:val="00D15650"/>
    <w:rsid w:val="00D16BC7"/>
    <w:rsid w:val="00D171C8"/>
    <w:rsid w:val="00D17D5D"/>
    <w:rsid w:val="00D20648"/>
    <w:rsid w:val="00D20B84"/>
    <w:rsid w:val="00D2240E"/>
    <w:rsid w:val="00D22784"/>
    <w:rsid w:val="00D22FE0"/>
    <w:rsid w:val="00D23270"/>
    <w:rsid w:val="00D23593"/>
    <w:rsid w:val="00D23976"/>
    <w:rsid w:val="00D23CF5"/>
    <w:rsid w:val="00D24D69"/>
    <w:rsid w:val="00D259CF"/>
    <w:rsid w:val="00D259FB"/>
    <w:rsid w:val="00D26870"/>
    <w:rsid w:val="00D26F9F"/>
    <w:rsid w:val="00D270F3"/>
    <w:rsid w:val="00D303F8"/>
    <w:rsid w:val="00D31A31"/>
    <w:rsid w:val="00D328C6"/>
    <w:rsid w:val="00D33B30"/>
    <w:rsid w:val="00D3480A"/>
    <w:rsid w:val="00D34FB9"/>
    <w:rsid w:val="00D35E7E"/>
    <w:rsid w:val="00D363E0"/>
    <w:rsid w:val="00D4148C"/>
    <w:rsid w:val="00D4313F"/>
    <w:rsid w:val="00D43CE5"/>
    <w:rsid w:val="00D43FC9"/>
    <w:rsid w:val="00D44B10"/>
    <w:rsid w:val="00D45B18"/>
    <w:rsid w:val="00D46CFA"/>
    <w:rsid w:val="00D46EE0"/>
    <w:rsid w:val="00D47C95"/>
    <w:rsid w:val="00D47D0E"/>
    <w:rsid w:val="00D505E2"/>
    <w:rsid w:val="00D50AB2"/>
    <w:rsid w:val="00D51BED"/>
    <w:rsid w:val="00D52086"/>
    <w:rsid w:val="00D529A5"/>
    <w:rsid w:val="00D534F2"/>
    <w:rsid w:val="00D550E1"/>
    <w:rsid w:val="00D5583D"/>
    <w:rsid w:val="00D561B0"/>
    <w:rsid w:val="00D56F98"/>
    <w:rsid w:val="00D5763E"/>
    <w:rsid w:val="00D61570"/>
    <w:rsid w:val="00D615B0"/>
    <w:rsid w:val="00D61EC3"/>
    <w:rsid w:val="00D621FF"/>
    <w:rsid w:val="00D622D2"/>
    <w:rsid w:val="00D623EA"/>
    <w:rsid w:val="00D63C9D"/>
    <w:rsid w:val="00D6557E"/>
    <w:rsid w:val="00D66BB9"/>
    <w:rsid w:val="00D66BE5"/>
    <w:rsid w:val="00D67502"/>
    <w:rsid w:val="00D67A2D"/>
    <w:rsid w:val="00D706C0"/>
    <w:rsid w:val="00D70C18"/>
    <w:rsid w:val="00D71130"/>
    <w:rsid w:val="00D71132"/>
    <w:rsid w:val="00D71A91"/>
    <w:rsid w:val="00D71B03"/>
    <w:rsid w:val="00D73751"/>
    <w:rsid w:val="00D73789"/>
    <w:rsid w:val="00D7424C"/>
    <w:rsid w:val="00D74273"/>
    <w:rsid w:val="00D7589D"/>
    <w:rsid w:val="00D76285"/>
    <w:rsid w:val="00D76FF9"/>
    <w:rsid w:val="00D771E7"/>
    <w:rsid w:val="00D77684"/>
    <w:rsid w:val="00D80CCF"/>
    <w:rsid w:val="00D80D48"/>
    <w:rsid w:val="00D80DD4"/>
    <w:rsid w:val="00D821D8"/>
    <w:rsid w:val="00D823D6"/>
    <w:rsid w:val="00D82467"/>
    <w:rsid w:val="00D824C4"/>
    <w:rsid w:val="00D82AAC"/>
    <w:rsid w:val="00D83471"/>
    <w:rsid w:val="00D83F47"/>
    <w:rsid w:val="00D84453"/>
    <w:rsid w:val="00D84D0D"/>
    <w:rsid w:val="00D85425"/>
    <w:rsid w:val="00D85FF1"/>
    <w:rsid w:val="00D8713F"/>
    <w:rsid w:val="00D87914"/>
    <w:rsid w:val="00D90221"/>
    <w:rsid w:val="00D90283"/>
    <w:rsid w:val="00D90554"/>
    <w:rsid w:val="00D90680"/>
    <w:rsid w:val="00D91034"/>
    <w:rsid w:val="00D9108E"/>
    <w:rsid w:val="00D913B9"/>
    <w:rsid w:val="00D91BB3"/>
    <w:rsid w:val="00D91F41"/>
    <w:rsid w:val="00D9344B"/>
    <w:rsid w:val="00D93F06"/>
    <w:rsid w:val="00D9420F"/>
    <w:rsid w:val="00D94FF4"/>
    <w:rsid w:val="00D95989"/>
    <w:rsid w:val="00D96464"/>
    <w:rsid w:val="00D972AF"/>
    <w:rsid w:val="00DA1D18"/>
    <w:rsid w:val="00DA1EE5"/>
    <w:rsid w:val="00DA2058"/>
    <w:rsid w:val="00DA230C"/>
    <w:rsid w:val="00DA2641"/>
    <w:rsid w:val="00DA2EC2"/>
    <w:rsid w:val="00DA515C"/>
    <w:rsid w:val="00DA5FFF"/>
    <w:rsid w:val="00DA626A"/>
    <w:rsid w:val="00DA66A6"/>
    <w:rsid w:val="00DA6878"/>
    <w:rsid w:val="00DA75D9"/>
    <w:rsid w:val="00DA766F"/>
    <w:rsid w:val="00DB16A9"/>
    <w:rsid w:val="00DB2364"/>
    <w:rsid w:val="00DB34D6"/>
    <w:rsid w:val="00DB4203"/>
    <w:rsid w:val="00DB50E4"/>
    <w:rsid w:val="00DB5846"/>
    <w:rsid w:val="00DB6510"/>
    <w:rsid w:val="00DB7D3F"/>
    <w:rsid w:val="00DB7DE7"/>
    <w:rsid w:val="00DC085D"/>
    <w:rsid w:val="00DC3435"/>
    <w:rsid w:val="00DC556B"/>
    <w:rsid w:val="00DC7A73"/>
    <w:rsid w:val="00DD020A"/>
    <w:rsid w:val="00DD254A"/>
    <w:rsid w:val="00DD2B2C"/>
    <w:rsid w:val="00DD2E97"/>
    <w:rsid w:val="00DD2F04"/>
    <w:rsid w:val="00DD2F6E"/>
    <w:rsid w:val="00DD3319"/>
    <w:rsid w:val="00DD3ECB"/>
    <w:rsid w:val="00DD4D34"/>
    <w:rsid w:val="00DD620B"/>
    <w:rsid w:val="00DD6DF9"/>
    <w:rsid w:val="00DD7BBD"/>
    <w:rsid w:val="00DE02B2"/>
    <w:rsid w:val="00DE049C"/>
    <w:rsid w:val="00DE04C0"/>
    <w:rsid w:val="00DE1D1E"/>
    <w:rsid w:val="00DE36B0"/>
    <w:rsid w:val="00DE3803"/>
    <w:rsid w:val="00DE5542"/>
    <w:rsid w:val="00DE5664"/>
    <w:rsid w:val="00DE57CD"/>
    <w:rsid w:val="00DE63A0"/>
    <w:rsid w:val="00DE66FB"/>
    <w:rsid w:val="00DE67FF"/>
    <w:rsid w:val="00DE6BBB"/>
    <w:rsid w:val="00DE6C69"/>
    <w:rsid w:val="00DE71C9"/>
    <w:rsid w:val="00DE7298"/>
    <w:rsid w:val="00DE7C51"/>
    <w:rsid w:val="00DF1CB6"/>
    <w:rsid w:val="00DF226D"/>
    <w:rsid w:val="00DF306E"/>
    <w:rsid w:val="00DF3BE8"/>
    <w:rsid w:val="00DF4C61"/>
    <w:rsid w:val="00DF4FE3"/>
    <w:rsid w:val="00DF5C15"/>
    <w:rsid w:val="00DF6226"/>
    <w:rsid w:val="00DF6A4F"/>
    <w:rsid w:val="00DF72D9"/>
    <w:rsid w:val="00DF7D37"/>
    <w:rsid w:val="00E0055B"/>
    <w:rsid w:val="00E0133A"/>
    <w:rsid w:val="00E01C80"/>
    <w:rsid w:val="00E02419"/>
    <w:rsid w:val="00E02825"/>
    <w:rsid w:val="00E03F7E"/>
    <w:rsid w:val="00E04EDD"/>
    <w:rsid w:val="00E05384"/>
    <w:rsid w:val="00E0667E"/>
    <w:rsid w:val="00E077CA"/>
    <w:rsid w:val="00E100BE"/>
    <w:rsid w:val="00E1100B"/>
    <w:rsid w:val="00E115B8"/>
    <w:rsid w:val="00E11D90"/>
    <w:rsid w:val="00E12BE1"/>
    <w:rsid w:val="00E12EA0"/>
    <w:rsid w:val="00E13387"/>
    <w:rsid w:val="00E14C95"/>
    <w:rsid w:val="00E156F6"/>
    <w:rsid w:val="00E1673A"/>
    <w:rsid w:val="00E168F9"/>
    <w:rsid w:val="00E16D6B"/>
    <w:rsid w:val="00E1795A"/>
    <w:rsid w:val="00E22378"/>
    <w:rsid w:val="00E223C7"/>
    <w:rsid w:val="00E22ECB"/>
    <w:rsid w:val="00E2343D"/>
    <w:rsid w:val="00E23B54"/>
    <w:rsid w:val="00E24231"/>
    <w:rsid w:val="00E245D6"/>
    <w:rsid w:val="00E2770B"/>
    <w:rsid w:val="00E30134"/>
    <w:rsid w:val="00E309EE"/>
    <w:rsid w:val="00E30B69"/>
    <w:rsid w:val="00E30C28"/>
    <w:rsid w:val="00E30C9F"/>
    <w:rsid w:val="00E32FA5"/>
    <w:rsid w:val="00E343D5"/>
    <w:rsid w:val="00E34B2F"/>
    <w:rsid w:val="00E34F54"/>
    <w:rsid w:val="00E3544F"/>
    <w:rsid w:val="00E358CB"/>
    <w:rsid w:val="00E3749D"/>
    <w:rsid w:val="00E4051E"/>
    <w:rsid w:val="00E40ACA"/>
    <w:rsid w:val="00E41063"/>
    <w:rsid w:val="00E41C3F"/>
    <w:rsid w:val="00E41DC7"/>
    <w:rsid w:val="00E41EEB"/>
    <w:rsid w:val="00E42395"/>
    <w:rsid w:val="00E42B06"/>
    <w:rsid w:val="00E4306F"/>
    <w:rsid w:val="00E43C66"/>
    <w:rsid w:val="00E47697"/>
    <w:rsid w:val="00E47F52"/>
    <w:rsid w:val="00E50202"/>
    <w:rsid w:val="00E5025E"/>
    <w:rsid w:val="00E5063C"/>
    <w:rsid w:val="00E50702"/>
    <w:rsid w:val="00E51005"/>
    <w:rsid w:val="00E51F2E"/>
    <w:rsid w:val="00E52834"/>
    <w:rsid w:val="00E54509"/>
    <w:rsid w:val="00E549B9"/>
    <w:rsid w:val="00E54F4F"/>
    <w:rsid w:val="00E554AE"/>
    <w:rsid w:val="00E55621"/>
    <w:rsid w:val="00E55BBA"/>
    <w:rsid w:val="00E55D24"/>
    <w:rsid w:val="00E56023"/>
    <w:rsid w:val="00E57DAC"/>
    <w:rsid w:val="00E604FC"/>
    <w:rsid w:val="00E60873"/>
    <w:rsid w:val="00E61AF0"/>
    <w:rsid w:val="00E6216C"/>
    <w:rsid w:val="00E623CD"/>
    <w:rsid w:val="00E64350"/>
    <w:rsid w:val="00E6465A"/>
    <w:rsid w:val="00E6497E"/>
    <w:rsid w:val="00E649E8"/>
    <w:rsid w:val="00E667E6"/>
    <w:rsid w:val="00E66AC3"/>
    <w:rsid w:val="00E7043E"/>
    <w:rsid w:val="00E71184"/>
    <w:rsid w:val="00E711EC"/>
    <w:rsid w:val="00E717CA"/>
    <w:rsid w:val="00E72B66"/>
    <w:rsid w:val="00E72BA9"/>
    <w:rsid w:val="00E72DF7"/>
    <w:rsid w:val="00E732C7"/>
    <w:rsid w:val="00E73619"/>
    <w:rsid w:val="00E73776"/>
    <w:rsid w:val="00E737E7"/>
    <w:rsid w:val="00E73CD2"/>
    <w:rsid w:val="00E74CD1"/>
    <w:rsid w:val="00E74EA6"/>
    <w:rsid w:val="00E74F32"/>
    <w:rsid w:val="00E7509A"/>
    <w:rsid w:val="00E757AD"/>
    <w:rsid w:val="00E76F95"/>
    <w:rsid w:val="00E77502"/>
    <w:rsid w:val="00E81547"/>
    <w:rsid w:val="00E81A08"/>
    <w:rsid w:val="00E8235C"/>
    <w:rsid w:val="00E825E6"/>
    <w:rsid w:val="00E833B3"/>
    <w:rsid w:val="00E84CAA"/>
    <w:rsid w:val="00E8556E"/>
    <w:rsid w:val="00E855A4"/>
    <w:rsid w:val="00E8661F"/>
    <w:rsid w:val="00E86DA8"/>
    <w:rsid w:val="00E870F3"/>
    <w:rsid w:val="00E87738"/>
    <w:rsid w:val="00E9052D"/>
    <w:rsid w:val="00E90AB6"/>
    <w:rsid w:val="00E915BE"/>
    <w:rsid w:val="00E93B34"/>
    <w:rsid w:val="00E93C15"/>
    <w:rsid w:val="00E93C95"/>
    <w:rsid w:val="00E93ED7"/>
    <w:rsid w:val="00E942C7"/>
    <w:rsid w:val="00E94F4F"/>
    <w:rsid w:val="00E9529C"/>
    <w:rsid w:val="00E95A59"/>
    <w:rsid w:val="00E97819"/>
    <w:rsid w:val="00EA016C"/>
    <w:rsid w:val="00EA0BBA"/>
    <w:rsid w:val="00EA1040"/>
    <w:rsid w:val="00EA2AD1"/>
    <w:rsid w:val="00EA3893"/>
    <w:rsid w:val="00EA43B1"/>
    <w:rsid w:val="00EA4EF2"/>
    <w:rsid w:val="00EA584A"/>
    <w:rsid w:val="00EA5E3D"/>
    <w:rsid w:val="00EA6040"/>
    <w:rsid w:val="00EA6AAB"/>
    <w:rsid w:val="00EA7C27"/>
    <w:rsid w:val="00EB0084"/>
    <w:rsid w:val="00EB055B"/>
    <w:rsid w:val="00EB1654"/>
    <w:rsid w:val="00EB5249"/>
    <w:rsid w:val="00EB5CD7"/>
    <w:rsid w:val="00EB625F"/>
    <w:rsid w:val="00EB68ED"/>
    <w:rsid w:val="00EB6E2F"/>
    <w:rsid w:val="00EC037A"/>
    <w:rsid w:val="00EC0B75"/>
    <w:rsid w:val="00EC28E3"/>
    <w:rsid w:val="00EC33E3"/>
    <w:rsid w:val="00EC46A4"/>
    <w:rsid w:val="00EC51E8"/>
    <w:rsid w:val="00EC523A"/>
    <w:rsid w:val="00EC5301"/>
    <w:rsid w:val="00EC615E"/>
    <w:rsid w:val="00EC62E3"/>
    <w:rsid w:val="00EC6581"/>
    <w:rsid w:val="00EC7999"/>
    <w:rsid w:val="00EC7DFE"/>
    <w:rsid w:val="00ED0C69"/>
    <w:rsid w:val="00ED2ED3"/>
    <w:rsid w:val="00ED38E7"/>
    <w:rsid w:val="00ED3980"/>
    <w:rsid w:val="00ED3F55"/>
    <w:rsid w:val="00ED5684"/>
    <w:rsid w:val="00ED57B9"/>
    <w:rsid w:val="00ED5D68"/>
    <w:rsid w:val="00ED685B"/>
    <w:rsid w:val="00ED6C51"/>
    <w:rsid w:val="00ED6D54"/>
    <w:rsid w:val="00ED751B"/>
    <w:rsid w:val="00ED76DA"/>
    <w:rsid w:val="00EE0F59"/>
    <w:rsid w:val="00EE14F0"/>
    <w:rsid w:val="00EE155E"/>
    <w:rsid w:val="00EE18B9"/>
    <w:rsid w:val="00EE2D2A"/>
    <w:rsid w:val="00EE565E"/>
    <w:rsid w:val="00EE664F"/>
    <w:rsid w:val="00EE7170"/>
    <w:rsid w:val="00EE7227"/>
    <w:rsid w:val="00EF009F"/>
    <w:rsid w:val="00EF07C7"/>
    <w:rsid w:val="00EF0BE4"/>
    <w:rsid w:val="00EF18C5"/>
    <w:rsid w:val="00EF3399"/>
    <w:rsid w:val="00EF493E"/>
    <w:rsid w:val="00EF4D3A"/>
    <w:rsid w:val="00EF69D8"/>
    <w:rsid w:val="00EF7A38"/>
    <w:rsid w:val="00EF7D79"/>
    <w:rsid w:val="00F002B5"/>
    <w:rsid w:val="00F00526"/>
    <w:rsid w:val="00F0064F"/>
    <w:rsid w:val="00F00A46"/>
    <w:rsid w:val="00F00B2D"/>
    <w:rsid w:val="00F00B4B"/>
    <w:rsid w:val="00F01D4B"/>
    <w:rsid w:val="00F027C4"/>
    <w:rsid w:val="00F0303B"/>
    <w:rsid w:val="00F03755"/>
    <w:rsid w:val="00F03DCD"/>
    <w:rsid w:val="00F04201"/>
    <w:rsid w:val="00F04710"/>
    <w:rsid w:val="00F04E9A"/>
    <w:rsid w:val="00F0519F"/>
    <w:rsid w:val="00F054EA"/>
    <w:rsid w:val="00F05871"/>
    <w:rsid w:val="00F058EA"/>
    <w:rsid w:val="00F06BEC"/>
    <w:rsid w:val="00F06C14"/>
    <w:rsid w:val="00F06CA8"/>
    <w:rsid w:val="00F07433"/>
    <w:rsid w:val="00F07765"/>
    <w:rsid w:val="00F07859"/>
    <w:rsid w:val="00F07888"/>
    <w:rsid w:val="00F079FC"/>
    <w:rsid w:val="00F12063"/>
    <w:rsid w:val="00F12546"/>
    <w:rsid w:val="00F125D3"/>
    <w:rsid w:val="00F13590"/>
    <w:rsid w:val="00F13A6A"/>
    <w:rsid w:val="00F1412B"/>
    <w:rsid w:val="00F14257"/>
    <w:rsid w:val="00F14482"/>
    <w:rsid w:val="00F15053"/>
    <w:rsid w:val="00F16853"/>
    <w:rsid w:val="00F20DB1"/>
    <w:rsid w:val="00F212FC"/>
    <w:rsid w:val="00F2190F"/>
    <w:rsid w:val="00F21930"/>
    <w:rsid w:val="00F220CC"/>
    <w:rsid w:val="00F239A0"/>
    <w:rsid w:val="00F2419D"/>
    <w:rsid w:val="00F253DB"/>
    <w:rsid w:val="00F25436"/>
    <w:rsid w:val="00F259B8"/>
    <w:rsid w:val="00F26CD0"/>
    <w:rsid w:val="00F27C0C"/>
    <w:rsid w:val="00F3198C"/>
    <w:rsid w:val="00F3202A"/>
    <w:rsid w:val="00F32207"/>
    <w:rsid w:val="00F3221A"/>
    <w:rsid w:val="00F32B00"/>
    <w:rsid w:val="00F32C6A"/>
    <w:rsid w:val="00F3303E"/>
    <w:rsid w:val="00F33A29"/>
    <w:rsid w:val="00F33E07"/>
    <w:rsid w:val="00F33EAE"/>
    <w:rsid w:val="00F340DE"/>
    <w:rsid w:val="00F356E9"/>
    <w:rsid w:val="00F35A3C"/>
    <w:rsid w:val="00F3645F"/>
    <w:rsid w:val="00F370D4"/>
    <w:rsid w:val="00F37337"/>
    <w:rsid w:val="00F406E9"/>
    <w:rsid w:val="00F40A85"/>
    <w:rsid w:val="00F40FE1"/>
    <w:rsid w:val="00F412B2"/>
    <w:rsid w:val="00F41D84"/>
    <w:rsid w:val="00F4231C"/>
    <w:rsid w:val="00F42450"/>
    <w:rsid w:val="00F42A48"/>
    <w:rsid w:val="00F4319F"/>
    <w:rsid w:val="00F435C8"/>
    <w:rsid w:val="00F436DD"/>
    <w:rsid w:val="00F4397F"/>
    <w:rsid w:val="00F43B33"/>
    <w:rsid w:val="00F4484B"/>
    <w:rsid w:val="00F44A6E"/>
    <w:rsid w:val="00F44C2B"/>
    <w:rsid w:val="00F4605F"/>
    <w:rsid w:val="00F463FB"/>
    <w:rsid w:val="00F46CA2"/>
    <w:rsid w:val="00F47296"/>
    <w:rsid w:val="00F4752A"/>
    <w:rsid w:val="00F47542"/>
    <w:rsid w:val="00F4780E"/>
    <w:rsid w:val="00F4790C"/>
    <w:rsid w:val="00F47BB7"/>
    <w:rsid w:val="00F47D2C"/>
    <w:rsid w:val="00F47D58"/>
    <w:rsid w:val="00F50034"/>
    <w:rsid w:val="00F525F7"/>
    <w:rsid w:val="00F533A4"/>
    <w:rsid w:val="00F535DF"/>
    <w:rsid w:val="00F548CA"/>
    <w:rsid w:val="00F549BF"/>
    <w:rsid w:val="00F558F1"/>
    <w:rsid w:val="00F55B3B"/>
    <w:rsid w:val="00F55BBC"/>
    <w:rsid w:val="00F60930"/>
    <w:rsid w:val="00F60FFD"/>
    <w:rsid w:val="00F6157B"/>
    <w:rsid w:val="00F6183C"/>
    <w:rsid w:val="00F62098"/>
    <w:rsid w:val="00F622AA"/>
    <w:rsid w:val="00F6345B"/>
    <w:rsid w:val="00F642E1"/>
    <w:rsid w:val="00F6530C"/>
    <w:rsid w:val="00F6752C"/>
    <w:rsid w:val="00F67692"/>
    <w:rsid w:val="00F70256"/>
    <w:rsid w:val="00F7030B"/>
    <w:rsid w:val="00F7081C"/>
    <w:rsid w:val="00F70CA3"/>
    <w:rsid w:val="00F71AE1"/>
    <w:rsid w:val="00F72202"/>
    <w:rsid w:val="00F726EC"/>
    <w:rsid w:val="00F73683"/>
    <w:rsid w:val="00F73A38"/>
    <w:rsid w:val="00F74E1A"/>
    <w:rsid w:val="00F75553"/>
    <w:rsid w:val="00F7560E"/>
    <w:rsid w:val="00F75D16"/>
    <w:rsid w:val="00F75F43"/>
    <w:rsid w:val="00F7619A"/>
    <w:rsid w:val="00F76A34"/>
    <w:rsid w:val="00F772AD"/>
    <w:rsid w:val="00F77683"/>
    <w:rsid w:val="00F80401"/>
    <w:rsid w:val="00F8170B"/>
    <w:rsid w:val="00F81E2A"/>
    <w:rsid w:val="00F82F09"/>
    <w:rsid w:val="00F8359B"/>
    <w:rsid w:val="00F84F35"/>
    <w:rsid w:val="00F850BD"/>
    <w:rsid w:val="00F850C4"/>
    <w:rsid w:val="00F85B75"/>
    <w:rsid w:val="00F86BC4"/>
    <w:rsid w:val="00F874D2"/>
    <w:rsid w:val="00F87B5B"/>
    <w:rsid w:val="00F9038D"/>
    <w:rsid w:val="00F90859"/>
    <w:rsid w:val="00F91583"/>
    <w:rsid w:val="00F918E8"/>
    <w:rsid w:val="00F9340F"/>
    <w:rsid w:val="00F93748"/>
    <w:rsid w:val="00F93A55"/>
    <w:rsid w:val="00F93F5F"/>
    <w:rsid w:val="00F93F89"/>
    <w:rsid w:val="00F941C9"/>
    <w:rsid w:val="00F94AD6"/>
    <w:rsid w:val="00F95DD6"/>
    <w:rsid w:val="00F96185"/>
    <w:rsid w:val="00F96F63"/>
    <w:rsid w:val="00F973C8"/>
    <w:rsid w:val="00F97CEC"/>
    <w:rsid w:val="00FA0427"/>
    <w:rsid w:val="00FA1020"/>
    <w:rsid w:val="00FA1888"/>
    <w:rsid w:val="00FA1898"/>
    <w:rsid w:val="00FA2293"/>
    <w:rsid w:val="00FA239A"/>
    <w:rsid w:val="00FA3BED"/>
    <w:rsid w:val="00FA4325"/>
    <w:rsid w:val="00FA5935"/>
    <w:rsid w:val="00FA5BF8"/>
    <w:rsid w:val="00FA5D78"/>
    <w:rsid w:val="00FA71B0"/>
    <w:rsid w:val="00FB0021"/>
    <w:rsid w:val="00FB08B9"/>
    <w:rsid w:val="00FB12BE"/>
    <w:rsid w:val="00FB1512"/>
    <w:rsid w:val="00FB19F1"/>
    <w:rsid w:val="00FB3BAB"/>
    <w:rsid w:val="00FB3EE5"/>
    <w:rsid w:val="00FB413F"/>
    <w:rsid w:val="00FB5092"/>
    <w:rsid w:val="00FB61A3"/>
    <w:rsid w:val="00FB6A34"/>
    <w:rsid w:val="00FB70D5"/>
    <w:rsid w:val="00FB7213"/>
    <w:rsid w:val="00FB7632"/>
    <w:rsid w:val="00FB7F84"/>
    <w:rsid w:val="00FC00C6"/>
    <w:rsid w:val="00FC08B4"/>
    <w:rsid w:val="00FC100E"/>
    <w:rsid w:val="00FC1BBF"/>
    <w:rsid w:val="00FC2666"/>
    <w:rsid w:val="00FC2835"/>
    <w:rsid w:val="00FC3DCD"/>
    <w:rsid w:val="00FC40B7"/>
    <w:rsid w:val="00FC419E"/>
    <w:rsid w:val="00FC41D6"/>
    <w:rsid w:val="00FC4C03"/>
    <w:rsid w:val="00FC56B1"/>
    <w:rsid w:val="00FC5A6E"/>
    <w:rsid w:val="00FC6373"/>
    <w:rsid w:val="00FC6507"/>
    <w:rsid w:val="00FC6AE7"/>
    <w:rsid w:val="00FC6FF9"/>
    <w:rsid w:val="00FD0235"/>
    <w:rsid w:val="00FD15C0"/>
    <w:rsid w:val="00FD1C12"/>
    <w:rsid w:val="00FD2095"/>
    <w:rsid w:val="00FD2405"/>
    <w:rsid w:val="00FD345C"/>
    <w:rsid w:val="00FD4E2B"/>
    <w:rsid w:val="00FD5151"/>
    <w:rsid w:val="00FD5241"/>
    <w:rsid w:val="00FD526C"/>
    <w:rsid w:val="00FD5331"/>
    <w:rsid w:val="00FD6856"/>
    <w:rsid w:val="00FD7B03"/>
    <w:rsid w:val="00FDE101"/>
    <w:rsid w:val="00FE1236"/>
    <w:rsid w:val="00FE1276"/>
    <w:rsid w:val="00FE2820"/>
    <w:rsid w:val="00FE2825"/>
    <w:rsid w:val="00FE2EC9"/>
    <w:rsid w:val="00FE31A5"/>
    <w:rsid w:val="00FE39C4"/>
    <w:rsid w:val="00FE41E2"/>
    <w:rsid w:val="00FE476C"/>
    <w:rsid w:val="00FE490C"/>
    <w:rsid w:val="00FE557D"/>
    <w:rsid w:val="00FE6CBE"/>
    <w:rsid w:val="00FF1014"/>
    <w:rsid w:val="00FF1ABE"/>
    <w:rsid w:val="00FF2950"/>
    <w:rsid w:val="00FF2DAA"/>
    <w:rsid w:val="00FF3324"/>
    <w:rsid w:val="00FF4668"/>
    <w:rsid w:val="00FF6867"/>
    <w:rsid w:val="00FF73F7"/>
    <w:rsid w:val="00FF75F4"/>
    <w:rsid w:val="04B45601"/>
    <w:rsid w:val="2A0D849F"/>
    <w:rsid w:val="3AF40117"/>
    <w:rsid w:val="5BA0D277"/>
    <w:rsid w:val="6774CA66"/>
    <w:rsid w:val="77F09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5292E7E"/>
  <w15:docId w15:val="{89C97760-9770-4B01-B3BB-1831960A3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4"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4"/>
    <w:qFormat/>
    <w:rsid w:val="0095061E"/>
    <w:pPr>
      <w:spacing w:before="120" w:after="120" w:line="240" w:lineRule="auto"/>
    </w:pPr>
    <w:rPr>
      <w:lang w:val="vi-VN"/>
    </w:rPr>
  </w:style>
  <w:style w:type="paragraph" w:styleId="Heading1">
    <w:name w:val="heading 1"/>
    <w:aliases w:val="Chương"/>
    <w:basedOn w:val="Normal"/>
    <w:link w:val="Heading1Char"/>
    <w:uiPriority w:val="9"/>
    <w:qFormat/>
    <w:rsid w:val="00B56979"/>
    <w:pPr>
      <w:numPr>
        <w:numId w:val="1"/>
      </w:numPr>
      <w:spacing w:line="360" w:lineRule="auto"/>
      <w:outlineLvl w:val="0"/>
    </w:pPr>
    <w:rPr>
      <w:b/>
      <w:sz w:val="32"/>
      <w:szCs w:val="32"/>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lang w:val="vi-VN"/>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lang w:val="vi-VN"/>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lang w:val="vi-VN"/>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lang w:val="vi-VN"/>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lang w:val="vi-VN"/>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186A2B"/>
  </w:style>
  <w:style w:type="character" w:customStyle="1" w:styleId="mord">
    <w:name w:val="mord"/>
    <w:basedOn w:val="DefaultParagraphFont"/>
    <w:rsid w:val="00186A2B"/>
  </w:style>
  <w:style w:type="paragraph" w:customStyle="1" w:styleId="first-token">
    <w:name w:val="first-token"/>
    <w:basedOn w:val="Normal"/>
    <w:rsid w:val="00133FE7"/>
    <w:pPr>
      <w:spacing w:before="100" w:beforeAutospacing="1" w:after="100" w:afterAutospacing="1"/>
    </w:pPr>
    <w:rPr>
      <w:rFonts w:eastAsia="Times New Roman" w:cs="Times New Roman"/>
      <w:lang w:val="en-US"/>
    </w:rPr>
  </w:style>
  <w:style w:type="paragraph" w:customStyle="1" w:styleId="Style1">
    <w:name w:val="Style1"/>
    <w:basedOn w:val="Heading2"/>
    <w:link w:val="Style1Char"/>
    <w:uiPriority w:val="4"/>
    <w:qFormat/>
    <w:rsid w:val="006607C8"/>
  </w:style>
  <w:style w:type="character" w:customStyle="1" w:styleId="Style1Char">
    <w:name w:val="Style1 Char"/>
    <w:basedOn w:val="Heading2Char"/>
    <w:link w:val="Style1"/>
    <w:uiPriority w:val="4"/>
    <w:rsid w:val="00546DB8"/>
    <w:rPr>
      <w:b/>
      <w:noProof/>
      <w:sz w:val="28"/>
      <w:szCs w:val="28"/>
      <w:lang w:val="vi-VN"/>
    </w:rPr>
  </w:style>
  <w:style w:type="character" w:customStyle="1" w:styleId="mbin">
    <w:name w:val="mbin"/>
    <w:basedOn w:val="DefaultParagraphFont"/>
    <w:rsid w:val="00F04E9A"/>
  </w:style>
  <w:style w:type="table" w:styleId="GridTable6Colorful-Accent5">
    <w:name w:val="Grid Table 6 Colorful Accent 5"/>
    <w:basedOn w:val="TableNormal"/>
    <w:uiPriority w:val="51"/>
    <w:rsid w:val="00857965"/>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4">
    <w:name w:val="Grid Table 6 Colorful Accent 4"/>
    <w:basedOn w:val="TableNormal"/>
    <w:uiPriority w:val="51"/>
    <w:rsid w:val="007E655E"/>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4">
    <w:name w:val="Grid Table 4 Accent 4"/>
    <w:basedOn w:val="TableNormal"/>
    <w:uiPriority w:val="49"/>
    <w:rsid w:val="00D622D2"/>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622D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2">
    <w:name w:val="Grid Table 5 Dark Accent 2"/>
    <w:basedOn w:val="TableNormal"/>
    <w:uiPriority w:val="50"/>
    <w:rsid w:val="00D622D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6Colorful-Accent6">
    <w:name w:val="Grid Table 6 Colorful Accent 6"/>
    <w:basedOn w:val="TableNormal"/>
    <w:uiPriority w:val="51"/>
    <w:rsid w:val="00D622D2"/>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1Light-Accent4">
    <w:name w:val="Grid Table 1 Light Accent 4"/>
    <w:basedOn w:val="TableNormal"/>
    <w:uiPriority w:val="46"/>
    <w:rsid w:val="00D622D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PlainTable1">
    <w:name w:val="Plain Table 1"/>
    <w:basedOn w:val="TableNormal"/>
    <w:uiPriority w:val="41"/>
    <w:rsid w:val="005606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4911761">
      <w:bodyDiv w:val="1"/>
      <w:marLeft w:val="0"/>
      <w:marRight w:val="0"/>
      <w:marTop w:val="0"/>
      <w:marBottom w:val="0"/>
      <w:divBdr>
        <w:top w:val="none" w:sz="0" w:space="0" w:color="auto"/>
        <w:left w:val="none" w:sz="0" w:space="0" w:color="auto"/>
        <w:bottom w:val="none" w:sz="0" w:space="0" w:color="auto"/>
        <w:right w:val="none" w:sz="0" w:space="0" w:color="auto"/>
      </w:divBdr>
      <w:divsChild>
        <w:div w:id="875849919">
          <w:marLeft w:val="0"/>
          <w:marRight w:val="0"/>
          <w:marTop w:val="0"/>
          <w:marBottom w:val="0"/>
          <w:divBdr>
            <w:top w:val="none" w:sz="0" w:space="0" w:color="auto"/>
            <w:left w:val="none" w:sz="0" w:space="0" w:color="auto"/>
            <w:bottom w:val="none" w:sz="0" w:space="0" w:color="auto"/>
            <w:right w:val="none" w:sz="0" w:space="0" w:color="auto"/>
          </w:divBdr>
          <w:divsChild>
            <w:div w:id="273482206">
              <w:marLeft w:val="0"/>
              <w:marRight w:val="0"/>
              <w:marTop w:val="0"/>
              <w:marBottom w:val="0"/>
              <w:divBdr>
                <w:top w:val="none" w:sz="0" w:space="0" w:color="auto"/>
                <w:left w:val="none" w:sz="0" w:space="0" w:color="auto"/>
                <w:bottom w:val="none" w:sz="0" w:space="0" w:color="auto"/>
                <w:right w:val="none" w:sz="0" w:space="0" w:color="auto"/>
              </w:divBdr>
            </w:div>
            <w:div w:id="976227002">
              <w:marLeft w:val="0"/>
              <w:marRight w:val="0"/>
              <w:marTop w:val="0"/>
              <w:marBottom w:val="0"/>
              <w:divBdr>
                <w:top w:val="none" w:sz="0" w:space="0" w:color="auto"/>
                <w:left w:val="none" w:sz="0" w:space="0" w:color="auto"/>
                <w:bottom w:val="none" w:sz="0" w:space="0" w:color="auto"/>
                <w:right w:val="none" w:sz="0" w:space="0" w:color="auto"/>
              </w:divBdr>
            </w:div>
            <w:div w:id="198668609">
              <w:marLeft w:val="0"/>
              <w:marRight w:val="0"/>
              <w:marTop w:val="0"/>
              <w:marBottom w:val="0"/>
              <w:divBdr>
                <w:top w:val="none" w:sz="0" w:space="0" w:color="auto"/>
                <w:left w:val="none" w:sz="0" w:space="0" w:color="auto"/>
                <w:bottom w:val="none" w:sz="0" w:space="0" w:color="auto"/>
                <w:right w:val="none" w:sz="0" w:space="0" w:color="auto"/>
              </w:divBdr>
            </w:div>
            <w:div w:id="2085057524">
              <w:marLeft w:val="0"/>
              <w:marRight w:val="0"/>
              <w:marTop w:val="0"/>
              <w:marBottom w:val="0"/>
              <w:divBdr>
                <w:top w:val="none" w:sz="0" w:space="0" w:color="auto"/>
                <w:left w:val="none" w:sz="0" w:space="0" w:color="auto"/>
                <w:bottom w:val="none" w:sz="0" w:space="0" w:color="auto"/>
                <w:right w:val="none" w:sz="0" w:space="0" w:color="auto"/>
              </w:divBdr>
            </w:div>
            <w:div w:id="20700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814570">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3191051">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69229957">
      <w:bodyDiv w:val="1"/>
      <w:marLeft w:val="0"/>
      <w:marRight w:val="0"/>
      <w:marTop w:val="0"/>
      <w:marBottom w:val="0"/>
      <w:divBdr>
        <w:top w:val="none" w:sz="0" w:space="0" w:color="auto"/>
        <w:left w:val="none" w:sz="0" w:space="0" w:color="auto"/>
        <w:bottom w:val="none" w:sz="0" w:space="0" w:color="auto"/>
        <w:right w:val="none" w:sz="0" w:space="0" w:color="auto"/>
      </w:divBdr>
      <w:divsChild>
        <w:div w:id="2023508250">
          <w:marLeft w:val="0"/>
          <w:marRight w:val="0"/>
          <w:marTop w:val="0"/>
          <w:marBottom w:val="0"/>
          <w:divBdr>
            <w:top w:val="none" w:sz="0" w:space="0" w:color="auto"/>
            <w:left w:val="none" w:sz="0" w:space="0" w:color="auto"/>
            <w:bottom w:val="none" w:sz="0" w:space="0" w:color="auto"/>
            <w:right w:val="none" w:sz="0" w:space="0" w:color="auto"/>
          </w:divBdr>
          <w:divsChild>
            <w:div w:id="1989017617">
              <w:marLeft w:val="0"/>
              <w:marRight w:val="0"/>
              <w:marTop w:val="0"/>
              <w:marBottom w:val="0"/>
              <w:divBdr>
                <w:top w:val="none" w:sz="0" w:space="0" w:color="auto"/>
                <w:left w:val="none" w:sz="0" w:space="0" w:color="auto"/>
                <w:bottom w:val="none" w:sz="0" w:space="0" w:color="auto"/>
                <w:right w:val="none" w:sz="0" w:space="0" w:color="auto"/>
              </w:divBdr>
            </w:div>
            <w:div w:id="379676050">
              <w:marLeft w:val="0"/>
              <w:marRight w:val="0"/>
              <w:marTop w:val="0"/>
              <w:marBottom w:val="0"/>
              <w:divBdr>
                <w:top w:val="none" w:sz="0" w:space="0" w:color="auto"/>
                <w:left w:val="none" w:sz="0" w:space="0" w:color="auto"/>
                <w:bottom w:val="none" w:sz="0" w:space="0" w:color="auto"/>
                <w:right w:val="none" w:sz="0" w:space="0" w:color="auto"/>
              </w:divBdr>
            </w:div>
            <w:div w:id="1004823332">
              <w:marLeft w:val="0"/>
              <w:marRight w:val="0"/>
              <w:marTop w:val="0"/>
              <w:marBottom w:val="0"/>
              <w:divBdr>
                <w:top w:val="none" w:sz="0" w:space="0" w:color="auto"/>
                <w:left w:val="none" w:sz="0" w:space="0" w:color="auto"/>
                <w:bottom w:val="none" w:sz="0" w:space="0" w:color="auto"/>
                <w:right w:val="none" w:sz="0" w:space="0" w:color="auto"/>
              </w:divBdr>
            </w:div>
            <w:div w:id="143280346">
              <w:marLeft w:val="0"/>
              <w:marRight w:val="0"/>
              <w:marTop w:val="0"/>
              <w:marBottom w:val="0"/>
              <w:divBdr>
                <w:top w:val="none" w:sz="0" w:space="0" w:color="auto"/>
                <w:left w:val="none" w:sz="0" w:space="0" w:color="auto"/>
                <w:bottom w:val="none" w:sz="0" w:space="0" w:color="auto"/>
                <w:right w:val="none" w:sz="0" w:space="0" w:color="auto"/>
              </w:divBdr>
            </w:div>
            <w:div w:id="1953777823">
              <w:marLeft w:val="0"/>
              <w:marRight w:val="0"/>
              <w:marTop w:val="0"/>
              <w:marBottom w:val="0"/>
              <w:divBdr>
                <w:top w:val="none" w:sz="0" w:space="0" w:color="auto"/>
                <w:left w:val="none" w:sz="0" w:space="0" w:color="auto"/>
                <w:bottom w:val="none" w:sz="0" w:space="0" w:color="auto"/>
                <w:right w:val="none" w:sz="0" w:space="0" w:color="auto"/>
              </w:divBdr>
            </w:div>
            <w:div w:id="61263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164601">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7919184">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9643606">
      <w:bodyDiv w:val="1"/>
      <w:marLeft w:val="0"/>
      <w:marRight w:val="0"/>
      <w:marTop w:val="0"/>
      <w:marBottom w:val="0"/>
      <w:divBdr>
        <w:top w:val="none" w:sz="0" w:space="0" w:color="auto"/>
        <w:left w:val="none" w:sz="0" w:space="0" w:color="auto"/>
        <w:bottom w:val="none" w:sz="0" w:space="0" w:color="auto"/>
        <w:right w:val="none" w:sz="0" w:space="0" w:color="auto"/>
      </w:divBdr>
    </w:div>
    <w:div w:id="151262671">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0361204">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7955658">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7671209">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137762">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278465">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49317470">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798859">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7218716">
      <w:bodyDiv w:val="1"/>
      <w:marLeft w:val="0"/>
      <w:marRight w:val="0"/>
      <w:marTop w:val="0"/>
      <w:marBottom w:val="0"/>
      <w:divBdr>
        <w:top w:val="none" w:sz="0" w:space="0" w:color="auto"/>
        <w:left w:val="none" w:sz="0" w:space="0" w:color="auto"/>
        <w:bottom w:val="none" w:sz="0" w:space="0" w:color="auto"/>
        <w:right w:val="none" w:sz="0" w:space="0" w:color="auto"/>
      </w:divBdr>
    </w:div>
    <w:div w:id="368842610">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3159287">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2142187">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59687162">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7041263">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4588208">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7621417">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6234856">
      <w:bodyDiv w:val="1"/>
      <w:marLeft w:val="0"/>
      <w:marRight w:val="0"/>
      <w:marTop w:val="0"/>
      <w:marBottom w:val="0"/>
      <w:divBdr>
        <w:top w:val="none" w:sz="0" w:space="0" w:color="auto"/>
        <w:left w:val="none" w:sz="0" w:space="0" w:color="auto"/>
        <w:bottom w:val="none" w:sz="0" w:space="0" w:color="auto"/>
        <w:right w:val="none" w:sz="0" w:space="0" w:color="auto"/>
      </w:divBdr>
    </w:div>
    <w:div w:id="539511205">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58175316">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028307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0236425">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7228193">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0869652">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566797">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30214">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2805514">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1832242">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59910542">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281935">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3231301">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2009030">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4224687">
      <w:bodyDiv w:val="1"/>
      <w:marLeft w:val="0"/>
      <w:marRight w:val="0"/>
      <w:marTop w:val="0"/>
      <w:marBottom w:val="0"/>
      <w:divBdr>
        <w:top w:val="none" w:sz="0" w:space="0" w:color="auto"/>
        <w:left w:val="none" w:sz="0" w:space="0" w:color="auto"/>
        <w:bottom w:val="none" w:sz="0" w:space="0" w:color="auto"/>
        <w:right w:val="none" w:sz="0" w:space="0" w:color="auto"/>
      </w:divBdr>
    </w:div>
    <w:div w:id="856120015">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2623923">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2321316">
      <w:bodyDiv w:val="1"/>
      <w:marLeft w:val="0"/>
      <w:marRight w:val="0"/>
      <w:marTop w:val="0"/>
      <w:marBottom w:val="0"/>
      <w:divBdr>
        <w:top w:val="none" w:sz="0" w:space="0" w:color="auto"/>
        <w:left w:val="none" w:sz="0" w:space="0" w:color="auto"/>
        <w:bottom w:val="none" w:sz="0" w:space="0" w:color="auto"/>
        <w:right w:val="none" w:sz="0" w:space="0" w:color="auto"/>
      </w:divBdr>
    </w:div>
    <w:div w:id="953486841">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181613">
      <w:bodyDiv w:val="1"/>
      <w:marLeft w:val="0"/>
      <w:marRight w:val="0"/>
      <w:marTop w:val="0"/>
      <w:marBottom w:val="0"/>
      <w:divBdr>
        <w:top w:val="none" w:sz="0" w:space="0" w:color="auto"/>
        <w:left w:val="none" w:sz="0" w:space="0" w:color="auto"/>
        <w:bottom w:val="none" w:sz="0" w:space="0" w:color="auto"/>
        <w:right w:val="none" w:sz="0" w:space="0" w:color="auto"/>
      </w:divBdr>
      <w:divsChild>
        <w:div w:id="464273797">
          <w:marLeft w:val="0"/>
          <w:marRight w:val="0"/>
          <w:marTop w:val="0"/>
          <w:marBottom w:val="0"/>
          <w:divBdr>
            <w:top w:val="none" w:sz="0" w:space="0" w:color="auto"/>
            <w:left w:val="none" w:sz="0" w:space="0" w:color="auto"/>
            <w:bottom w:val="none" w:sz="0" w:space="0" w:color="auto"/>
            <w:right w:val="none" w:sz="0" w:space="0" w:color="auto"/>
          </w:divBdr>
          <w:divsChild>
            <w:div w:id="896670361">
              <w:marLeft w:val="0"/>
              <w:marRight w:val="0"/>
              <w:marTop w:val="0"/>
              <w:marBottom w:val="0"/>
              <w:divBdr>
                <w:top w:val="none" w:sz="0" w:space="0" w:color="auto"/>
                <w:left w:val="none" w:sz="0" w:space="0" w:color="auto"/>
                <w:bottom w:val="none" w:sz="0" w:space="0" w:color="auto"/>
                <w:right w:val="none" w:sz="0" w:space="0" w:color="auto"/>
              </w:divBdr>
            </w:div>
            <w:div w:id="2068647087">
              <w:marLeft w:val="0"/>
              <w:marRight w:val="0"/>
              <w:marTop w:val="0"/>
              <w:marBottom w:val="0"/>
              <w:divBdr>
                <w:top w:val="none" w:sz="0" w:space="0" w:color="auto"/>
                <w:left w:val="none" w:sz="0" w:space="0" w:color="auto"/>
                <w:bottom w:val="none" w:sz="0" w:space="0" w:color="auto"/>
                <w:right w:val="none" w:sz="0" w:space="0" w:color="auto"/>
              </w:divBdr>
            </w:div>
            <w:div w:id="602422429">
              <w:marLeft w:val="0"/>
              <w:marRight w:val="0"/>
              <w:marTop w:val="0"/>
              <w:marBottom w:val="0"/>
              <w:divBdr>
                <w:top w:val="none" w:sz="0" w:space="0" w:color="auto"/>
                <w:left w:val="none" w:sz="0" w:space="0" w:color="auto"/>
                <w:bottom w:val="none" w:sz="0" w:space="0" w:color="auto"/>
                <w:right w:val="none" w:sz="0" w:space="0" w:color="auto"/>
              </w:divBdr>
            </w:div>
            <w:div w:id="1995720315">
              <w:marLeft w:val="0"/>
              <w:marRight w:val="0"/>
              <w:marTop w:val="0"/>
              <w:marBottom w:val="0"/>
              <w:divBdr>
                <w:top w:val="none" w:sz="0" w:space="0" w:color="auto"/>
                <w:left w:val="none" w:sz="0" w:space="0" w:color="auto"/>
                <w:bottom w:val="none" w:sz="0" w:space="0" w:color="auto"/>
                <w:right w:val="none" w:sz="0" w:space="0" w:color="auto"/>
              </w:divBdr>
            </w:div>
            <w:div w:id="20850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073900">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746638">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5013639">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79980844">
      <w:bodyDiv w:val="1"/>
      <w:marLeft w:val="0"/>
      <w:marRight w:val="0"/>
      <w:marTop w:val="0"/>
      <w:marBottom w:val="0"/>
      <w:divBdr>
        <w:top w:val="none" w:sz="0" w:space="0" w:color="auto"/>
        <w:left w:val="none" w:sz="0" w:space="0" w:color="auto"/>
        <w:bottom w:val="none" w:sz="0" w:space="0" w:color="auto"/>
        <w:right w:val="none" w:sz="0" w:space="0" w:color="auto"/>
      </w:divBdr>
      <w:divsChild>
        <w:div w:id="586036456">
          <w:marLeft w:val="0"/>
          <w:marRight w:val="0"/>
          <w:marTop w:val="0"/>
          <w:marBottom w:val="0"/>
          <w:divBdr>
            <w:top w:val="none" w:sz="0" w:space="0" w:color="auto"/>
            <w:left w:val="none" w:sz="0" w:space="0" w:color="auto"/>
            <w:bottom w:val="none" w:sz="0" w:space="0" w:color="auto"/>
            <w:right w:val="none" w:sz="0" w:space="0" w:color="auto"/>
          </w:divBdr>
          <w:divsChild>
            <w:div w:id="1071924326">
              <w:marLeft w:val="0"/>
              <w:marRight w:val="0"/>
              <w:marTop w:val="0"/>
              <w:marBottom w:val="0"/>
              <w:divBdr>
                <w:top w:val="none" w:sz="0" w:space="0" w:color="auto"/>
                <w:left w:val="none" w:sz="0" w:space="0" w:color="auto"/>
                <w:bottom w:val="none" w:sz="0" w:space="0" w:color="auto"/>
                <w:right w:val="none" w:sz="0" w:space="0" w:color="auto"/>
              </w:divBdr>
            </w:div>
            <w:div w:id="658926465">
              <w:marLeft w:val="0"/>
              <w:marRight w:val="0"/>
              <w:marTop w:val="0"/>
              <w:marBottom w:val="0"/>
              <w:divBdr>
                <w:top w:val="none" w:sz="0" w:space="0" w:color="auto"/>
                <w:left w:val="none" w:sz="0" w:space="0" w:color="auto"/>
                <w:bottom w:val="none" w:sz="0" w:space="0" w:color="auto"/>
                <w:right w:val="none" w:sz="0" w:space="0" w:color="auto"/>
              </w:divBdr>
            </w:div>
            <w:div w:id="1418749347">
              <w:marLeft w:val="0"/>
              <w:marRight w:val="0"/>
              <w:marTop w:val="0"/>
              <w:marBottom w:val="0"/>
              <w:divBdr>
                <w:top w:val="none" w:sz="0" w:space="0" w:color="auto"/>
                <w:left w:val="none" w:sz="0" w:space="0" w:color="auto"/>
                <w:bottom w:val="none" w:sz="0" w:space="0" w:color="auto"/>
                <w:right w:val="none" w:sz="0" w:space="0" w:color="auto"/>
              </w:divBdr>
            </w:div>
            <w:div w:id="1403061196">
              <w:marLeft w:val="0"/>
              <w:marRight w:val="0"/>
              <w:marTop w:val="0"/>
              <w:marBottom w:val="0"/>
              <w:divBdr>
                <w:top w:val="none" w:sz="0" w:space="0" w:color="auto"/>
                <w:left w:val="none" w:sz="0" w:space="0" w:color="auto"/>
                <w:bottom w:val="none" w:sz="0" w:space="0" w:color="auto"/>
                <w:right w:val="none" w:sz="0" w:space="0" w:color="auto"/>
              </w:divBdr>
            </w:div>
            <w:div w:id="114296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840084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3813328">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20296">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5146837">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198810493">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7333328">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18661733">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3585430">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2565975">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7785769">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2022266">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6348388">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2854816">
      <w:bodyDiv w:val="1"/>
      <w:marLeft w:val="0"/>
      <w:marRight w:val="0"/>
      <w:marTop w:val="0"/>
      <w:marBottom w:val="0"/>
      <w:divBdr>
        <w:top w:val="none" w:sz="0" w:space="0" w:color="auto"/>
        <w:left w:val="none" w:sz="0" w:space="0" w:color="auto"/>
        <w:bottom w:val="none" w:sz="0" w:space="0" w:color="auto"/>
        <w:right w:val="none" w:sz="0" w:space="0" w:color="auto"/>
      </w:divBdr>
    </w:div>
    <w:div w:id="1349453796">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8678369">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5683249">
      <w:bodyDiv w:val="1"/>
      <w:marLeft w:val="0"/>
      <w:marRight w:val="0"/>
      <w:marTop w:val="0"/>
      <w:marBottom w:val="0"/>
      <w:divBdr>
        <w:top w:val="none" w:sz="0" w:space="0" w:color="auto"/>
        <w:left w:val="none" w:sz="0" w:space="0" w:color="auto"/>
        <w:bottom w:val="none" w:sz="0" w:space="0" w:color="auto"/>
        <w:right w:val="none" w:sz="0" w:space="0" w:color="auto"/>
      </w:divBdr>
    </w:div>
    <w:div w:id="1407193508">
      <w:bodyDiv w:val="1"/>
      <w:marLeft w:val="0"/>
      <w:marRight w:val="0"/>
      <w:marTop w:val="0"/>
      <w:marBottom w:val="0"/>
      <w:divBdr>
        <w:top w:val="none" w:sz="0" w:space="0" w:color="auto"/>
        <w:left w:val="none" w:sz="0" w:space="0" w:color="auto"/>
        <w:bottom w:val="none" w:sz="0" w:space="0" w:color="auto"/>
        <w:right w:val="none" w:sz="0" w:space="0" w:color="auto"/>
      </w:divBdr>
      <w:divsChild>
        <w:div w:id="487671932">
          <w:marLeft w:val="0"/>
          <w:marRight w:val="0"/>
          <w:marTop w:val="0"/>
          <w:marBottom w:val="0"/>
          <w:divBdr>
            <w:top w:val="none" w:sz="0" w:space="0" w:color="auto"/>
            <w:left w:val="none" w:sz="0" w:space="0" w:color="auto"/>
            <w:bottom w:val="none" w:sz="0" w:space="0" w:color="auto"/>
            <w:right w:val="none" w:sz="0" w:space="0" w:color="auto"/>
          </w:divBdr>
          <w:divsChild>
            <w:div w:id="1118141569">
              <w:marLeft w:val="0"/>
              <w:marRight w:val="0"/>
              <w:marTop w:val="0"/>
              <w:marBottom w:val="0"/>
              <w:divBdr>
                <w:top w:val="none" w:sz="0" w:space="0" w:color="auto"/>
                <w:left w:val="none" w:sz="0" w:space="0" w:color="auto"/>
                <w:bottom w:val="none" w:sz="0" w:space="0" w:color="auto"/>
                <w:right w:val="none" w:sz="0" w:space="0" w:color="auto"/>
              </w:divBdr>
            </w:div>
            <w:div w:id="40519144">
              <w:marLeft w:val="0"/>
              <w:marRight w:val="0"/>
              <w:marTop w:val="0"/>
              <w:marBottom w:val="0"/>
              <w:divBdr>
                <w:top w:val="none" w:sz="0" w:space="0" w:color="auto"/>
                <w:left w:val="none" w:sz="0" w:space="0" w:color="auto"/>
                <w:bottom w:val="none" w:sz="0" w:space="0" w:color="auto"/>
                <w:right w:val="none" w:sz="0" w:space="0" w:color="auto"/>
              </w:divBdr>
            </w:div>
            <w:div w:id="1666736961">
              <w:marLeft w:val="0"/>
              <w:marRight w:val="0"/>
              <w:marTop w:val="0"/>
              <w:marBottom w:val="0"/>
              <w:divBdr>
                <w:top w:val="none" w:sz="0" w:space="0" w:color="auto"/>
                <w:left w:val="none" w:sz="0" w:space="0" w:color="auto"/>
                <w:bottom w:val="none" w:sz="0" w:space="0" w:color="auto"/>
                <w:right w:val="none" w:sz="0" w:space="0" w:color="auto"/>
              </w:divBdr>
            </w:div>
            <w:div w:id="1347369219">
              <w:marLeft w:val="0"/>
              <w:marRight w:val="0"/>
              <w:marTop w:val="0"/>
              <w:marBottom w:val="0"/>
              <w:divBdr>
                <w:top w:val="none" w:sz="0" w:space="0" w:color="auto"/>
                <w:left w:val="none" w:sz="0" w:space="0" w:color="auto"/>
                <w:bottom w:val="none" w:sz="0" w:space="0" w:color="auto"/>
                <w:right w:val="none" w:sz="0" w:space="0" w:color="auto"/>
              </w:divBdr>
            </w:div>
            <w:div w:id="1182626248">
              <w:marLeft w:val="0"/>
              <w:marRight w:val="0"/>
              <w:marTop w:val="0"/>
              <w:marBottom w:val="0"/>
              <w:divBdr>
                <w:top w:val="none" w:sz="0" w:space="0" w:color="auto"/>
                <w:left w:val="none" w:sz="0" w:space="0" w:color="auto"/>
                <w:bottom w:val="none" w:sz="0" w:space="0" w:color="auto"/>
                <w:right w:val="none" w:sz="0" w:space="0" w:color="auto"/>
              </w:divBdr>
            </w:div>
            <w:div w:id="481702005">
              <w:marLeft w:val="0"/>
              <w:marRight w:val="0"/>
              <w:marTop w:val="0"/>
              <w:marBottom w:val="0"/>
              <w:divBdr>
                <w:top w:val="none" w:sz="0" w:space="0" w:color="auto"/>
                <w:left w:val="none" w:sz="0" w:space="0" w:color="auto"/>
                <w:bottom w:val="none" w:sz="0" w:space="0" w:color="auto"/>
                <w:right w:val="none" w:sz="0" w:space="0" w:color="auto"/>
              </w:divBdr>
            </w:div>
            <w:div w:id="307904380">
              <w:marLeft w:val="0"/>
              <w:marRight w:val="0"/>
              <w:marTop w:val="0"/>
              <w:marBottom w:val="0"/>
              <w:divBdr>
                <w:top w:val="none" w:sz="0" w:space="0" w:color="auto"/>
                <w:left w:val="none" w:sz="0" w:space="0" w:color="auto"/>
                <w:bottom w:val="none" w:sz="0" w:space="0" w:color="auto"/>
                <w:right w:val="none" w:sz="0" w:space="0" w:color="auto"/>
              </w:divBdr>
            </w:div>
            <w:div w:id="485437824">
              <w:marLeft w:val="0"/>
              <w:marRight w:val="0"/>
              <w:marTop w:val="0"/>
              <w:marBottom w:val="0"/>
              <w:divBdr>
                <w:top w:val="none" w:sz="0" w:space="0" w:color="auto"/>
                <w:left w:val="none" w:sz="0" w:space="0" w:color="auto"/>
                <w:bottom w:val="none" w:sz="0" w:space="0" w:color="auto"/>
                <w:right w:val="none" w:sz="0" w:space="0" w:color="auto"/>
              </w:divBdr>
            </w:div>
            <w:div w:id="75128064">
              <w:marLeft w:val="0"/>
              <w:marRight w:val="0"/>
              <w:marTop w:val="0"/>
              <w:marBottom w:val="0"/>
              <w:divBdr>
                <w:top w:val="none" w:sz="0" w:space="0" w:color="auto"/>
                <w:left w:val="none" w:sz="0" w:space="0" w:color="auto"/>
                <w:bottom w:val="none" w:sz="0" w:space="0" w:color="auto"/>
                <w:right w:val="none" w:sz="0" w:space="0" w:color="auto"/>
              </w:divBdr>
            </w:div>
            <w:div w:id="1945502228">
              <w:marLeft w:val="0"/>
              <w:marRight w:val="0"/>
              <w:marTop w:val="0"/>
              <w:marBottom w:val="0"/>
              <w:divBdr>
                <w:top w:val="none" w:sz="0" w:space="0" w:color="auto"/>
                <w:left w:val="none" w:sz="0" w:space="0" w:color="auto"/>
                <w:bottom w:val="none" w:sz="0" w:space="0" w:color="auto"/>
                <w:right w:val="none" w:sz="0" w:space="0" w:color="auto"/>
              </w:divBdr>
            </w:div>
            <w:div w:id="938290815">
              <w:marLeft w:val="0"/>
              <w:marRight w:val="0"/>
              <w:marTop w:val="0"/>
              <w:marBottom w:val="0"/>
              <w:divBdr>
                <w:top w:val="none" w:sz="0" w:space="0" w:color="auto"/>
                <w:left w:val="none" w:sz="0" w:space="0" w:color="auto"/>
                <w:bottom w:val="none" w:sz="0" w:space="0" w:color="auto"/>
                <w:right w:val="none" w:sz="0" w:space="0" w:color="auto"/>
              </w:divBdr>
            </w:div>
            <w:div w:id="1162544787">
              <w:marLeft w:val="0"/>
              <w:marRight w:val="0"/>
              <w:marTop w:val="0"/>
              <w:marBottom w:val="0"/>
              <w:divBdr>
                <w:top w:val="none" w:sz="0" w:space="0" w:color="auto"/>
                <w:left w:val="none" w:sz="0" w:space="0" w:color="auto"/>
                <w:bottom w:val="none" w:sz="0" w:space="0" w:color="auto"/>
                <w:right w:val="none" w:sz="0" w:space="0" w:color="auto"/>
              </w:divBdr>
            </w:div>
            <w:div w:id="973175610">
              <w:marLeft w:val="0"/>
              <w:marRight w:val="0"/>
              <w:marTop w:val="0"/>
              <w:marBottom w:val="0"/>
              <w:divBdr>
                <w:top w:val="none" w:sz="0" w:space="0" w:color="auto"/>
                <w:left w:val="none" w:sz="0" w:space="0" w:color="auto"/>
                <w:bottom w:val="none" w:sz="0" w:space="0" w:color="auto"/>
                <w:right w:val="none" w:sz="0" w:space="0" w:color="auto"/>
              </w:divBdr>
            </w:div>
            <w:div w:id="234558599">
              <w:marLeft w:val="0"/>
              <w:marRight w:val="0"/>
              <w:marTop w:val="0"/>
              <w:marBottom w:val="0"/>
              <w:divBdr>
                <w:top w:val="none" w:sz="0" w:space="0" w:color="auto"/>
                <w:left w:val="none" w:sz="0" w:space="0" w:color="auto"/>
                <w:bottom w:val="none" w:sz="0" w:space="0" w:color="auto"/>
                <w:right w:val="none" w:sz="0" w:space="0" w:color="auto"/>
              </w:divBdr>
            </w:div>
            <w:div w:id="466826619">
              <w:marLeft w:val="0"/>
              <w:marRight w:val="0"/>
              <w:marTop w:val="0"/>
              <w:marBottom w:val="0"/>
              <w:divBdr>
                <w:top w:val="none" w:sz="0" w:space="0" w:color="auto"/>
                <w:left w:val="none" w:sz="0" w:space="0" w:color="auto"/>
                <w:bottom w:val="none" w:sz="0" w:space="0" w:color="auto"/>
                <w:right w:val="none" w:sz="0" w:space="0" w:color="auto"/>
              </w:divBdr>
            </w:div>
            <w:div w:id="1001157942">
              <w:marLeft w:val="0"/>
              <w:marRight w:val="0"/>
              <w:marTop w:val="0"/>
              <w:marBottom w:val="0"/>
              <w:divBdr>
                <w:top w:val="none" w:sz="0" w:space="0" w:color="auto"/>
                <w:left w:val="none" w:sz="0" w:space="0" w:color="auto"/>
                <w:bottom w:val="none" w:sz="0" w:space="0" w:color="auto"/>
                <w:right w:val="none" w:sz="0" w:space="0" w:color="auto"/>
              </w:divBdr>
            </w:div>
            <w:div w:id="1365984970">
              <w:marLeft w:val="0"/>
              <w:marRight w:val="0"/>
              <w:marTop w:val="0"/>
              <w:marBottom w:val="0"/>
              <w:divBdr>
                <w:top w:val="none" w:sz="0" w:space="0" w:color="auto"/>
                <w:left w:val="none" w:sz="0" w:space="0" w:color="auto"/>
                <w:bottom w:val="none" w:sz="0" w:space="0" w:color="auto"/>
                <w:right w:val="none" w:sz="0" w:space="0" w:color="auto"/>
              </w:divBdr>
            </w:div>
            <w:div w:id="1402481663">
              <w:marLeft w:val="0"/>
              <w:marRight w:val="0"/>
              <w:marTop w:val="0"/>
              <w:marBottom w:val="0"/>
              <w:divBdr>
                <w:top w:val="none" w:sz="0" w:space="0" w:color="auto"/>
                <w:left w:val="none" w:sz="0" w:space="0" w:color="auto"/>
                <w:bottom w:val="none" w:sz="0" w:space="0" w:color="auto"/>
                <w:right w:val="none" w:sz="0" w:space="0" w:color="auto"/>
              </w:divBdr>
            </w:div>
            <w:div w:id="1656102255">
              <w:marLeft w:val="0"/>
              <w:marRight w:val="0"/>
              <w:marTop w:val="0"/>
              <w:marBottom w:val="0"/>
              <w:divBdr>
                <w:top w:val="none" w:sz="0" w:space="0" w:color="auto"/>
                <w:left w:val="none" w:sz="0" w:space="0" w:color="auto"/>
                <w:bottom w:val="none" w:sz="0" w:space="0" w:color="auto"/>
                <w:right w:val="none" w:sz="0" w:space="0" w:color="auto"/>
              </w:divBdr>
            </w:div>
            <w:div w:id="1217660717">
              <w:marLeft w:val="0"/>
              <w:marRight w:val="0"/>
              <w:marTop w:val="0"/>
              <w:marBottom w:val="0"/>
              <w:divBdr>
                <w:top w:val="none" w:sz="0" w:space="0" w:color="auto"/>
                <w:left w:val="none" w:sz="0" w:space="0" w:color="auto"/>
                <w:bottom w:val="none" w:sz="0" w:space="0" w:color="auto"/>
                <w:right w:val="none" w:sz="0" w:space="0" w:color="auto"/>
              </w:divBdr>
            </w:div>
            <w:div w:id="1214930955">
              <w:marLeft w:val="0"/>
              <w:marRight w:val="0"/>
              <w:marTop w:val="0"/>
              <w:marBottom w:val="0"/>
              <w:divBdr>
                <w:top w:val="none" w:sz="0" w:space="0" w:color="auto"/>
                <w:left w:val="none" w:sz="0" w:space="0" w:color="auto"/>
                <w:bottom w:val="none" w:sz="0" w:space="0" w:color="auto"/>
                <w:right w:val="none" w:sz="0" w:space="0" w:color="auto"/>
              </w:divBdr>
            </w:div>
            <w:div w:id="481704814">
              <w:marLeft w:val="0"/>
              <w:marRight w:val="0"/>
              <w:marTop w:val="0"/>
              <w:marBottom w:val="0"/>
              <w:divBdr>
                <w:top w:val="none" w:sz="0" w:space="0" w:color="auto"/>
                <w:left w:val="none" w:sz="0" w:space="0" w:color="auto"/>
                <w:bottom w:val="none" w:sz="0" w:space="0" w:color="auto"/>
                <w:right w:val="none" w:sz="0" w:space="0" w:color="auto"/>
              </w:divBdr>
            </w:div>
            <w:div w:id="108162322">
              <w:marLeft w:val="0"/>
              <w:marRight w:val="0"/>
              <w:marTop w:val="0"/>
              <w:marBottom w:val="0"/>
              <w:divBdr>
                <w:top w:val="none" w:sz="0" w:space="0" w:color="auto"/>
                <w:left w:val="none" w:sz="0" w:space="0" w:color="auto"/>
                <w:bottom w:val="none" w:sz="0" w:space="0" w:color="auto"/>
                <w:right w:val="none" w:sz="0" w:space="0" w:color="auto"/>
              </w:divBdr>
            </w:div>
            <w:div w:id="53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046230">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0952437">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053880">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4008724">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261154">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4933037">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9291715">
      <w:bodyDiv w:val="1"/>
      <w:marLeft w:val="0"/>
      <w:marRight w:val="0"/>
      <w:marTop w:val="0"/>
      <w:marBottom w:val="0"/>
      <w:divBdr>
        <w:top w:val="none" w:sz="0" w:space="0" w:color="auto"/>
        <w:left w:val="none" w:sz="0" w:space="0" w:color="auto"/>
        <w:bottom w:val="none" w:sz="0" w:space="0" w:color="auto"/>
        <w:right w:val="none" w:sz="0" w:space="0" w:color="auto"/>
      </w:divBdr>
      <w:divsChild>
        <w:div w:id="1492677045">
          <w:marLeft w:val="0"/>
          <w:marRight w:val="0"/>
          <w:marTop w:val="0"/>
          <w:marBottom w:val="0"/>
          <w:divBdr>
            <w:top w:val="none" w:sz="0" w:space="0" w:color="auto"/>
            <w:left w:val="none" w:sz="0" w:space="0" w:color="auto"/>
            <w:bottom w:val="none" w:sz="0" w:space="0" w:color="auto"/>
            <w:right w:val="none" w:sz="0" w:space="0" w:color="auto"/>
          </w:divBdr>
          <w:divsChild>
            <w:div w:id="19645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1630103">
      <w:bodyDiv w:val="1"/>
      <w:marLeft w:val="0"/>
      <w:marRight w:val="0"/>
      <w:marTop w:val="0"/>
      <w:marBottom w:val="0"/>
      <w:divBdr>
        <w:top w:val="none" w:sz="0" w:space="0" w:color="auto"/>
        <w:left w:val="none" w:sz="0" w:space="0" w:color="auto"/>
        <w:bottom w:val="none" w:sz="0" w:space="0" w:color="auto"/>
        <w:right w:val="none" w:sz="0" w:space="0" w:color="auto"/>
      </w:divBdr>
      <w:divsChild>
        <w:div w:id="495655900">
          <w:marLeft w:val="0"/>
          <w:marRight w:val="0"/>
          <w:marTop w:val="0"/>
          <w:marBottom w:val="0"/>
          <w:divBdr>
            <w:top w:val="none" w:sz="0" w:space="0" w:color="auto"/>
            <w:left w:val="none" w:sz="0" w:space="0" w:color="auto"/>
            <w:bottom w:val="none" w:sz="0" w:space="0" w:color="auto"/>
            <w:right w:val="none" w:sz="0" w:space="0" w:color="auto"/>
          </w:divBdr>
          <w:divsChild>
            <w:div w:id="1812749336">
              <w:marLeft w:val="0"/>
              <w:marRight w:val="0"/>
              <w:marTop w:val="0"/>
              <w:marBottom w:val="0"/>
              <w:divBdr>
                <w:top w:val="none" w:sz="0" w:space="0" w:color="auto"/>
                <w:left w:val="none" w:sz="0" w:space="0" w:color="auto"/>
                <w:bottom w:val="none" w:sz="0" w:space="0" w:color="auto"/>
                <w:right w:val="none" w:sz="0" w:space="0" w:color="auto"/>
              </w:divBdr>
              <w:divsChild>
                <w:div w:id="31745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4368717">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2927937">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193568">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0887648">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8551747">
      <w:bodyDiv w:val="1"/>
      <w:marLeft w:val="0"/>
      <w:marRight w:val="0"/>
      <w:marTop w:val="0"/>
      <w:marBottom w:val="0"/>
      <w:divBdr>
        <w:top w:val="none" w:sz="0" w:space="0" w:color="auto"/>
        <w:left w:val="none" w:sz="0" w:space="0" w:color="auto"/>
        <w:bottom w:val="none" w:sz="0" w:space="0" w:color="auto"/>
        <w:right w:val="none" w:sz="0" w:space="0" w:color="auto"/>
      </w:divBdr>
    </w:div>
    <w:div w:id="1670281194">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5886679">
      <w:bodyDiv w:val="1"/>
      <w:marLeft w:val="0"/>
      <w:marRight w:val="0"/>
      <w:marTop w:val="0"/>
      <w:marBottom w:val="0"/>
      <w:divBdr>
        <w:top w:val="none" w:sz="0" w:space="0" w:color="auto"/>
        <w:left w:val="none" w:sz="0" w:space="0" w:color="auto"/>
        <w:bottom w:val="none" w:sz="0" w:space="0" w:color="auto"/>
        <w:right w:val="none" w:sz="0" w:space="0" w:color="auto"/>
      </w:divBdr>
    </w:div>
    <w:div w:id="1717511552">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1732068">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478532">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8989113">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455401">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489899">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801330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4274430">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8204536">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79195853">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0328641">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3755890">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4822621">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157716">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61072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117002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2578248">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ee00c34b54be6aa7/CTRR/52200205_52200051_52200033.docx" TargetMode="External"/><Relationship Id="rId117" Type="http://schemas.openxmlformats.org/officeDocument/2006/relationships/theme" Target="theme/theme1.xml"/><Relationship Id="rId21" Type="http://schemas.openxmlformats.org/officeDocument/2006/relationships/hyperlink" Target="https://d.docs.live.net/ee00c34b54be6aa7/CTRR/52200205_52200051_52200033.docx" TargetMode="External"/><Relationship Id="rId42" Type="http://schemas.openxmlformats.org/officeDocument/2006/relationships/hyperlink" Target="https://d.docs.live.net/ee00c34b54be6aa7/CTRR/52200205_52200051_52200033.docx" TargetMode="External"/><Relationship Id="rId47" Type="http://schemas.openxmlformats.org/officeDocument/2006/relationships/hyperlink" Target="https://d.docs.live.net/ee00c34b54be6aa7/CTRR/52200205_52200051_52200033.docx" TargetMode="External"/><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image" Target="media/image31.png"/><Relationship Id="rId89" Type="http://schemas.openxmlformats.org/officeDocument/2006/relationships/image" Target="media/image36.png"/><Relationship Id="rId112" Type="http://schemas.openxmlformats.org/officeDocument/2006/relationships/image" Target="media/image59.png"/><Relationship Id="rId16" Type="http://schemas.openxmlformats.org/officeDocument/2006/relationships/hyperlink" Target="https://d.docs.live.net/ee00c34b54be6aa7/CTRR/52200205_52200051_52200033.docx" TargetMode="External"/><Relationship Id="rId107" Type="http://schemas.openxmlformats.org/officeDocument/2006/relationships/image" Target="media/image54.png"/><Relationship Id="rId11" Type="http://schemas.openxmlformats.org/officeDocument/2006/relationships/hyperlink" Target="https://d.docs.live.net/ee00c34b54be6aa7/CTRR/52200205_52200051_52200033.docx" TargetMode="External"/><Relationship Id="rId32" Type="http://schemas.openxmlformats.org/officeDocument/2006/relationships/hyperlink" Target="https://d.docs.live.net/ee00c34b54be6aa7/CTRR/52200205_52200051_52200033.docx" TargetMode="External"/><Relationship Id="rId37" Type="http://schemas.openxmlformats.org/officeDocument/2006/relationships/hyperlink" Target="https://d.docs.live.net/ee00c34b54be6aa7/CTRR/52200205_52200051_52200033.docx" TargetMode="External"/><Relationship Id="rId53" Type="http://schemas.openxmlformats.org/officeDocument/2006/relationships/hyperlink" Target="https://d.docs.live.net/ee00c34b54be6aa7/CTRR/52200205_52200051_52200033.docx" TargetMode="External"/><Relationship Id="rId58" Type="http://schemas.openxmlformats.org/officeDocument/2006/relationships/image" Target="media/image5.png"/><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hyperlink" Target="https://d.docs.live.net/ee00c34b54be6aa7/CTRR/52200205_52200051_52200033.docx" TargetMode="External"/><Relationship Id="rId27" Type="http://schemas.openxmlformats.org/officeDocument/2006/relationships/hyperlink" Target="https://d.docs.live.net/ee00c34b54be6aa7/CTRR/52200205_52200051_52200033.docx" TargetMode="External"/><Relationship Id="rId43" Type="http://schemas.openxmlformats.org/officeDocument/2006/relationships/hyperlink" Target="https://d.docs.live.net/ee00c34b54be6aa7/CTRR/52200205_52200051_52200033.docx" TargetMode="External"/><Relationship Id="rId48" Type="http://schemas.openxmlformats.org/officeDocument/2006/relationships/hyperlink" Target="https://d.docs.live.net/ee00c34b54be6aa7/CTRR/52200205_52200051_52200033.docx" TargetMode="External"/><Relationship Id="rId64" Type="http://schemas.openxmlformats.org/officeDocument/2006/relationships/image" Target="media/image11.png"/><Relationship Id="rId69" Type="http://schemas.openxmlformats.org/officeDocument/2006/relationships/image" Target="media/image16.png"/><Relationship Id="rId113" Type="http://schemas.openxmlformats.org/officeDocument/2006/relationships/image" Target="media/image60.png"/><Relationship Id="rId80" Type="http://schemas.openxmlformats.org/officeDocument/2006/relationships/image" Target="media/image27.png"/><Relationship Id="rId85" Type="http://schemas.openxmlformats.org/officeDocument/2006/relationships/image" Target="media/image32.png"/><Relationship Id="rId12" Type="http://schemas.openxmlformats.org/officeDocument/2006/relationships/hyperlink" Target="https://d.docs.live.net/ee00c34b54be6aa7/CTRR/52200205_52200051_52200033.docx" TargetMode="External"/><Relationship Id="rId17" Type="http://schemas.openxmlformats.org/officeDocument/2006/relationships/hyperlink" Target="https://d.docs.live.net/ee00c34b54be6aa7/CTRR/52200205_52200051_52200033.docx" TargetMode="External"/><Relationship Id="rId33" Type="http://schemas.openxmlformats.org/officeDocument/2006/relationships/hyperlink" Target="https://d.docs.live.net/ee00c34b54be6aa7/CTRR/52200205_52200051_52200033.docx" TargetMode="External"/><Relationship Id="rId38" Type="http://schemas.openxmlformats.org/officeDocument/2006/relationships/hyperlink" Target="https://d.docs.live.net/ee00c34b54be6aa7/CTRR/52200205_52200051_52200033.docx" TargetMode="External"/><Relationship Id="rId59" Type="http://schemas.openxmlformats.org/officeDocument/2006/relationships/image" Target="media/image6.png"/><Relationship Id="rId103" Type="http://schemas.openxmlformats.org/officeDocument/2006/relationships/image" Target="media/image50.png"/><Relationship Id="rId108" Type="http://schemas.openxmlformats.org/officeDocument/2006/relationships/image" Target="media/image55.png"/><Relationship Id="rId54" Type="http://schemas.openxmlformats.org/officeDocument/2006/relationships/header" Target="header2.xml"/><Relationship Id="rId70" Type="http://schemas.openxmlformats.org/officeDocument/2006/relationships/image" Target="media/image17.png"/><Relationship Id="rId75" Type="http://schemas.openxmlformats.org/officeDocument/2006/relationships/image" Target="media/image22.png"/><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docs.live.net/ee00c34b54be6aa7/CTRR/52200205_52200051_52200033.docx" TargetMode="External"/><Relationship Id="rId28" Type="http://schemas.openxmlformats.org/officeDocument/2006/relationships/hyperlink" Target="https://d.docs.live.net/ee00c34b54be6aa7/CTRR/52200205_52200051_52200033.docx" TargetMode="External"/><Relationship Id="rId49" Type="http://schemas.openxmlformats.org/officeDocument/2006/relationships/hyperlink" Target="https://d.docs.live.net/ee00c34b54be6aa7/CTRR/52200205_52200051_52200033.docx" TargetMode="External"/><Relationship Id="rId114" Type="http://schemas.openxmlformats.org/officeDocument/2006/relationships/image" Target="media/image61.png"/><Relationship Id="rId10" Type="http://schemas.openxmlformats.org/officeDocument/2006/relationships/hyperlink" Target="https://d.docs.live.net/ee00c34b54be6aa7/CTRR/52200205_52200051_52200033.docx" TargetMode="External"/><Relationship Id="rId31" Type="http://schemas.openxmlformats.org/officeDocument/2006/relationships/hyperlink" Target="https://d.docs.live.net/ee00c34b54be6aa7/CTRR/52200205_52200051_52200033.docx" TargetMode="External"/><Relationship Id="rId44" Type="http://schemas.openxmlformats.org/officeDocument/2006/relationships/hyperlink" Target="https://d.docs.live.net/ee00c34b54be6aa7/CTRR/52200205_52200051_52200033.docx" TargetMode="External"/><Relationship Id="rId52" Type="http://schemas.openxmlformats.org/officeDocument/2006/relationships/hyperlink" Target="https://d.docs.live.net/ee00c34b54be6aa7/CTRR/52200205_52200051_52200033.docx" TargetMode="External"/><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ee00c34b54be6aa7/CTRR/52200205_52200051_52200033.docx" TargetMode="External"/><Relationship Id="rId18" Type="http://schemas.openxmlformats.org/officeDocument/2006/relationships/hyperlink" Target="https://d.docs.live.net/ee00c34b54be6aa7/CTRR/52200205_52200051_52200033.docx" TargetMode="External"/><Relationship Id="rId39" Type="http://schemas.openxmlformats.org/officeDocument/2006/relationships/hyperlink" Target="https://d.docs.live.net/ee00c34b54be6aa7/CTRR/52200205_52200051_52200033.docx" TargetMode="External"/><Relationship Id="rId109" Type="http://schemas.openxmlformats.org/officeDocument/2006/relationships/image" Target="media/image56.png"/><Relationship Id="rId34" Type="http://schemas.openxmlformats.org/officeDocument/2006/relationships/hyperlink" Target="https://d.docs.live.net/ee00c34b54be6aa7/CTRR/52200205_52200051_52200033.docx" TargetMode="External"/><Relationship Id="rId50" Type="http://schemas.openxmlformats.org/officeDocument/2006/relationships/hyperlink" Target="https://d.docs.live.net/ee00c34b54be6aa7/CTRR/52200205_52200051_52200033.docx" TargetMode="External"/><Relationship Id="rId55" Type="http://schemas.openxmlformats.org/officeDocument/2006/relationships/image" Target="media/image2.png"/><Relationship Id="rId76" Type="http://schemas.openxmlformats.org/officeDocument/2006/relationships/image" Target="media/image23.png"/><Relationship Id="rId97" Type="http://schemas.openxmlformats.org/officeDocument/2006/relationships/image" Target="media/image44.png"/><Relationship Id="rId104"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s://d.docs.live.net/ee00c34b54be6aa7/CTRR/52200205_52200051_52200033.docx" TargetMode="External"/><Relationship Id="rId24" Type="http://schemas.openxmlformats.org/officeDocument/2006/relationships/hyperlink" Target="https://d.docs.live.net/ee00c34b54be6aa7/CTRR/52200205_52200051_52200033.docx" TargetMode="External"/><Relationship Id="rId40" Type="http://schemas.openxmlformats.org/officeDocument/2006/relationships/hyperlink" Target="https://d.docs.live.net/ee00c34b54be6aa7/CTRR/52200205_52200051_52200033.docx" TargetMode="External"/><Relationship Id="rId45" Type="http://schemas.openxmlformats.org/officeDocument/2006/relationships/hyperlink" Target="https://d.docs.live.net/ee00c34b54be6aa7/CTRR/52200205_52200051_52200033.docx" TargetMode="External"/><Relationship Id="rId66" Type="http://schemas.openxmlformats.org/officeDocument/2006/relationships/image" Target="media/image13.png"/><Relationship Id="rId87" Type="http://schemas.openxmlformats.org/officeDocument/2006/relationships/image" Target="media/image34.jpeg"/><Relationship Id="rId110" Type="http://schemas.openxmlformats.org/officeDocument/2006/relationships/image" Target="media/image57.png"/><Relationship Id="rId115" Type="http://schemas.openxmlformats.org/officeDocument/2006/relationships/image" Target="media/image62.png"/><Relationship Id="rId61" Type="http://schemas.openxmlformats.org/officeDocument/2006/relationships/image" Target="media/image8.png"/><Relationship Id="rId82" Type="http://schemas.openxmlformats.org/officeDocument/2006/relationships/image" Target="media/image29.png"/><Relationship Id="rId19" Type="http://schemas.openxmlformats.org/officeDocument/2006/relationships/hyperlink" Target="https://d.docs.live.net/ee00c34b54be6aa7/CTRR/52200205_52200051_52200033.docx" TargetMode="External"/><Relationship Id="rId14" Type="http://schemas.openxmlformats.org/officeDocument/2006/relationships/hyperlink" Target="https://d.docs.live.net/ee00c34b54be6aa7/CTRR/52200205_52200051_52200033.docx" TargetMode="External"/><Relationship Id="rId30" Type="http://schemas.openxmlformats.org/officeDocument/2006/relationships/hyperlink" Target="https://d.docs.live.net/ee00c34b54be6aa7/CTRR/52200205_52200051_52200033.docx" TargetMode="External"/><Relationship Id="rId35" Type="http://schemas.openxmlformats.org/officeDocument/2006/relationships/hyperlink" Target="https://d.docs.live.net/ee00c34b54be6aa7/CTRR/52200205_52200051_52200033.docx" TargetMode="External"/><Relationship Id="rId56" Type="http://schemas.openxmlformats.org/officeDocument/2006/relationships/image" Target="media/image3.png"/><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hyperlink" Target="https://d.docs.live.net/ee00c34b54be6aa7/CTRR/52200205_52200051_52200033.docx" TargetMode="External"/><Relationship Id="rId72" Type="http://schemas.openxmlformats.org/officeDocument/2006/relationships/image" Target="media/image19.png"/><Relationship Id="rId93" Type="http://schemas.openxmlformats.org/officeDocument/2006/relationships/image" Target="media/image40.png"/><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hyperlink" Target="https://d.docs.live.net/ee00c34b54be6aa7/CTRR/52200205_52200051_52200033.docx" TargetMode="External"/><Relationship Id="rId46" Type="http://schemas.openxmlformats.org/officeDocument/2006/relationships/hyperlink" Target="https://d.docs.live.net/ee00c34b54be6aa7/CTRR/52200205_52200051_52200033.docx" TargetMode="External"/><Relationship Id="rId67" Type="http://schemas.openxmlformats.org/officeDocument/2006/relationships/image" Target="media/image14.png"/><Relationship Id="rId116" Type="http://schemas.openxmlformats.org/officeDocument/2006/relationships/fontTable" Target="fontTable.xml"/><Relationship Id="rId20" Type="http://schemas.openxmlformats.org/officeDocument/2006/relationships/hyperlink" Target="https://d.docs.live.net/ee00c34b54be6aa7/CTRR/52200205_52200051_52200033.docx" TargetMode="External"/><Relationship Id="rId41" Type="http://schemas.openxmlformats.org/officeDocument/2006/relationships/hyperlink" Target="https://d.docs.live.net/ee00c34b54be6aa7/CTRR/52200205_52200051_52200033.docx" TargetMode="External"/><Relationship Id="rId62" Type="http://schemas.openxmlformats.org/officeDocument/2006/relationships/image" Target="media/image9.png"/><Relationship Id="rId83" Type="http://schemas.openxmlformats.org/officeDocument/2006/relationships/image" Target="media/image30.png"/><Relationship Id="rId88" Type="http://schemas.openxmlformats.org/officeDocument/2006/relationships/image" Target="media/image35.png"/><Relationship Id="rId111" Type="http://schemas.openxmlformats.org/officeDocument/2006/relationships/image" Target="media/image58.png"/><Relationship Id="rId15" Type="http://schemas.openxmlformats.org/officeDocument/2006/relationships/hyperlink" Target="https://d.docs.live.net/ee00c34b54be6aa7/CTRR/52200205_52200051_52200033.docx" TargetMode="External"/><Relationship Id="rId36" Type="http://schemas.openxmlformats.org/officeDocument/2006/relationships/hyperlink" Target="https://d.docs.live.net/ee00c34b54be6aa7/CTRR/52200205_52200051_52200033.docx" TargetMode="External"/><Relationship Id="rId57" Type="http://schemas.openxmlformats.org/officeDocument/2006/relationships/image" Target="media/image4.png"/><Relationship Id="rId106" Type="http://schemas.openxmlformats.org/officeDocument/2006/relationships/image" Target="media/image53.png"/></Relationships>
</file>

<file path=word/_rels/settings.xml.rels><?xml version="1.0" encoding="UTF-8" standalone="yes"?>
<Relationships xmlns="http://schemas.openxmlformats.org/package/2006/relationships"><Relationship Id="rId1" Type="http://schemas.openxmlformats.org/officeDocument/2006/relationships/attachedTemplate" Target="file:///C:\Study\HK2%20-%202023\PTTKYC\5220020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SusannaSEpp</b:Tag>
    <b:SourceType>Book</b:SourceType>
    <b:Guid>{05197403-F294-4059-8F5D-40B30B452767}</b:Guid>
    <b:Title>Discrete Mathematics with Applications</b:Title>
    <b:Year>2020</b:Year>
    <b:City>Boston</b:City>
    <b:Publisher>Cengage, Boston, MA</b:Publisher>
    <b:Author>
      <b:Author>
        <b:NameList>
          <b:Person>
            <b:Last>Epp</b:Last>
            <b:First>Susanna</b:First>
            <b:Middle>S.</b:Middle>
          </b:Person>
        </b:NameList>
      </b:Author>
    </b:Author>
    <b:Edition>Fifth Edition</b:Edition>
    <b:RefOrder>1</b:RefOrder>
  </b:Source>
  <b:Source>
    <b:Tag>Wik24</b:Tag>
    <b:SourceType>InternetSite</b:SourceType>
    <b:Guid>{0BEF5B98-E486-4FD4-B747-4A65C0104EA3}</b:Guid>
    <b:Title>Wikipedia</b:Title>
    <b:Year>2024</b:Year>
    <b:Author>
      <b:Author>
        <b:NameList>
          <b:Person>
            <b:Last>Wikimedia Foundation</b:Last>
            <b:First>Inc.</b:First>
          </b:Person>
        </b:NameList>
      </b:Author>
    </b:Author>
    <b:InternetSiteTitle>RSA (cryptosystem)</b:InternetSiteTitle>
    <b:Month>5</b:Month>
    <b:Day>3</b:Day>
    <b:URL>https://en.wikipedia.org/wiki/RSA_(cryptosystem)</b:URL>
    <b:RefOrder>3</b:RefOrder>
  </b:Source>
  <b:Source>
    <b:Tag>Kho22</b:Tag>
    <b:SourceType>Film</b:SourceType>
    <b:Guid>{5E29458F-E2A4-4B18-B49C-1B3B5023F9E8}</b:Guid>
    <b:Title>Mật Mã RSA: Khi Toán học bảo vệ túi tiền của bạn</b:Title>
    <b:Year>2022</b:Year>
    <b:URL>https://www.youtube.com/watch?v=clq4kFsUdRM&amp;t=839s</b:URL>
    <b:Author>
      <b:Director>
        <b:NameList>
          <b:Person>
            <b:Last>Khoa Học &amp; Chúng Ta</b:Last>
          </b:Person>
        </b:NameList>
      </b:Director>
    </b:Author>
    <b:RefOrder>2</b:RefOrder>
  </b:Source>
  <b:Source>
    <b:Tag>Wik241</b:Tag>
    <b:SourceType>InternetSite</b:SourceType>
    <b:Guid>{88FF2A9C-AA70-42B7-8DD3-4BE037483B29}</b:Guid>
    <b:Title>Wikipedia</b:Title>
    <b:Year>2024</b:Year>
    <b:Author>
      <b:Author>
        <b:NameList>
          <b:Person>
            <b:Last>Wikimedia Foundation</b:Last>
            <b:First>Inc.</b:First>
          </b:Person>
        </b:NameList>
      </b:Author>
    </b:Author>
    <b:InternetSiteTitle>Eulerian path</b:InternetSiteTitle>
    <b:Month>5</b:Month>
    <b:Day>4</b:Day>
    <b:URL>https://en.wikipedia.org/wiki/Eulerian_path#Hierholzer.27s_algorithm</b:URL>
    <b:RefOrder>4</b:RefOrder>
  </b:Source>
  <b:Source>
    <b:Tag>TSN24</b:Tag>
    <b:SourceType>Report</b:SourceType>
    <b:Guid>{D6DACF69-E003-43FB-83F7-8FCB86FC2A10}</b:Guid>
    <b:Author>
      <b:Author>
        <b:NameList>
          <b:Person>
            <b:Last>TS. Nguyễn Thị Huỳnh Trâm</b:Last>
          </b:Person>
        </b:NameList>
      </b:Author>
    </b:Author>
    <b:Title>DHTDT_CTRR_Lecture_02.pdf</b:Title>
    <b:Year>2024</b:Year>
    <b:City>HCHC</b:City>
    <b:URL>https://drive.google.com/file/d/11LZyjee9vFu_mvgjDnRtqP5UwGW5R1sh/view</b:URL>
    <b:RefOrder>5</b:RefOrder>
  </b:Source>
  <b:Source>
    <b:Tag>TSN241</b:Tag>
    <b:SourceType>Report</b:SourceType>
    <b:Guid>{AC19AF4E-C820-4CDD-BA6E-73F8A00EB285}</b:Guid>
    <b:Title>DHTDT_CTRR_Lecture_01.pdf</b:Title>
    <b:Year>2024</b:Year>
    <b:City>HCHC</b:City>
    <b:Author>
      <b:Author>
        <b:NameList>
          <b:Person>
            <b:Last>TS. Nguyễn Thị Huỳnh Trâm</b:Last>
          </b:Person>
        </b:NameList>
      </b:Author>
    </b:Author>
    <b:URL>https://drive.google.com/file/d/103yU9JuswB89zPApYLNTDQdhbRSZFCXz/view</b:URL>
    <b:RefOrder>6</b:RefOrder>
  </b:Source>
  <b:Source>
    <b:Tag>TSN242</b:Tag>
    <b:SourceType>Report</b:SourceType>
    <b:Guid>{FD7EC00C-A8B8-4C40-BEBA-CC7FFF87C781}</b:Guid>
    <b:Author>
      <b:Author>
        <b:NameList>
          <b:Person>
            <b:Last>TS. Nguyễn Thị Huỳnh Trâm</b:Last>
          </b:Person>
        </b:NameList>
      </b:Author>
    </b:Author>
    <b:Title>DHTDT_CTRR_Lecture_03.pdf</b:Title>
    <b:Year>2024</b:Year>
    <b:City>HCHC</b:City>
    <b:URL>https://drive.google.com/file/d/133FfaqQW7rfJ-7hQCVNajp59XKGL6-yX/view</b:URL>
    <b:RefOrder>7</b:RefOrder>
  </b:Source>
  <b:Source>
    <b:Tag>TSN243</b:Tag>
    <b:SourceType>Report</b:SourceType>
    <b:Guid>{EAD210DB-2AA5-4CF8-B59D-0DC150D9258C}</b:Guid>
    <b:Title>DHTDT_CTRR_Lecture_03.pdf</b:Title>
    <b:Year>2024</b:Year>
    <b:City>HCHC</b:City>
    <b:Author>
      <b:Author>
        <b:NameList>
          <b:Person>
            <b:Last>TS. Nguyễn Thị Huỳnh Trâm</b:Last>
          </b:Person>
        </b:NameList>
      </b:Author>
    </b:Author>
    <b:URL>https://drive.google.com/file/d/1DmRYxu1thapPQ6cUb8di9EwHn6S_iUvx/view</b:URL>
    <b:RefOrder>8</b:RefOrder>
  </b:Source>
</b:Sources>
</file>

<file path=customXml/itemProps1.xml><?xml version="1.0" encoding="utf-8"?>
<ds:datastoreItem xmlns:ds="http://schemas.openxmlformats.org/officeDocument/2006/customXml" ds:itemID="{DAA1EB6B-8B5B-4205-9354-D42BFAB4C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52200205.dotx</Template>
  <TotalTime>0</TotalTime>
  <Pages>70</Pages>
  <Words>9787</Words>
  <Characters>55786</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Pino Pinochio</dc:creator>
  <cp:lastModifiedBy>Pino Pinochio</cp:lastModifiedBy>
  <cp:revision>2</cp:revision>
  <cp:lastPrinted>2021-05-03T07:17:00Z</cp:lastPrinted>
  <dcterms:created xsi:type="dcterms:W3CDTF">2024-06-05T04:32:00Z</dcterms:created>
  <dcterms:modified xsi:type="dcterms:W3CDTF">2024-06-05T04:32:00Z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